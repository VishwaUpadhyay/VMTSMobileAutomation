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CEB" w:rsidRDefault="00EB2CEB"/>
    <w:tbl>
      <w:tblPr>
        <w:tblW w:w="0" w:type="auto"/>
        <w:tblCellMar>
          <w:top w:w="57" w:type="dxa"/>
          <w:bottom w:w="57" w:type="dxa"/>
        </w:tblCellMar>
        <w:tblLook w:val="01E0" w:firstRow="1" w:lastRow="1" w:firstColumn="1" w:lastColumn="1" w:noHBand="0" w:noVBand="0"/>
      </w:tblPr>
      <w:tblGrid>
        <w:gridCol w:w="9514"/>
      </w:tblGrid>
      <w:tr w:rsidR="00E92675" w:rsidRPr="00230FB0" w:rsidTr="00927F52">
        <w:tc>
          <w:tcPr>
            <w:tcW w:w="9514" w:type="dxa"/>
          </w:tcPr>
          <w:p w:rsidR="00E92675" w:rsidRPr="00230FB0" w:rsidRDefault="003C1BE4" w:rsidP="00EB2CEB">
            <w:r>
              <w:rPr>
                <w:noProof/>
                <w:lang w:eastAsia="en-GB"/>
              </w:rPr>
              <w:drawing>
                <wp:inline distT="0" distB="0" distL="0" distR="0" wp14:anchorId="03917D1E" wp14:editId="7F7991DB">
                  <wp:extent cx="1203325"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3325" cy="895350"/>
                          </a:xfrm>
                          <a:prstGeom prst="rect">
                            <a:avLst/>
                          </a:prstGeom>
                          <a:noFill/>
                          <a:ln>
                            <a:noFill/>
                          </a:ln>
                        </pic:spPr>
                      </pic:pic>
                    </a:graphicData>
                  </a:graphic>
                </wp:inline>
              </w:drawing>
            </w:r>
          </w:p>
        </w:tc>
      </w:tr>
      <w:tr w:rsidR="00E92675" w:rsidRPr="00230FB0" w:rsidTr="00927F52">
        <w:tc>
          <w:tcPr>
            <w:tcW w:w="9514" w:type="dxa"/>
            <w:tcBorders>
              <w:bottom w:val="single" w:sz="4" w:space="0" w:color="auto"/>
            </w:tcBorders>
          </w:tcPr>
          <w:p w:rsidR="00E92675" w:rsidRPr="00927F52" w:rsidRDefault="004C38B6" w:rsidP="00927F52">
            <w:pPr>
              <w:jc w:val="right"/>
              <w:rPr>
                <w:b/>
                <w:sz w:val="36"/>
                <w:szCs w:val="36"/>
              </w:rPr>
            </w:pPr>
            <w:fldSimple w:instr=" DOCPROPERTY  VM_Project_ID  \* MERGEFORMAT ">
              <w:r w:rsidR="00AC4B41" w:rsidRPr="00AC4B41">
                <w:rPr>
                  <w:sz w:val="36"/>
                  <w:szCs w:val="36"/>
                </w:rPr>
                <w:t>1008264</w:t>
              </w:r>
            </w:fldSimple>
            <w:r w:rsidR="00E92675" w:rsidRPr="00E7633E">
              <w:rPr>
                <w:szCs w:val="36"/>
              </w:rPr>
              <w:t>:</w:t>
            </w:r>
            <w:fldSimple w:instr=" TITLE  \* MERGEFORMAT ">
              <w:r w:rsidR="00AC4B41" w:rsidRPr="00AC4B41">
                <w:rPr>
                  <w:b/>
                  <w:sz w:val="36"/>
                  <w:szCs w:val="36"/>
                </w:rPr>
                <w:t>Advert Insertion Solution Design</w:t>
              </w:r>
            </w:fldSimple>
          </w:p>
        </w:tc>
      </w:tr>
      <w:tr w:rsidR="00E92675" w:rsidRPr="00230FB0" w:rsidTr="00927F52">
        <w:tc>
          <w:tcPr>
            <w:tcW w:w="9514" w:type="dxa"/>
            <w:tcBorders>
              <w:top w:val="single" w:sz="4" w:space="0" w:color="auto"/>
            </w:tcBorders>
          </w:tcPr>
          <w:p w:rsidR="00E92675" w:rsidRPr="00230FB0" w:rsidRDefault="004C38B6" w:rsidP="0063595C">
            <w:pPr>
              <w:pStyle w:val="FirstPageSubHeader"/>
            </w:pPr>
            <w:fldSimple w:instr=" SUBJECT  \* MERGEFORMAT ">
              <w:r w:rsidR="00AC4B41">
                <w:t>Solution Design</w:t>
              </w:r>
            </w:fldSimple>
          </w:p>
        </w:tc>
      </w:tr>
      <w:tr w:rsidR="00E92675" w:rsidRPr="00230FB0" w:rsidTr="00927F52">
        <w:tc>
          <w:tcPr>
            <w:tcW w:w="9514" w:type="dxa"/>
          </w:tcPr>
          <w:p w:rsidR="00E92675" w:rsidRPr="00230FB0" w:rsidRDefault="00E92675" w:rsidP="00927F52">
            <w:pPr>
              <w:jc w:val="right"/>
            </w:pPr>
            <w:r w:rsidRPr="00230FB0">
              <w:t xml:space="preserve">Author: </w:t>
            </w:r>
            <w:fldSimple w:instr=" AUTHOR  \* MERGEFORMAT ">
              <w:r w:rsidR="00AC4B41">
                <w:rPr>
                  <w:noProof/>
                </w:rPr>
                <w:t>Geoff Routledge</w:t>
              </w:r>
            </w:fldSimple>
            <w:r w:rsidR="00B22A19">
              <w:rPr>
                <w:noProof/>
              </w:rPr>
              <w:t xml:space="preserve"> </w:t>
            </w:r>
          </w:p>
          <w:p w:rsidR="00E92675" w:rsidRPr="009B4D83" w:rsidRDefault="004C38B6" w:rsidP="0085594D">
            <w:pPr>
              <w:jc w:val="right"/>
              <w:rPr>
                <w:rFonts w:cs="Arial"/>
                <w:sz w:val="18"/>
                <w:szCs w:val="18"/>
              </w:rPr>
            </w:pPr>
            <w:fldSimple w:instr=" DOCPROPERTY  VM_Author_Email  \* MERGEFORMAT ">
              <w:r w:rsidR="00AC4B41" w:rsidRPr="00AC4B41">
                <w:rPr>
                  <w:rFonts w:cs="Arial"/>
                  <w:sz w:val="18"/>
                  <w:szCs w:val="18"/>
                </w:rPr>
                <w:t>geoff.routledge@virginmedia.co.uk</w:t>
              </w:r>
            </w:fldSimple>
          </w:p>
          <w:p w:rsidR="00E92675" w:rsidRPr="00230FB0" w:rsidRDefault="00E92675" w:rsidP="00927F52">
            <w:pPr>
              <w:jc w:val="right"/>
            </w:pPr>
          </w:p>
          <w:p w:rsidR="00E92675" w:rsidRPr="00230FB0" w:rsidRDefault="00E92675" w:rsidP="00927F52">
            <w:pPr>
              <w:jc w:val="right"/>
            </w:pPr>
            <w:r w:rsidRPr="00230FB0">
              <w:t xml:space="preserve">Date: </w:t>
            </w:r>
            <w:r w:rsidRPr="00927F52">
              <w:rPr>
                <w:b/>
              </w:rPr>
              <w:fldChar w:fldCharType="begin"/>
            </w:r>
            <w:r w:rsidRPr="00927F52">
              <w:rPr>
                <w:b/>
              </w:rPr>
              <w:instrText xml:space="preserve"> DOCPROPERTY "VM_Doc_Date" \@ "dd MMMM yyyy" \* MERGEFORMAT </w:instrText>
            </w:r>
            <w:r w:rsidRPr="00927F52">
              <w:rPr>
                <w:b/>
              </w:rPr>
              <w:fldChar w:fldCharType="separate"/>
            </w:r>
            <w:r w:rsidR="00AC4B41">
              <w:rPr>
                <w:b/>
              </w:rPr>
              <w:t>17 August 2017</w:t>
            </w:r>
            <w:r w:rsidRPr="00927F52">
              <w:rPr>
                <w:b/>
              </w:rPr>
              <w:fldChar w:fldCharType="end"/>
            </w:r>
          </w:p>
          <w:p w:rsidR="00E92675" w:rsidRPr="00230FB0" w:rsidRDefault="00E92675" w:rsidP="00927F52">
            <w:pPr>
              <w:jc w:val="right"/>
            </w:pPr>
            <w:r w:rsidRPr="00230FB0">
              <w:t xml:space="preserve">Version: </w:t>
            </w:r>
            <w:fldSimple w:instr=" DOCPROPERTY &quot;VM_Version&quot;  \* MERGEFORMAT ">
              <w:r w:rsidR="00AC4B41">
                <w:t>02_02</w:t>
              </w:r>
            </w:fldSimple>
          </w:p>
          <w:p w:rsidR="00E92675" w:rsidRPr="00230FB0" w:rsidRDefault="00E92675" w:rsidP="00927F52">
            <w:pPr>
              <w:jc w:val="right"/>
            </w:pPr>
            <w:r w:rsidRPr="00230FB0">
              <w:t xml:space="preserve">Status: </w:t>
            </w:r>
            <w:fldSimple w:instr=" DOCPROPERTY &quot;VM_Doc_Status&quot;  \* MERGEFORMAT ">
              <w:r w:rsidR="00AC4B41" w:rsidRPr="00AC4B41">
                <w:rPr>
                  <w:rFonts w:cs="Arial"/>
                  <w:b/>
                  <w:bCs/>
                  <w:sz w:val="22"/>
                  <w:lang w:val="en-US"/>
                </w:rPr>
                <w:t>Draft</w:t>
              </w:r>
            </w:fldSimple>
          </w:p>
          <w:p w:rsidR="00E92675" w:rsidRPr="00230FB0" w:rsidRDefault="00E92675" w:rsidP="00884551"/>
        </w:tc>
      </w:tr>
    </w:tbl>
    <w:p w:rsidR="00E92675" w:rsidRDefault="00E92675" w:rsidP="000359C7">
      <w:bookmarkStart w:id="0" w:name="_Toc103152294"/>
      <w:bookmarkStart w:id="1" w:name="_Toc103152334"/>
      <w:bookmarkStart w:id="2" w:name="_Toc182625192"/>
      <w:bookmarkStart w:id="3" w:name="_Toc182625567"/>
      <w:r>
        <w:t>The Solution Design is produced during the Definition phase of a project.</w:t>
      </w:r>
    </w:p>
    <w:p w:rsidR="00E92675" w:rsidRDefault="00E92675" w:rsidP="000359C7">
      <w:r>
        <w:t xml:space="preserve">The inputs required for </w:t>
      </w:r>
      <w:r w:rsidRPr="000359C7">
        <w:rPr>
          <w:i/>
          <w:iCs/>
        </w:rPr>
        <w:t>starting</w:t>
      </w:r>
      <w:r>
        <w:t xml:space="preserve"> the Solution Design are:</w:t>
      </w:r>
    </w:p>
    <w:p w:rsidR="00E92675" w:rsidRDefault="00E92675" w:rsidP="000359C7"/>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5988"/>
        <w:gridCol w:w="2057"/>
        <w:gridCol w:w="1469"/>
      </w:tblGrid>
      <w:tr w:rsidR="00E92675" w:rsidRPr="003470D6" w:rsidTr="001A6BC1">
        <w:trPr>
          <w:tblHeader/>
        </w:trPr>
        <w:tc>
          <w:tcPr>
            <w:tcW w:w="3147"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w:t>
            </w:r>
          </w:p>
        </w:tc>
        <w:tc>
          <w:tcPr>
            <w:tcW w:w="1081"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Responsibility</w:t>
            </w:r>
          </w:p>
        </w:tc>
        <w:tc>
          <w:tcPr>
            <w:tcW w:w="772"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Received?</w:t>
            </w:r>
          </w:p>
        </w:tc>
      </w:tr>
      <w:tr w:rsidR="00E92675" w:rsidRPr="003470D6" w:rsidTr="001A6BC1">
        <w:tc>
          <w:tcPr>
            <w:tcW w:w="3147" w:type="pct"/>
            <w:shd w:val="clear" w:color="auto" w:fill="F3F3F3"/>
          </w:tcPr>
          <w:p w:rsidR="00E92675" w:rsidRPr="003470D6" w:rsidRDefault="00E92675" w:rsidP="003470D6">
            <w:r w:rsidRPr="003470D6">
              <w:t>Architecture Options and Recommendations</w:t>
            </w:r>
          </w:p>
        </w:tc>
        <w:tc>
          <w:tcPr>
            <w:tcW w:w="1081" w:type="pct"/>
          </w:tcPr>
          <w:p w:rsidR="00E92675" w:rsidRPr="003470D6" w:rsidRDefault="00E92675" w:rsidP="003470D6">
            <w:r w:rsidRPr="003470D6">
              <w:t>Architecture Team</w:t>
            </w:r>
          </w:p>
        </w:tc>
        <w:tc>
          <w:tcPr>
            <w:tcW w:w="772" w:type="pct"/>
          </w:tcPr>
          <w:p w:rsidR="00E92675" w:rsidRPr="00DC14DD" w:rsidRDefault="00E92675" w:rsidP="003470D6">
            <w:r w:rsidRPr="00DC14DD">
              <w:t>Yes</w:t>
            </w:r>
          </w:p>
        </w:tc>
      </w:tr>
      <w:tr w:rsidR="00E92675" w:rsidRPr="003470D6" w:rsidTr="001A6BC1">
        <w:tc>
          <w:tcPr>
            <w:tcW w:w="3147" w:type="pct"/>
            <w:shd w:val="clear" w:color="auto" w:fill="F3F3F3"/>
          </w:tcPr>
          <w:p w:rsidR="00E92675" w:rsidRPr="003470D6" w:rsidRDefault="00E92675" w:rsidP="003470D6">
            <w:proofErr w:type="spellStart"/>
            <w:r w:rsidRPr="003470D6">
              <w:t>Start up</w:t>
            </w:r>
            <w:proofErr w:type="spellEnd"/>
            <w:r w:rsidRPr="003470D6">
              <w:t xml:space="preserve"> Response</w:t>
            </w:r>
          </w:p>
        </w:tc>
        <w:tc>
          <w:tcPr>
            <w:tcW w:w="1081" w:type="pct"/>
          </w:tcPr>
          <w:p w:rsidR="00E92675" w:rsidRPr="003470D6" w:rsidRDefault="00E92675" w:rsidP="003470D6">
            <w:r>
              <w:t>SI</w:t>
            </w:r>
          </w:p>
        </w:tc>
        <w:tc>
          <w:tcPr>
            <w:tcW w:w="772" w:type="pct"/>
          </w:tcPr>
          <w:p w:rsidR="00E92675" w:rsidRPr="003470D6" w:rsidRDefault="00E92675" w:rsidP="003470D6">
            <w:r w:rsidRPr="002739BB">
              <w:rPr>
                <w:b/>
                <w:color w:val="FF0000"/>
              </w:rPr>
              <w:t>No</w:t>
            </w:r>
          </w:p>
        </w:tc>
      </w:tr>
      <w:tr w:rsidR="00E92675" w:rsidRPr="003470D6" w:rsidTr="001A6BC1">
        <w:tc>
          <w:tcPr>
            <w:tcW w:w="3147" w:type="pct"/>
            <w:shd w:val="clear" w:color="auto" w:fill="F3F3F3"/>
          </w:tcPr>
          <w:p w:rsidR="00E92675" w:rsidRPr="003470D6" w:rsidRDefault="00E92675" w:rsidP="003470D6">
            <w:r w:rsidRPr="003470D6">
              <w:t>High level Architecture</w:t>
            </w:r>
          </w:p>
        </w:tc>
        <w:tc>
          <w:tcPr>
            <w:tcW w:w="1081" w:type="pct"/>
          </w:tcPr>
          <w:p w:rsidR="00E92675" w:rsidRPr="003470D6" w:rsidRDefault="00E92675" w:rsidP="003470D6">
            <w:r w:rsidRPr="003470D6">
              <w:t>Architecture Team</w:t>
            </w:r>
          </w:p>
        </w:tc>
        <w:tc>
          <w:tcPr>
            <w:tcW w:w="772" w:type="pct"/>
          </w:tcPr>
          <w:p w:rsidR="00E92675" w:rsidRPr="00DC14DD" w:rsidRDefault="00E92675" w:rsidP="003470D6">
            <w:r w:rsidRPr="00DC14DD">
              <w:t>Yes</w:t>
            </w:r>
          </w:p>
        </w:tc>
      </w:tr>
      <w:tr w:rsidR="00E92675" w:rsidRPr="003470D6" w:rsidTr="001A6BC1">
        <w:tc>
          <w:tcPr>
            <w:tcW w:w="3147" w:type="pct"/>
            <w:shd w:val="clear" w:color="auto" w:fill="F3F3F3"/>
          </w:tcPr>
          <w:p w:rsidR="00E92675" w:rsidRPr="003470D6" w:rsidRDefault="00E92675" w:rsidP="003470D6">
            <w:r w:rsidRPr="003470D6">
              <w:t>High Level Requirements</w:t>
            </w:r>
          </w:p>
        </w:tc>
        <w:tc>
          <w:tcPr>
            <w:tcW w:w="1081" w:type="pct"/>
          </w:tcPr>
          <w:p w:rsidR="00E92675" w:rsidRPr="003470D6" w:rsidRDefault="00E92675" w:rsidP="003470D6">
            <w:r w:rsidRPr="003470D6">
              <w:t>BA Team</w:t>
            </w:r>
          </w:p>
        </w:tc>
        <w:tc>
          <w:tcPr>
            <w:tcW w:w="772" w:type="pct"/>
          </w:tcPr>
          <w:p w:rsidR="00E92675" w:rsidRPr="003470D6" w:rsidRDefault="00E92675" w:rsidP="00244803">
            <w:r w:rsidRPr="003470D6">
              <w:t>Yes</w:t>
            </w:r>
          </w:p>
        </w:tc>
      </w:tr>
      <w:tr w:rsidR="00E92675" w:rsidRPr="00432AF2" w:rsidTr="001A6BC1">
        <w:tc>
          <w:tcPr>
            <w:tcW w:w="3147" w:type="pct"/>
            <w:shd w:val="clear" w:color="auto" w:fill="F3F3F3"/>
          </w:tcPr>
          <w:p w:rsidR="00E92675" w:rsidRPr="00432AF2" w:rsidRDefault="00E92675" w:rsidP="003470D6">
            <w:r w:rsidRPr="00432AF2">
              <w:t>Draft Detailed Requirements, including Use Cases, Business Processes and Non-functional Requirements</w:t>
            </w:r>
          </w:p>
        </w:tc>
        <w:tc>
          <w:tcPr>
            <w:tcW w:w="1081" w:type="pct"/>
          </w:tcPr>
          <w:p w:rsidR="00E92675" w:rsidRPr="00432AF2" w:rsidRDefault="00E92675" w:rsidP="003470D6">
            <w:r w:rsidRPr="00432AF2">
              <w:t>BA Team</w:t>
            </w:r>
          </w:p>
        </w:tc>
        <w:tc>
          <w:tcPr>
            <w:tcW w:w="772" w:type="pct"/>
          </w:tcPr>
          <w:p w:rsidR="00E92675" w:rsidRPr="00432AF2" w:rsidRDefault="007855E4" w:rsidP="003470D6">
            <w:pPr>
              <w:rPr>
                <w:b/>
              </w:rPr>
            </w:pPr>
            <w:r w:rsidRPr="003470D6">
              <w:t>Yes</w:t>
            </w:r>
          </w:p>
        </w:tc>
      </w:tr>
    </w:tbl>
    <w:p w:rsidR="00E92675" w:rsidRDefault="00E92675" w:rsidP="000359C7"/>
    <w:p w:rsidR="00E92675" w:rsidRDefault="00E92675" w:rsidP="000359C7">
      <w:r>
        <w:t xml:space="preserve">The inputs required before </w:t>
      </w:r>
      <w:r w:rsidRPr="000359C7">
        <w:rPr>
          <w:i/>
          <w:iCs/>
        </w:rPr>
        <w:t>completing</w:t>
      </w:r>
      <w:r w:rsidRPr="000359C7">
        <w:t xml:space="preserve"> the solution design are:</w:t>
      </w:r>
    </w:p>
    <w:p w:rsidR="00E92675" w:rsidRDefault="00E92675" w:rsidP="000359C7"/>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5988"/>
        <w:gridCol w:w="2057"/>
        <w:gridCol w:w="1469"/>
      </w:tblGrid>
      <w:tr w:rsidR="00E92675" w:rsidRPr="003470D6" w:rsidTr="001A6BC1">
        <w:trPr>
          <w:tblHeader/>
        </w:trPr>
        <w:tc>
          <w:tcPr>
            <w:tcW w:w="3147"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w:t>
            </w:r>
          </w:p>
        </w:tc>
        <w:tc>
          <w:tcPr>
            <w:tcW w:w="1081"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Responsibility</w:t>
            </w:r>
          </w:p>
        </w:tc>
        <w:tc>
          <w:tcPr>
            <w:tcW w:w="772"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Received?</w:t>
            </w:r>
          </w:p>
        </w:tc>
      </w:tr>
      <w:tr w:rsidR="00E92675" w:rsidRPr="003470D6" w:rsidTr="001A6BC1">
        <w:tc>
          <w:tcPr>
            <w:tcW w:w="3147" w:type="pct"/>
            <w:shd w:val="clear" w:color="auto" w:fill="F3F3F3"/>
          </w:tcPr>
          <w:p w:rsidR="00E92675" w:rsidRPr="003470D6" w:rsidRDefault="00E92675" w:rsidP="003470D6">
            <w:r w:rsidRPr="003470D6">
              <w:t>Signed Off Detailed Requirements document, including Use Cases, Business processes and non-functional requirements</w:t>
            </w:r>
          </w:p>
        </w:tc>
        <w:tc>
          <w:tcPr>
            <w:tcW w:w="1081" w:type="pct"/>
          </w:tcPr>
          <w:p w:rsidR="00E92675" w:rsidRPr="003470D6" w:rsidRDefault="00E92675" w:rsidP="003470D6">
            <w:r w:rsidRPr="003470D6">
              <w:t>BA Team</w:t>
            </w:r>
          </w:p>
        </w:tc>
        <w:tc>
          <w:tcPr>
            <w:tcW w:w="772" w:type="pct"/>
          </w:tcPr>
          <w:p w:rsidR="00E92675" w:rsidRPr="003470D6" w:rsidRDefault="00E92675" w:rsidP="003470D6">
            <w:r w:rsidRPr="002739BB">
              <w:rPr>
                <w:b/>
                <w:color w:val="FF0000"/>
              </w:rPr>
              <w:t>No</w:t>
            </w:r>
          </w:p>
        </w:tc>
      </w:tr>
      <w:tr w:rsidR="00E92675" w:rsidRPr="003470D6" w:rsidTr="001A6BC1">
        <w:tc>
          <w:tcPr>
            <w:tcW w:w="3147" w:type="pct"/>
            <w:shd w:val="clear" w:color="auto" w:fill="F3F3F3"/>
          </w:tcPr>
          <w:p w:rsidR="00E92675" w:rsidRPr="003470D6" w:rsidRDefault="00E92675" w:rsidP="003470D6">
            <w:r w:rsidRPr="003470D6">
              <w:t>Requirements Traceability Matrix</w:t>
            </w:r>
          </w:p>
        </w:tc>
        <w:tc>
          <w:tcPr>
            <w:tcW w:w="1081" w:type="pct"/>
          </w:tcPr>
          <w:p w:rsidR="00E92675" w:rsidRPr="003470D6" w:rsidRDefault="00E92675" w:rsidP="003470D6">
            <w:r w:rsidRPr="003470D6">
              <w:t>BA Team</w:t>
            </w:r>
          </w:p>
        </w:tc>
        <w:tc>
          <w:tcPr>
            <w:tcW w:w="772" w:type="pct"/>
          </w:tcPr>
          <w:p w:rsidR="00E92675" w:rsidRPr="003470D6" w:rsidRDefault="00E92675" w:rsidP="003470D6">
            <w:r w:rsidRPr="002739BB">
              <w:rPr>
                <w:b/>
                <w:color w:val="FF0000"/>
              </w:rPr>
              <w:t>No</w:t>
            </w:r>
          </w:p>
        </w:tc>
      </w:tr>
      <w:tr w:rsidR="00E92675" w:rsidRPr="003470D6" w:rsidTr="001A6BC1">
        <w:tc>
          <w:tcPr>
            <w:tcW w:w="3147" w:type="pct"/>
            <w:shd w:val="clear" w:color="auto" w:fill="F3F3F3"/>
          </w:tcPr>
          <w:p w:rsidR="00E92675" w:rsidRPr="003470D6" w:rsidRDefault="00E92675" w:rsidP="003470D6">
            <w:r w:rsidRPr="003470D6">
              <w:t>Infrastructure High Level Design</w:t>
            </w:r>
          </w:p>
        </w:tc>
        <w:tc>
          <w:tcPr>
            <w:tcW w:w="1081" w:type="pct"/>
          </w:tcPr>
          <w:p w:rsidR="00E92675" w:rsidRPr="003470D6" w:rsidRDefault="00E92675" w:rsidP="003470D6">
            <w:r w:rsidRPr="003470D6">
              <w:t>Infrastructure Solutions Design</w:t>
            </w:r>
          </w:p>
        </w:tc>
        <w:tc>
          <w:tcPr>
            <w:tcW w:w="772" w:type="pct"/>
          </w:tcPr>
          <w:p w:rsidR="00E92675" w:rsidRPr="003470D6" w:rsidRDefault="00C60825" w:rsidP="003470D6">
            <w:r w:rsidRPr="002C7A85">
              <w:rPr>
                <w:b/>
              </w:rPr>
              <w:t>Yes</w:t>
            </w:r>
          </w:p>
        </w:tc>
      </w:tr>
    </w:tbl>
    <w:p w:rsidR="00E92675" w:rsidRDefault="00E92675" w:rsidP="000359C7"/>
    <w:p w:rsidR="00E92675" w:rsidRPr="00B00E39" w:rsidRDefault="00E92675" w:rsidP="00B00E39">
      <w:r w:rsidRPr="00B00E39">
        <w:t xml:space="preserve">The document is written by the E2E Solution Designer with input from other impacted specialist Solution Designers, development areas, information security, operations and service management and in consultation with architecture, the business analyst and project manager. </w:t>
      </w:r>
    </w:p>
    <w:p w:rsidR="00E92675" w:rsidRPr="00B00E39" w:rsidRDefault="00E92675" w:rsidP="00B00E39"/>
    <w:p w:rsidR="00E92675" w:rsidRPr="00B00E39" w:rsidRDefault="00E92675" w:rsidP="00B00E39">
      <w:r w:rsidRPr="00B00E39">
        <w:t>The Solution Design is required for all projects that are delivering changes requiring IT development. The purpose of the document is to describe the design of the solution being delivered in sufficient detail that the developers generating the detailed technical designs need no other starting point to understand what their detailed designs must do.</w:t>
      </w:r>
    </w:p>
    <w:tbl>
      <w:tblPr>
        <w:tblpPr w:leftFromText="181" w:rightFromText="181" w:bottomFromText="567" w:horzAnchor="page" w:tblpXSpec="center" w:tblpYSpec="bottom"/>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9514"/>
      </w:tblGrid>
      <w:tr w:rsidR="00E92675" w:rsidRPr="003470D6" w:rsidTr="001A6BC1">
        <w:trPr>
          <w:trHeight w:val="128"/>
          <w:tblHeader/>
        </w:trPr>
        <w:tc>
          <w:tcPr>
            <w:tcW w:w="9514" w:type="dxa"/>
            <w:tcBorders>
              <w:bottom w:val="single" w:sz="12" w:space="0" w:color="000000"/>
            </w:tcBorders>
            <w:shd w:val="solid" w:color="808080" w:fill="FFFFFF"/>
          </w:tcPr>
          <w:p w:rsidR="00E92675" w:rsidRPr="001A6BC1" w:rsidRDefault="00E92675" w:rsidP="001A6BC1">
            <w:pPr>
              <w:rPr>
                <w:b/>
                <w:color w:val="FFFFFF"/>
              </w:rPr>
            </w:pPr>
            <w:r w:rsidRPr="001A6BC1">
              <w:rPr>
                <w:b/>
                <w:color w:val="FFFFFF"/>
              </w:rPr>
              <w:t>OWNERSHIP &amp; CONFIDENTIALITY</w:t>
            </w:r>
          </w:p>
        </w:tc>
      </w:tr>
      <w:tr w:rsidR="00E92675" w:rsidRPr="003470D6" w:rsidTr="001A6BC1">
        <w:trPr>
          <w:trHeight w:val="1401"/>
        </w:trPr>
        <w:tc>
          <w:tcPr>
            <w:tcW w:w="9514" w:type="dxa"/>
            <w:shd w:val="clear" w:color="auto" w:fill="F3F3F3"/>
          </w:tcPr>
          <w:p w:rsidR="00E92675" w:rsidRPr="003470D6" w:rsidRDefault="00E92675" w:rsidP="001A6BC1">
            <w:r w:rsidRPr="003470D6">
              <w:t xml:space="preserve">The information contained in this communication belongs to, or is licensed to, Virgin Media. The information is confidential and is intended only for use by Virgin Media and authorised third parties, to whom it is provided by Virgin Media. The information is intended for use as part on a specific project. Unauthorised use, disclosure of, or copying of this information, in whole or in part, is strictly prohibited. This information shall be returned to Virgin Media promptly upon request. Virgin Media makes no warranties as to its accuracy or completeness of this information and the recipient shall not rely on it for any reason. Readers should ensure that they have an up to date version of this information by referring to </w:t>
            </w:r>
            <w:fldSimple w:instr=" DOCPROPERTY  Author  \* MERGEFORMAT ">
              <w:r w:rsidR="00AC4B41">
                <w:t>Geoff Routledge</w:t>
              </w:r>
            </w:fldSimple>
            <w:r w:rsidRPr="003470D6">
              <w:t xml:space="preserve"> prior to use. Virgin Media reserves all its rights.</w:t>
            </w:r>
          </w:p>
        </w:tc>
      </w:tr>
    </w:tbl>
    <w:p w:rsidR="00E92675" w:rsidRDefault="00E92675" w:rsidP="00CC4A8F"/>
    <w:p w:rsidR="00E92675" w:rsidRPr="00230FB0" w:rsidRDefault="00E92675" w:rsidP="0063595C">
      <w:r w:rsidRPr="00336E64">
        <w:br w:type="page"/>
      </w:r>
    </w:p>
    <w:p w:rsidR="00E92675" w:rsidRPr="00230FB0" w:rsidRDefault="00E92675" w:rsidP="004956B1">
      <w:pPr>
        <w:pStyle w:val="Heading1"/>
      </w:pPr>
      <w:bookmarkStart w:id="4" w:name="_Ref252442046"/>
      <w:bookmarkStart w:id="5" w:name="_Toc252550899"/>
      <w:bookmarkStart w:id="6" w:name="_Toc252551509"/>
      <w:bookmarkStart w:id="7" w:name="_Toc253565022"/>
      <w:bookmarkStart w:id="8" w:name="_Toc272850027"/>
      <w:bookmarkStart w:id="9" w:name="_Toc490728921"/>
      <w:r w:rsidRPr="00230FB0">
        <w:lastRenderedPageBreak/>
        <w:t>Table of Contents</w:t>
      </w:r>
      <w:bookmarkEnd w:id="0"/>
      <w:bookmarkEnd w:id="1"/>
      <w:bookmarkEnd w:id="2"/>
      <w:bookmarkEnd w:id="3"/>
      <w:bookmarkEnd w:id="4"/>
      <w:bookmarkEnd w:id="5"/>
      <w:bookmarkEnd w:id="6"/>
      <w:bookmarkEnd w:id="7"/>
      <w:bookmarkEnd w:id="8"/>
      <w:bookmarkEnd w:id="9"/>
    </w:p>
    <w:p w:rsidR="00AC4B41" w:rsidRDefault="00E92675">
      <w:pPr>
        <w:pStyle w:val="TOC1"/>
        <w:rPr>
          <w:rFonts w:asciiTheme="minorHAnsi" w:eastAsiaTheme="minorEastAsia" w:hAnsiTheme="minorHAnsi" w:cstheme="minorBidi"/>
          <w:b w:val="0"/>
          <w:bCs w:val="0"/>
          <w:noProof/>
          <w:sz w:val="22"/>
          <w:lang w:eastAsia="en-GB"/>
        </w:rPr>
      </w:pPr>
      <w:r w:rsidRPr="007D742E">
        <w:fldChar w:fldCharType="begin"/>
      </w:r>
      <w:r w:rsidRPr="007D742E">
        <w:instrText xml:space="preserve"> TOC \o "1-5" \h \z \u </w:instrText>
      </w:r>
      <w:r w:rsidRPr="007D742E">
        <w:fldChar w:fldCharType="separate"/>
      </w:r>
      <w:hyperlink w:anchor="_Toc490728921" w:history="1">
        <w:r w:rsidR="00AC4B41" w:rsidRPr="00E10540">
          <w:rPr>
            <w:rStyle w:val="Hyperlink"/>
            <w:noProof/>
          </w:rPr>
          <w:t>1 Table of Contents</w:t>
        </w:r>
        <w:r w:rsidR="00AC4B41">
          <w:rPr>
            <w:noProof/>
            <w:webHidden/>
          </w:rPr>
          <w:tab/>
        </w:r>
        <w:r w:rsidR="00AC4B41">
          <w:rPr>
            <w:noProof/>
            <w:webHidden/>
          </w:rPr>
          <w:fldChar w:fldCharType="begin"/>
        </w:r>
        <w:r w:rsidR="00AC4B41">
          <w:rPr>
            <w:noProof/>
            <w:webHidden/>
          </w:rPr>
          <w:instrText xml:space="preserve"> PAGEREF _Toc490728921 \h </w:instrText>
        </w:r>
        <w:r w:rsidR="00AC4B41">
          <w:rPr>
            <w:noProof/>
            <w:webHidden/>
          </w:rPr>
        </w:r>
        <w:r w:rsidR="00AC4B41">
          <w:rPr>
            <w:noProof/>
            <w:webHidden/>
          </w:rPr>
          <w:fldChar w:fldCharType="separate"/>
        </w:r>
        <w:r w:rsidR="000A5A58">
          <w:rPr>
            <w:noProof/>
            <w:webHidden/>
          </w:rPr>
          <w:t>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2" w:history="1">
        <w:r w:rsidR="00AC4B41" w:rsidRPr="00E10540">
          <w:rPr>
            <w:rStyle w:val="Hyperlink"/>
            <w:noProof/>
          </w:rPr>
          <w:t>1.1 Table of figures</w:t>
        </w:r>
        <w:r w:rsidR="00AC4B41">
          <w:rPr>
            <w:noProof/>
            <w:webHidden/>
          </w:rPr>
          <w:tab/>
        </w:r>
        <w:r w:rsidR="00AC4B41">
          <w:rPr>
            <w:noProof/>
            <w:webHidden/>
          </w:rPr>
          <w:fldChar w:fldCharType="begin"/>
        </w:r>
        <w:r w:rsidR="00AC4B41">
          <w:rPr>
            <w:noProof/>
            <w:webHidden/>
          </w:rPr>
          <w:instrText xml:space="preserve"> PAGEREF _Toc490728922 \h </w:instrText>
        </w:r>
        <w:r w:rsidR="00AC4B41">
          <w:rPr>
            <w:noProof/>
            <w:webHidden/>
          </w:rPr>
        </w:r>
        <w:r w:rsidR="00AC4B41">
          <w:rPr>
            <w:noProof/>
            <w:webHidden/>
          </w:rPr>
          <w:fldChar w:fldCharType="separate"/>
        </w:r>
        <w:r w:rsidR="000A5A58">
          <w:rPr>
            <w:noProof/>
            <w:webHidden/>
          </w:rPr>
          <w:t>6</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8923" w:history="1">
        <w:r w:rsidR="00AC4B41" w:rsidRPr="00E10540">
          <w:rPr>
            <w:rStyle w:val="Hyperlink"/>
            <w:noProof/>
          </w:rPr>
          <w:t>2 Document Control</w:t>
        </w:r>
        <w:r w:rsidR="00AC4B41">
          <w:rPr>
            <w:noProof/>
            <w:webHidden/>
          </w:rPr>
          <w:tab/>
        </w:r>
        <w:r w:rsidR="00AC4B41">
          <w:rPr>
            <w:noProof/>
            <w:webHidden/>
          </w:rPr>
          <w:fldChar w:fldCharType="begin"/>
        </w:r>
        <w:r w:rsidR="00AC4B41">
          <w:rPr>
            <w:noProof/>
            <w:webHidden/>
          </w:rPr>
          <w:instrText xml:space="preserve"> PAGEREF _Toc490728923 \h </w:instrText>
        </w:r>
        <w:r w:rsidR="00AC4B41">
          <w:rPr>
            <w:noProof/>
            <w:webHidden/>
          </w:rPr>
        </w:r>
        <w:r w:rsidR="00AC4B41">
          <w:rPr>
            <w:noProof/>
            <w:webHidden/>
          </w:rPr>
          <w:fldChar w:fldCharType="separate"/>
        </w:r>
        <w:r w:rsidR="000A5A58">
          <w:rPr>
            <w:noProof/>
            <w:webHidden/>
          </w:rPr>
          <w:t>7</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4" w:history="1">
        <w:r w:rsidR="00AC4B41" w:rsidRPr="00E10540">
          <w:rPr>
            <w:rStyle w:val="Hyperlink"/>
            <w:noProof/>
          </w:rPr>
          <w:t>2.1 Document Information</w:t>
        </w:r>
        <w:r w:rsidR="00AC4B41">
          <w:rPr>
            <w:noProof/>
            <w:webHidden/>
          </w:rPr>
          <w:tab/>
        </w:r>
        <w:r w:rsidR="00AC4B41">
          <w:rPr>
            <w:noProof/>
            <w:webHidden/>
          </w:rPr>
          <w:fldChar w:fldCharType="begin"/>
        </w:r>
        <w:r w:rsidR="00AC4B41">
          <w:rPr>
            <w:noProof/>
            <w:webHidden/>
          </w:rPr>
          <w:instrText xml:space="preserve"> PAGEREF _Toc490728924 \h </w:instrText>
        </w:r>
        <w:r w:rsidR="00AC4B41">
          <w:rPr>
            <w:noProof/>
            <w:webHidden/>
          </w:rPr>
        </w:r>
        <w:r w:rsidR="00AC4B41">
          <w:rPr>
            <w:noProof/>
            <w:webHidden/>
          </w:rPr>
          <w:fldChar w:fldCharType="separate"/>
        </w:r>
        <w:r w:rsidR="000A5A58">
          <w:rPr>
            <w:noProof/>
            <w:webHidden/>
          </w:rPr>
          <w:t>7</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5" w:history="1">
        <w:r w:rsidR="00AC4B41" w:rsidRPr="00E10540">
          <w:rPr>
            <w:rStyle w:val="Hyperlink"/>
            <w:noProof/>
          </w:rPr>
          <w:t>2.2 Document Release Information</w:t>
        </w:r>
        <w:r w:rsidR="00AC4B41">
          <w:rPr>
            <w:noProof/>
            <w:webHidden/>
          </w:rPr>
          <w:tab/>
        </w:r>
        <w:r w:rsidR="00AC4B41">
          <w:rPr>
            <w:noProof/>
            <w:webHidden/>
          </w:rPr>
          <w:fldChar w:fldCharType="begin"/>
        </w:r>
        <w:r w:rsidR="00AC4B41">
          <w:rPr>
            <w:noProof/>
            <w:webHidden/>
          </w:rPr>
          <w:instrText xml:space="preserve"> PAGEREF _Toc490728925 \h </w:instrText>
        </w:r>
        <w:r w:rsidR="00AC4B41">
          <w:rPr>
            <w:noProof/>
            <w:webHidden/>
          </w:rPr>
        </w:r>
        <w:r w:rsidR="00AC4B41">
          <w:rPr>
            <w:noProof/>
            <w:webHidden/>
          </w:rPr>
          <w:fldChar w:fldCharType="separate"/>
        </w:r>
        <w:r w:rsidR="000A5A58">
          <w:rPr>
            <w:noProof/>
            <w:webHidden/>
          </w:rPr>
          <w:t>7</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6" w:history="1">
        <w:r w:rsidR="00AC4B41" w:rsidRPr="00E10540">
          <w:rPr>
            <w:rStyle w:val="Hyperlink"/>
            <w:noProof/>
          </w:rPr>
          <w:t>2.3 Preliminary Review</w:t>
        </w:r>
        <w:r w:rsidR="00AC4B41">
          <w:rPr>
            <w:noProof/>
            <w:webHidden/>
          </w:rPr>
          <w:tab/>
        </w:r>
        <w:r w:rsidR="00AC4B41">
          <w:rPr>
            <w:noProof/>
            <w:webHidden/>
          </w:rPr>
          <w:fldChar w:fldCharType="begin"/>
        </w:r>
        <w:r w:rsidR="00AC4B41">
          <w:rPr>
            <w:noProof/>
            <w:webHidden/>
          </w:rPr>
          <w:instrText xml:space="preserve"> PAGEREF _Toc490728926 \h </w:instrText>
        </w:r>
        <w:r w:rsidR="00AC4B41">
          <w:rPr>
            <w:noProof/>
            <w:webHidden/>
          </w:rPr>
        </w:r>
        <w:r w:rsidR="00AC4B41">
          <w:rPr>
            <w:noProof/>
            <w:webHidden/>
          </w:rPr>
          <w:fldChar w:fldCharType="separate"/>
        </w:r>
        <w:r w:rsidR="000A5A58">
          <w:rPr>
            <w:noProof/>
            <w:webHidden/>
          </w:rPr>
          <w:t>8</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7" w:history="1">
        <w:r w:rsidR="00AC4B41" w:rsidRPr="00E10540">
          <w:rPr>
            <w:rStyle w:val="Hyperlink"/>
            <w:noProof/>
          </w:rPr>
          <w:t>2.4 For Review/Impact Assessment By</w:t>
        </w:r>
        <w:r w:rsidR="00AC4B41">
          <w:rPr>
            <w:noProof/>
            <w:webHidden/>
          </w:rPr>
          <w:tab/>
        </w:r>
        <w:r w:rsidR="00AC4B41">
          <w:rPr>
            <w:noProof/>
            <w:webHidden/>
          </w:rPr>
          <w:fldChar w:fldCharType="begin"/>
        </w:r>
        <w:r w:rsidR="00AC4B41">
          <w:rPr>
            <w:noProof/>
            <w:webHidden/>
          </w:rPr>
          <w:instrText xml:space="preserve"> PAGEREF _Toc490728927 \h </w:instrText>
        </w:r>
        <w:r w:rsidR="00AC4B41">
          <w:rPr>
            <w:noProof/>
            <w:webHidden/>
          </w:rPr>
        </w:r>
        <w:r w:rsidR="00AC4B41">
          <w:rPr>
            <w:noProof/>
            <w:webHidden/>
          </w:rPr>
          <w:fldChar w:fldCharType="separate"/>
        </w:r>
        <w:r w:rsidR="000A5A58">
          <w:rPr>
            <w:noProof/>
            <w:webHidden/>
          </w:rPr>
          <w:t>8</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8" w:history="1">
        <w:r w:rsidR="00AC4B41" w:rsidRPr="00E10540">
          <w:rPr>
            <w:rStyle w:val="Hyperlink"/>
            <w:noProof/>
          </w:rPr>
          <w:t>2.5 Distribution</w:t>
        </w:r>
        <w:r w:rsidR="00AC4B41">
          <w:rPr>
            <w:noProof/>
            <w:webHidden/>
          </w:rPr>
          <w:tab/>
        </w:r>
        <w:r w:rsidR="00AC4B41">
          <w:rPr>
            <w:noProof/>
            <w:webHidden/>
          </w:rPr>
          <w:fldChar w:fldCharType="begin"/>
        </w:r>
        <w:r w:rsidR="00AC4B41">
          <w:rPr>
            <w:noProof/>
            <w:webHidden/>
          </w:rPr>
          <w:instrText xml:space="preserve"> PAGEREF _Toc490728928 \h </w:instrText>
        </w:r>
        <w:r w:rsidR="00AC4B41">
          <w:rPr>
            <w:noProof/>
            <w:webHidden/>
          </w:rPr>
        </w:r>
        <w:r w:rsidR="00AC4B41">
          <w:rPr>
            <w:noProof/>
            <w:webHidden/>
          </w:rPr>
          <w:fldChar w:fldCharType="separate"/>
        </w:r>
        <w:r w:rsidR="000A5A58">
          <w:rPr>
            <w:noProof/>
            <w:webHidden/>
          </w:rPr>
          <w:t>9</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29" w:history="1">
        <w:r w:rsidR="00AC4B41" w:rsidRPr="00E10540">
          <w:rPr>
            <w:rStyle w:val="Hyperlink"/>
            <w:noProof/>
          </w:rPr>
          <w:t>2.6 References</w:t>
        </w:r>
        <w:r w:rsidR="00AC4B41">
          <w:rPr>
            <w:noProof/>
            <w:webHidden/>
          </w:rPr>
          <w:tab/>
        </w:r>
        <w:r w:rsidR="00AC4B41">
          <w:rPr>
            <w:noProof/>
            <w:webHidden/>
          </w:rPr>
          <w:fldChar w:fldCharType="begin"/>
        </w:r>
        <w:r w:rsidR="00AC4B41">
          <w:rPr>
            <w:noProof/>
            <w:webHidden/>
          </w:rPr>
          <w:instrText xml:space="preserve"> PAGEREF _Toc490728929 \h </w:instrText>
        </w:r>
        <w:r w:rsidR="00AC4B41">
          <w:rPr>
            <w:noProof/>
            <w:webHidden/>
          </w:rPr>
        </w:r>
        <w:r w:rsidR="00AC4B41">
          <w:rPr>
            <w:noProof/>
            <w:webHidden/>
          </w:rPr>
          <w:fldChar w:fldCharType="separate"/>
        </w:r>
        <w:r w:rsidR="000A5A58">
          <w:rPr>
            <w:noProof/>
            <w:webHidden/>
          </w:rPr>
          <w:t>9</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30" w:history="1">
        <w:r w:rsidR="00AC4B41" w:rsidRPr="00E10540">
          <w:rPr>
            <w:rStyle w:val="Hyperlink"/>
            <w:noProof/>
          </w:rPr>
          <w:t>2.7 Contributors to this document</w:t>
        </w:r>
        <w:r w:rsidR="00AC4B41">
          <w:rPr>
            <w:noProof/>
            <w:webHidden/>
          </w:rPr>
          <w:tab/>
        </w:r>
        <w:r w:rsidR="00AC4B41">
          <w:rPr>
            <w:noProof/>
            <w:webHidden/>
          </w:rPr>
          <w:fldChar w:fldCharType="begin"/>
        </w:r>
        <w:r w:rsidR="00AC4B41">
          <w:rPr>
            <w:noProof/>
            <w:webHidden/>
          </w:rPr>
          <w:instrText xml:space="preserve"> PAGEREF _Toc490728930 \h </w:instrText>
        </w:r>
        <w:r w:rsidR="00AC4B41">
          <w:rPr>
            <w:noProof/>
            <w:webHidden/>
          </w:rPr>
        </w:r>
        <w:r w:rsidR="00AC4B41">
          <w:rPr>
            <w:noProof/>
            <w:webHidden/>
          </w:rPr>
          <w:fldChar w:fldCharType="separate"/>
        </w:r>
        <w:r w:rsidR="000A5A58">
          <w:rPr>
            <w:noProof/>
            <w:webHidden/>
          </w:rPr>
          <w:t>10</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31" w:history="1">
        <w:r w:rsidR="00AC4B41" w:rsidRPr="00E10540">
          <w:rPr>
            <w:rStyle w:val="Hyperlink"/>
            <w:noProof/>
          </w:rPr>
          <w:t>2.8 Glossary</w:t>
        </w:r>
        <w:r w:rsidR="00AC4B41">
          <w:rPr>
            <w:noProof/>
            <w:webHidden/>
          </w:rPr>
          <w:tab/>
        </w:r>
        <w:r w:rsidR="00AC4B41">
          <w:rPr>
            <w:noProof/>
            <w:webHidden/>
          </w:rPr>
          <w:fldChar w:fldCharType="begin"/>
        </w:r>
        <w:r w:rsidR="00AC4B41">
          <w:rPr>
            <w:noProof/>
            <w:webHidden/>
          </w:rPr>
          <w:instrText xml:space="preserve"> PAGEREF _Toc490728931 \h </w:instrText>
        </w:r>
        <w:r w:rsidR="00AC4B41">
          <w:rPr>
            <w:noProof/>
            <w:webHidden/>
          </w:rPr>
        </w:r>
        <w:r w:rsidR="00AC4B41">
          <w:rPr>
            <w:noProof/>
            <w:webHidden/>
          </w:rPr>
          <w:fldChar w:fldCharType="separate"/>
        </w:r>
        <w:r w:rsidR="000A5A58">
          <w:rPr>
            <w:noProof/>
            <w:webHidden/>
          </w:rPr>
          <w:t>10</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8932" w:history="1">
        <w:r w:rsidR="00AC4B41" w:rsidRPr="00E10540">
          <w:rPr>
            <w:rStyle w:val="Hyperlink"/>
            <w:noProof/>
          </w:rPr>
          <w:t>3 Introduction</w:t>
        </w:r>
        <w:r w:rsidR="00AC4B41">
          <w:rPr>
            <w:noProof/>
            <w:webHidden/>
          </w:rPr>
          <w:tab/>
        </w:r>
        <w:r w:rsidR="00AC4B41">
          <w:rPr>
            <w:noProof/>
            <w:webHidden/>
          </w:rPr>
          <w:fldChar w:fldCharType="begin"/>
        </w:r>
        <w:r w:rsidR="00AC4B41">
          <w:rPr>
            <w:noProof/>
            <w:webHidden/>
          </w:rPr>
          <w:instrText xml:space="preserve"> PAGEREF _Toc490728932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33" w:history="1">
        <w:r w:rsidR="00AC4B41" w:rsidRPr="00E10540">
          <w:rPr>
            <w:rStyle w:val="Hyperlink"/>
            <w:noProof/>
          </w:rPr>
          <w:t>3.1 Project Overview</w:t>
        </w:r>
        <w:r w:rsidR="00AC4B41">
          <w:rPr>
            <w:noProof/>
            <w:webHidden/>
          </w:rPr>
          <w:tab/>
        </w:r>
        <w:r w:rsidR="00AC4B41">
          <w:rPr>
            <w:noProof/>
            <w:webHidden/>
          </w:rPr>
          <w:fldChar w:fldCharType="begin"/>
        </w:r>
        <w:r w:rsidR="00AC4B41">
          <w:rPr>
            <w:noProof/>
            <w:webHidden/>
          </w:rPr>
          <w:instrText xml:space="preserve"> PAGEREF _Toc490728933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34" w:history="1">
        <w:r w:rsidR="00AC4B41" w:rsidRPr="00E10540">
          <w:rPr>
            <w:rStyle w:val="Hyperlink"/>
            <w:noProof/>
          </w:rPr>
          <w:t>3.1.1 Imperative</w:t>
        </w:r>
        <w:r w:rsidR="00AC4B41">
          <w:rPr>
            <w:noProof/>
            <w:webHidden/>
          </w:rPr>
          <w:tab/>
        </w:r>
        <w:r w:rsidR="00AC4B41">
          <w:rPr>
            <w:noProof/>
            <w:webHidden/>
          </w:rPr>
          <w:fldChar w:fldCharType="begin"/>
        </w:r>
        <w:r w:rsidR="00AC4B41">
          <w:rPr>
            <w:noProof/>
            <w:webHidden/>
          </w:rPr>
          <w:instrText xml:space="preserve"> PAGEREF _Toc490728934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35" w:history="1">
        <w:r w:rsidR="00AC4B41" w:rsidRPr="00E10540">
          <w:rPr>
            <w:rStyle w:val="Hyperlink"/>
            <w:noProof/>
          </w:rPr>
          <w:t>3.1.2 Future State Vision</w:t>
        </w:r>
        <w:r w:rsidR="00AC4B41">
          <w:rPr>
            <w:noProof/>
            <w:webHidden/>
          </w:rPr>
          <w:tab/>
        </w:r>
        <w:r w:rsidR="00AC4B41">
          <w:rPr>
            <w:noProof/>
            <w:webHidden/>
          </w:rPr>
          <w:fldChar w:fldCharType="begin"/>
        </w:r>
        <w:r w:rsidR="00AC4B41">
          <w:rPr>
            <w:noProof/>
            <w:webHidden/>
          </w:rPr>
          <w:instrText xml:space="preserve"> PAGEREF _Toc490728935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36" w:history="1">
        <w:r w:rsidR="00AC4B41" w:rsidRPr="00E10540">
          <w:rPr>
            <w:rStyle w:val="Hyperlink"/>
            <w:noProof/>
          </w:rPr>
          <w:t>3.1.3 Approach</w:t>
        </w:r>
        <w:r w:rsidR="00AC4B41">
          <w:rPr>
            <w:noProof/>
            <w:webHidden/>
          </w:rPr>
          <w:tab/>
        </w:r>
        <w:r w:rsidR="00AC4B41">
          <w:rPr>
            <w:noProof/>
            <w:webHidden/>
          </w:rPr>
          <w:fldChar w:fldCharType="begin"/>
        </w:r>
        <w:r w:rsidR="00AC4B41">
          <w:rPr>
            <w:noProof/>
            <w:webHidden/>
          </w:rPr>
          <w:instrText xml:space="preserve"> PAGEREF _Toc490728936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37" w:history="1">
        <w:r w:rsidR="00AC4B41" w:rsidRPr="00E10540">
          <w:rPr>
            <w:rStyle w:val="Hyperlink"/>
            <w:noProof/>
          </w:rPr>
          <w:t>3.2 Scope</w:t>
        </w:r>
        <w:r w:rsidR="00AC4B41">
          <w:rPr>
            <w:noProof/>
            <w:webHidden/>
          </w:rPr>
          <w:tab/>
        </w:r>
        <w:r w:rsidR="00AC4B41">
          <w:rPr>
            <w:noProof/>
            <w:webHidden/>
          </w:rPr>
          <w:fldChar w:fldCharType="begin"/>
        </w:r>
        <w:r w:rsidR="00AC4B41">
          <w:rPr>
            <w:noProof/>
            <w:webHidden/>
          </w:rPr>
          <w:instrText xml:space="preserve"> PAGEREF _Toc490728937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38" w:history="1">
        <w:r w:rsidR="00AC4B41" w:rsidRPr="00E10540">
          <w:rPr>
            <w:rStyle w:val="Hyperlink"/>
            <w:noProof/>
          </w:rPr>
          <w:t>3.2.1 D</w:t>
        </w:r>
        <w:r w:rsidR="00AC4B41" w:rsidRPr="00E10540">
          <w:rPr>
            <w:rStyle w:val="Hyperlink"/>
            <w:noProof/>
            <w:lang w:val="en-US"/>
          </w:rPr>
          <w:t>ay 1 Scope</w:t>
        </w:r>
        <w:r w:rsidR="00AC4B41">
          <w:rPr>
            <w:noProof/>
            <w:webHidden/>
          </w:rPr>
          <w:tab/>
        </w:r>
        <w:r w:rsidR="00AC4B41">
          <w:rPr>
            <w:noProof/>
            <w:webHidden/>
          </w:rPr>
          <w:fldChar w:fldCharType="begin"/>
        </w:r>
        <w:r w:rsidR="00AC4B41">
          <w:rPr>
            <w:noProof/>
            <w:webHidden/>
          </w:rPr>
          <w:instrText xml:space="preserve"> PAGEREF _Toc490728938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39" w:history="1">
        <w:r w:rsidR="00AC4B41" w:rsidRPr="00E10540">
          <w:rPr>
            <w:rStyle w:val="Hyperlink"/>
            <w:noProof/>
            <w:lang w:val="en-US"/>
          </w:rPr>
          <w:t>3.2.2 Day 2 Scope</w:t>
        </w:r>
        <w:r w:rsidR="00AC4B41">
          <w:rPr>
            <w:noProof/>
            <w:webHidden/>
          </w:rPr>
          <w:tab/>
        </w:r>
        <w:r w:rsidR="00AC4B41">
          <w:rPr>
            <w:noProof/>
            <w:webHidden/>
          </w:rPr>
          <w:fldChar w:fldCharType="begin"/>
        </w:r>
        <w:r w:rsidR="00AC4B41">
          <w:rPr>
            <w:noProof/>
            <w:webHidden/>
          </w:rPr>
          <w:instrText xml:space="preserve"> PAGEREF _Toc490728939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40" w:history="1">
        <w:r w:rsidR="00AC4B41" w:rsidRPr="00E10540">
          <w:rPr>
            <w:rStyle w:val="Hyperlink"/>
            <w:noProof/>
          </w:rPr>
          <w:t>3.2.3 Out of Scope</w:t>
        </w:r>
        <w:r w:rsidR="00AC4B41">
          <w:rPr>
            <w:noProof/>
            <w:webHidden/>
          </w:rPr>
          <w:tab/>
        </w:r>
        <w:r w:rsidR="00AC4B41">
          <w:rPr>
            <w:noProof/>
            <w:webHidden/>
          </w:rPr>
          <w:fldChar w:fldCharType="begin"/>
        </w:r>
        <w:r w:rsidR="00AC4B41">
          <w:rPr>
            <w:noProof/>
            <w:webHidden/>
          </w:rPr>
          <w:instrText xml:space="preserve"> PAGEREF _Toc490728940 \h </w:instrText>
        </w:r>
        <w:r w:rsidR="00AC4B41">
          <w:rPr>
            <w:noProof/>
            <w:webHidden/>
          </w:rPr>
        </w:r>
        <w:r w:rsidR="00AC4B41">
          <w:rPr>
            <w:noProof/>
            <w:webHidden/>
          </w:rPr>
          <w:fldChar w:fldCharType="separate"/>
        </w:r>
        <w:r w:rsidR="000A5A58">
          <w:rPr>
            <w:noProof/>
            <w:webHidden/>
          </w:rPr>
          <w:t>12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41" w:history="1">
        <w:r w:rsidR="00AC4B41" w:rsidRPr="00E10540">
          <w:rPr>
            <w:rStyle w:val="Hyperlink"/>
            <w:noProof/>
          </w:rPr>
          <w:t>3.2.4 Additional CRs</w:t>
        </w:r>
        <w:r w:rsidR="00AC4B41">
          <w:rPr>
            <w:noProof/>
            <w:webHidden/>
          </w:rPr>
          <w:tab/>
        </w:r>
        <w:r w:rsidR="00AC4B41">
          <w:rPr>
            <w:noProof/>
            <w:webHidden/>
          </w:rPr>
          <w:fldChar w:fldCharType="begin"/>
        </w:r>
        <w:r w:rsidR="00AC4B41">
          <w:rPr>
            <w:noProof/>
            <w:webHidden/>
          </w:rPr>
          <w:instrText xml:space="preserve"> PAGEREF _Toc490728941 \h </w:instrText>
        </w:r>
        <w:r w:rsidR="00AC4B41">
          <w:rPr>
            <w:noProof/>
            <w:webHidden/>
          </w:rPr>
        </w:r>
        <w:r w:rsidR="00AC4B41">
          <w:rPr>
            <w:noProof/>
            <w:webHidden/>
          </w:rPr>
          <w:fldChar w:fldCharType="separate"/>
        </w:r>
        <w:r w:rsidR="000A5A58">
          <w:rPr>
            <w:noProof/>
            <w:webHidden/>
          </w:rPr>
          <w:t>13</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8942" w:history="1">
        <w:r w:rsidR="00AC4B41" w:rsidRPr="00E10540">
          <w:rPr>
            <w:rStyle w:val="Hyperlink"/>
            <w:noProof/>
          </w:rPr>
          <w:t>4 Raid Log</w:t>
        </w:r>
        <w:r w:rsidR="00AC4B41">
          <w:rPr>
            <w:noProof/>
            <w:webHidden/>
          </w:rPr>
          <w:tab/>
        </w:r>
        <w:r w:rsidR="00AC4B41">
          <w:rPr>
            <w:noProof/>
            <w:webHidden/>
          </w:rPr>
          <w:fldChar w:fldCharType="begin"/>
        </w:r>
        <w:r w:rsidR="00AC4B41">
          <w:rPr>
            <w:noProof/>
            <w:webHidden/>
          </w:rPr>
          <w:instrText xml:space="preserve"> PAGEREF _Toc490728942 \h </w:instrText>
        </w:r>
        <w:r w:rsidR="00AC4B41">
          <w:rPr>
            <w:noProof/>
            <w:webHidden/>
          </w:rPr>
        </w:r>
        <w:r w:rsidR="00AC4B41">
          <w:rPr>
            <w:noProof/>
            <w:webHidden/>
          </w:rPr>
          <w:fldChar w:fldCharType="separate"/>
        </w:r>
        <w:r w:rsidR="000A5A58">
          <w:rPr>
            <w:noProof/>
            <w:webHidden/>
          </w:rPr>
          <w:t>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3" w:history="1">
        <w:r w:rsidR="00AC4B41" w:rsidRPr="00E10540">
          <w:rPr>
            <w:rStyle w:val="Hyperlink"/>
            <w:noProof/>
          </w:rPr>
          <w:t>4.1 Risks</w:t>
        </w:r>
        <w:r w:rsidR="00AC4B41">
          <w:rPr>
            <w:noProof/>
            <w:webHidden/>
          </w:rPr>
          <w:tab/>
        </w:r>
        <w:r w:rsidR="00AC4B41">
          <w:rPr>
            <w:noProof/>
            <w:webHidden/>
          </w:rPr>
          <w:fldChar w:fldCharType="begin"/>
        </w:r>
        <w:r w:rsidR="00AC4B41">
          <w:rPr>
            <w:noProof/>
            <w:webHidden/>
          </w:rPr>
          <w:instrText xml:space="preserve"> PAGEREF _Toc490728943 \h </w:instrText>
        </w:r>
        <w:r w:rsidR="00AC4B41">
          <w:rPr>
            <w:noProof/>
            <w:webHidden/>
          </w:rPr>
        </w:r>
        <w:r w:rsidR="00AC4B41">
          <w:rPr>
            <w:noProof/>
            <w:webHidden/>
          </w:rPr>
          <w:fldChar w:fldCharType="separate"/>
        </w:r>
        <w:r w:rsidR="000A5A58">
          <w:rPr>
            <w:noProof/>
            <w:webHidden/>
          </w:rPr>
          <w:t>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4" w:history="1">
        <w:r w:rsidR="00AC4B41" w:rsidRPr="00E10540">
          <w:rPr>
            <w:rStyle w:val="Hyperlink"/>
            <w:noProof/>
          </w:rPr>
          <w:t>4.2 Assumptions</w:t>
        </w:r>
        <w:r w:rsidR="00AC4B41">
          <w:rPr>
            <w:noProof/>
            <w:webHidden/>
          </w:rPr>
          <w:tab/>
        </w:r>
        <w:r w:rsidR="00AC4B41">
          <w:rPr>
            <w:noProof/>
            <w:webHidden/>
          </w:rPr>
          <w:fldChar w:fldCharType="begin"/>
        </w:r>
        <w:r w:rsidR="00AC4B41">
          <w:rPr>
            <w:noProof/>
            <w:webHidden/>
          </w:rPr>
          <w:instrText xml:space="preserve"> PAGEREF _Toc490728944 \h </w:instrText>
        </w:r>
        <w:r w:rsidR="00AC4B41">
          <w:rPr>
            <w:noProof/>
            <w:webHidden/>
          </w:rPr>
        </w:r>
        <w:r w:rsidR="00AC4B41">
          <w:rPr>
            <w:noProof/>
            <w:webHidden/>
          </w:rPr>
          <w:fldChar w:fldCharType="separate"/>
        </w:r>
        <w:r w:rsidR="000A5A58">
          <w:rPr>
            <w:noProof/>
            <w:webHidden/>
          </w:rPr>
          <w:t>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5" w:history="1">
        <w:r w:rsidR="00AC4B41" w:rsidRPr="00E10540">
          <w:rPr>
            <w:rStyle w:val="Hyperlink"/>
            <w:noProof/>
          </w:rPr>
          <w:t>4.3 Issues</w:t>
        </w:r>
        <w:r w:rsidR="00AC4B41">
          <w:rPr>
            <w:noProof/>
            <w:webHidden/>
          </w:rPr>
          <w:tab/>
        </w:r>
        <w:r w:rsidR="00AC4B41">
          <w:rPr>
            <w:noProof/>
            <w:webHidden/>
          </w:rPr>
          <w:fldChar w:fldCharType="begin"/>
        </w:r>
        <w:r w:rsidR="00AC4B41">
          <w:rPr>
            <w:noProof/>
            <w:webHidden/>
          </w:rPr>
          <w:instrText xml:space="preserve"> PAGEREF _Toc490728945 \h </w:instrText>
        </w:r>
        <w:r w:rsidR="00AC4B41">
          <w:rPr>
            <w:noProof/>
            <w:webHidden/>
          </w:rPr>
        </w:r>
        <w:r w:rsidR="00AC4B41">
          <w:rPr>
            <w:noProof/>
            <w:webHidden/>
          </w:rPr>
          <w:fldChar w:fldCharType="separate"/>
        </w:r>
        <w:r w:rsidR="000A5A58">
          <w:rPr>
            <w:noProof/>
            <w:webHidden/>
          </w:rPr>
          <w:t>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6" w:history="1">
        <w:r w:rsidR="00AC4B41" w:rsidRPr="00E10540">
          <w:rPr>
            <w:rStyle w:val="Hyperlink"/>
            <w:noProof/>
          </w:rPr>
          <w:t>4.4 Dependencies</w:t>
        </w:r>
        <w:r w:rsidR="00AC4B41">
          <w:rPr>
            <w:noProof/>
            <w:webHidden/>
          </w:rPr>
          <w:tab/>
        </w:r>
        <w:r w:rsidR="00AC4B41">
          <w:rPr>
            <w:noProof/>
            <w:webHidden/>
          </w:rPr>
          <w:fldChar w:fldCharType="begin"/>
        </w:r>
        <w:r w:rsidR="00AC4B41">
          <w:rPr>
            <w:noProof/>
            <w:webHidden/>
          </w:rPr>
          <w:instrText xml:space="preserve"> PAGEREF _Toc490728946 \h </w:instrText>
        </w:r>
        <w:r w:rsidR="00AC4B41">
          <w:rPr>
            <w:noProof/>
            <w:webHidden/>
          </w:rPr>
        </w:r>
        <w:r w:rsidR="00AC4B41">
          <w:rPr>
            <w:noProof/>
            <w:webHidden/>
          </w:rPr>
          <w:fldChar w:fldCharType="separate"/>
        </w:r>
        <w:r w:rsidR="000A5A58">
          <w:rPr>
            <w:noProof/>
            <w:webHidden/>
          </w:rPr>
          <w:t>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7" w:history="1">
        <w:r w:rsidR="00AC4B41" w:rsidRPr="00E10540">
          <w:rPr>
            <w:rStyle w:val="Hyperlink"/>
            <w:noProof/>
          </w:rPr>
          <w:t>4.5 Questions to be addressed</w:t>
        </w:r>
        <w:r w:rsidR="00AC4B41">
          <w:rPr>
            <w:noProof/>
            <w:webHidden/>
          </w:rPr>
          <w:tab/>
        </w:r>
        <w:r w:rsidR="00AC4B41">
          <w:rPr>
            <w:noProof/>
            <w:webHidden/>
          </w:rPr>
          <w:fldChar w:fldCharType="begin"/>
        </w:r>
        <w:r w:rsidR="00AC4B41">
          <w:rPr>
            <w:noProof/>
            <w:webHidden/>
          </w:rPr>
          <w:instrText xml:space="preserve"> PAGEREF _Toc490728947 \h </w:instrText>
        </w:r>
        <w:r w:rsidR="00AC4B41">
          <w:rPr>
            <w:noProof/>
            <w:webHidden/>
          </w:rPr>
        </w:r>
        <w:r w:rsidR="00AC4B41">
          <w:rPr>
            <w:noProof/>
            <w:webHidden/>
          </w:rPr>
          <w:fldChar w:fldCharType="separate"/>
        </w:r>
        <w:r w:rsidR="000A5A58">
          <w:rPr>
            <w:noProof/>
            <w:webHidden/>
          </w:rPr>
          <w:t>15</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8948" w:history="1">
        <w:r w:rsidR="00AC4B41" w:rsidRPr="00E10540">
          <w:rPr>
            <w:rStyle w:val="Hyperlink"/>
            <w:noProof/>
          </w:rPr>
          <w:t>5 Solution Design</w:t>
        </w:r>
        <w:r w:rsidR="00AC4B41">
          <w:rPr>
            <w:noProof/>
            <w:webHidden/>
          </w:rPr>
          <w:tab/>
        </w:r>
        <w:r w:rsidR="00AC4B41">
          <w:rPr>
            <w:noProof/>
            <w:webHidden/>
          </w:rPr>
          <w:fldChar w:fldCharType="begin"/>
        </w:r>
        <w:r w:rsidR="00AC4B41">
          <w:rPr>
            <w:noProof/>
            <w:webHidden/>
          </w:rPr>
          <w:instrText xml:space="preserve"> PAGEREF _Toc490728948 \h </w:instrText>
        </w:r>
        <w:r w:rsidR="00AC4B41">
          <w:rPr>
            <w:noProof/>
            <w:webHidden/>
          </w:rPr>
        </w:r>
        <w:r w:rsidR="00AC4B41">
          <w:rPr>
            <w:noProof/>
            <w:webHidden/>
          </w:rPr>
          <w:fldChar w:fldCharType="separate"/>
        </w:r>
        <w:r w:rsidR="000A5A58">
          <w:rPr>
            <w:noProof/>
            <w:webHidden/>
          </w:rPr>
          <w:t>16</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49" w:history="1">
        <w:r w:rsidR="00AC4B41" w:rsidRPr="00E10540">
          <w:rPr>
            <w:rStyle w:val="Hyperlink"/>
            <w:noProof/>
          </w:rPr>
          <w:t>5.1 Solution Overview</w:t>
        </w:r>
        <w:r w:rsidR="00AC4B41">
          <w:rPr>
            <w:noProof/>
            <w:webHidden/>
          </w:rPr>
          <w:tab/>
        </w:r>
        <w:r w:rsidR="00AC4B41">
          <w:rPr>
            <w:noProof/>
            <w:webHidden/>
          </w:rPr>
          <w:fldChar w:fldCharType="begin"/>
        </w:r>
        <w:r w:rsidR="00AC4B41">
          <w:rPr>
            <w:noProof/>
            <w:webHidden/>
          </w:rPr>
          <w:instrText xml:space="preserve"> PAGEREF _Toc490728949 \h </w:instrText>
        </w:r>
        <w:r w:rsidR="00AC4B41">
          <w:rPr>
            <w:noProof/>
            <w:webHidden/>
          </w:rPr>
        </w:r>
        <w:r w:rsidR="00AC4B41">
          <w:rPr>
            <w:noProof/>
            <w:webHidden/>
          </w:rPr>
          <w:fldChar w:fldCharType="separate"/>
        </w:r>
        <w:r w:rsidR="000A5A58">
          <w:rPr>
            <w:noProof/>
            <w:webHidden/>
          </w:rPr>
          <w:t>16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50" w:history="1">
        <w:r w:rsidR="00AC4B41" w:rsidRPr="00E10540">
          <w:rPr>
            <w:rStyle w:val="Hyperlink"/>
            <w:noProof/>
          </w:rPr>
          <w:t>5.1.1 Manifest Manipulation</w:t>
        </w:r>
        <w:r w:rsidR="00AC4B41">
          <w:rPr>
            <w:noProof/>
            <w:webHidden/>
          </w:rPr>
          <w:tab/>
        </w:r>
        <w:r w:rsidR="00AC4B41">
          <w:rPr>
            <w:noProof/>
            <w:webHidden/>
          </w:rPr>
          <w:fldChar w:fldCharType="begin"/>
        </w:r>
        <w:r w:rsidR="00AC4B41">
          <w:rPr>
            <w:noProof/>
            <w:webHidden/>
          </w:rPr>
          <w:instrText xml:space="preserve"> PAGEREF _Toc490728950 \h </w:instrText>
        </w:r>
        <w:r w:rsidR="00AC4B41">
          <w:rPr>
            <w:noProof/>
            <w:webHidden/>
          </w:rPr>
        </w:r>
        <w:r w:rsidR="00AC4B41">
          <w:rPr>
            <w:noProof/>
            <w:webHidden/>
          </w:rPr>
          <w:fldChar w:fldCharType="separate"/>
        </w:r>
        <w:r w:rsidR="000A5A58">
          <w:rPr>
            <w:noProof/>
            <w:webHidden/>
          </w:rPr>
          <w:t>17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51" w:history="1">
        <w:r w:rsidR="00AC4B41" w:rsidRPr="00E10540">
          <w:rPr>
            <w:rStyle w:val="Hyperlink"/>
            <w:noProof/>
          </w:rPr>
          <w:t>5.1.2 Playout</w:t>
        </w:r>
        <w:r w:rsidR="00AC4B41">
          <w:rPr>
            <w:noProof/>
            <w:webHidden/>
          </w:rPr>
          <w:tab/>
        </w:r>
        <w:r w:rsidR="00AC4B41">
          <w:rPr>
            <w:noProof/>
            <w:webHidden/>
          </w:rPr>
          <w:fldChar w:fldCharType="begin"/>
        </w:r>
        <w:r w:rsidR="00AC4B41">
          <w:rPr>
            <w:noProof/>
            <w:webHidden/>
          </w:rPr>
          <w:instrText xml:space="preserve"> PAGEREF _Toc490728951 \h </w:instrText>
        </w:r>
        <w:r w:rsidR="00AC4B41">
          <w:rPr>
            <w:noProof/>
            <w:webHidden/>
          </w:rPr>
        </w:r>
        <w:r w:rsidR="00AC4B41">
          <w:rPr>
            <w:noProof/>
            <w:webHidden/>
          </w:rPr>
          <w:fldChar w:fldCharType="separate"/>
        </w:r>
        <w:r w:rsidR="000A5A58">
          <w:rPr>
            <w:noProof/>
            <w:webHidden/>
          </w:rPr>
          <w:t>17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52" w:history="1">
        <w:r w:rsidR="00AC4B41" w:rsidRPr="00E10540">
          <w:rPr>
            <w:rStyle w:val="Hyperlink"/>
            <w:noProof/>
          </w:rPr>
          <w:t>5.1.2.1 Pause and Restart</w:t>
        </w:r>
        <w:r w:rsidR="00AC4B41">
          <w:rPr>
            <w:noProof/>
            <w:webHidden/>
          </w:rPr>
          <w:tab/>
        </w:r>
        <w:r w:rsidR="00AC4B41">
          <w:rPr>
            <w:noProof/>
            <w:webHidden/>
          </w:rPr>
          <w:fldChar w:fldCharType="begin"/>
        </w:r>
        <w:r w:rsidR="00AC4B41">
          <w:rPr>
            <w:noProof/>
            <w:webHidden/>
          </w:rPr>
          <w:instrText xml:space="preserve"> PAGEREF _Toc490728952 \h </w:instrText>
        </w:r>
        <w:r w:rsidR="00AC4B41">
          <w:rPr>
            <w:noProof/>
            <w:webHidden/>
          </w:rPr>
        </w:r>
        <w:r w:rsidR="00AC4B41">
          <w:rPr>
            <w:noProof/>
            <w:webHidden/>
          </w:rPr>
          <w:fldChar w:fldCharType="separate"/>
        </w:r>
        <w:r w:rsidR="000A5A58">
          <w:rPr>
            <w:noProof/>
            <w:webHidden/>
          </w:rPr>
          <w:t>17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53" w:history="1">
        <w:r w:rsidR="00AC4B41" w:rsidRPr="00E10540">
          <w:rPr>
            <w:rStyle w:val="Hyperlink"/>
            <w:noProof/>
          </w:rPr>
          <w:t>5.1.2.2 User Error Reporting</w:t>
        </w:r>
        <w:r w:rsidR="00AC4B41">
          <w:rPr>
            <w:noProof/>
            <w:webHidden/>
          </w:rPr>
          <w:tab/>
        </w:r>
        <w:r w:rsidR="00AC4B41">
          <w:rPr>
            <w:noProof/>
            <w:webHidden/>
          </w:rPr>
          <w:fldChar w:fldCharType="begin"/>
        </w:r>
        <w:r w:rsidR="00AC4B41">
          <w:rPr>
            <w:noProof/>
            <w:webHidden/>
          </w:rPr>
          <w:instrText xml:space="preserve"> PAGEREF _Toc490728953 \h </w:instrText>
        </w:r>
        <w:r w:rsidR="00AC4B41">
          <w:rPr>
            <w:noProof/>
            <w:webHidden/>
          </w:rPr>
        </w:r>
        <w:r w:rsidR="00AC4B41">
          <w:rPr>
            <w:noProof/>
            <w:webHidden/>
          </w:rPr>
          <w:fldChar w:fldCharType="separate"/>
        </w:r>
        <w:r w:rsidR="000A5A58">
          <w:rPr>
            <w:noProof/>
            <w:webHidden/>
          </w:rPr>
          <w:t>18</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54" w:history="1">
        <w:r w:rsidR="00AC4B41" w:rsidRPr="00E10540">
          <w:rPr>
            <w:rStyle w:val="Hyperlink"/>
            <w:noProof/>
          </w:rPr>
          <w:t>5.2 Solution Design Diagram</w:t>
        </w:r>
        <w:r w:rsidR="00AC4B41">
          <w:rPr>
            <w:noProof/>
            <w:webHidden/>
          </w:rPr>
          <w:tab/>
        </w:r>
        <w:r w:rsidR="00AC4B41">
          <w:rPr>
            <w:noProof/>
            <w:webHidden/>
          </w:rPr>
          <w:fldChar w:fldCharType="begin"/>
        </w:r>
        <w:r w:rsidR="00AC4B41">
          <w:rPr>
            <w:noProof/>
            <w:webHidden/>
          </w:rPr>
          <w:instrText xml:space="preserve"> PAGEREF _Toc490728954 \h </w:instrText>
        </w:r>
        <w:r w:rsidR="00AC4B41">
          <w:rPr>
            <w:noProof/>
            <w:webHidden/>
          </w:rPr>
        </w:r>
        <w:r w:rsidR="00AC4B41">
          <w:rPr>
            <w:noProof/>
            <w:webHidden/>
          </w:rPr>
          <w:fldChar w:fldCharType="separate"/>
        </w:r>
        <w:r w:rsidR="000A5A58">
          <w:rPr>
            <w:noProof/>
            <w:webHidden/>
          </w:rPr>
          <w:t>19</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55" w:history="1">
        <w:r w:rsidR="00AC4B41" w:rsidRPr="00E10540">
          <w:rPr>
            <w:rStyle w:val="Hyperlink"/>
            <w:noProof/>
          </w:rPr>
          <w:t>5.3 Solution Elements</w:t>
        </w:r>
        <w:r w:rsidR="00AC4B41">
          <w:rPr>
            <w:noProof/>
            <w:webHidden/>
          </w:rPr>
          <w:tab/>
        </w:r>
        <w:r w:rsidR="00AC4B41">
          <w:rPr>
            <w:noProof/>
            <w:webHidden/>
          </w:rPr>
          <w:fldChar w:fldCharType="begin"/>
        </w:r>
        <w:r w:rsidR="00AC4B41">
          <w:rPr>
            <w:noProof/>
            <w:webHidden/>
          </w:rPr>
          <w:instrText xml:space="preserve"> PAGEREF _Toc490728955 \h </w:instrText>
        </w:r>
        <w:r w:rsidR="00AC4B41">
          <w:rPr>
            <w:noProof/>
            <w:webHidden/>
          </w:rPr>
        </w:r>
        <w:r w:rsidR="00AC4B41">
          <w:rPr>
            <w:noProof/>
            <w:webHidden/>
          </w:rPr>
          <w:fldChar w:fldCharType="separate"/>
        </w:r>
        <w:r w:rsidR="000A5A58">
          <w:rPr>
            <w:noProof/>
            <w:webHidden/>
          </w:rPr>
          <w:t>20</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56" w:history="1">
        <w:r w:rsidR="00AC4B41" w:rsidRPr="00E10540">
          <w:rPr>
            <w:rStyle w:val="Hyperlink"/>
            <w:noProof/>
          </w:rPr>
          <w:t>5.4 Solution Physical Architecture</w:t>
        </w:r>
        <w:r w:rsidR="00AC4B41">
          <w:rPr>
            <w:noProof/>
            <w:webHidden/>
          </w:rPr>
          <w:tab/>
        </w:r>
        <w:r w:rsidR="00AC4B41">
          <w:rPr>
            <w:noProof/>
            <w:webHidden/>
          </w:rPr>
          <w:fldChar w:fldCharType="begin"/>
        </w:r>
        <w:r w:rsidR="00AC4B41">
          <w:rPr>
            <w:noProof/>
            <w:webHidden/>
          </w:rPr>
          <w:instrText xml:space="preserve"> PAGEREF _Toc490728956 \h </w:instrText>
        </w:r>
        <w:r w:rsidR="00AC4B41">
          <w:rPr>
            <w:noProof/>
            <w:webHidden/>
          </w:rPr>
        </w:r>
        <w:r w:rsidR="00AC4B41">
          <w:rPr>
            <w:noProof/>
            <w:webHidden/>
          </w:rPr>
          <w:fldChar w:fldCharType="separate"/>
        </w:r>
        <w:r w:rsidR="000A5A58">
          <w:rPr>
            <w:noProof/>
            <w:webHidden/>
          </w:rPr>
          <w:t>22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57" w:history="1">
        <w:r w:rsidR="00AC4B41" w:rsidRPr="00E10540">
          <w:rPr>
            <w:rStyle w:val="Hyperlink"/>
            <w:noProof/>
          </w:rPr>
          <w:t>5.5 Security</w:t>
        </w:r>
        <w:r w:rsidR="00AC4B41">
          <w:rPr>
            <w:noProof/>
            <w:webHidden/>
          </w:rPr>
          <w:tab/>
        </w:r>
        <w:r w:rsidR="00AC4B41">
          <w:rPr>
            <w:noProof/>
            <w:webHidden/>
          </w:rPr>
          <w:fldChar w:fldCharType="begin"/>
        </w:r>
        <w:r w:rsidR="00AC4B41">
          <w:rPr>
            <w:noProof/>
            <w:webHidden/>
          </w:rPr>
          <w:instrText xml:space="preserve"> PAGEREF _Toc490728957 \h </w:instrText>
        </w:r>
        <w:r w:rsidR="00AC4B41">
          <w:rPr>
            <w:noProof/>
            <w:webHidden/>
          </w:rPr>
        </w:r>
        <w:r w:rsidR="00AC4B41">
          <w:rPr>
            <w:noProof/>
            <w:webHidden/>
          </w:rPr>
          <w:fldChar w:fldCharType="separate"/>
        </w:r>
        <w:r w:rsidR="000A5A58">
          <w:rPr>
            <w:noProof/>
            <w:webHidden/>
          </w:rPr>
          <w:t>22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58" w:history="1">
        <w:r w:rsidR="00AC4B41" w:rsidRPr="00E10540">
          <w:rPr>
            <w:rStyle w:val="Hyperlink"/>
            <w:noProof/>
          </w:rPr>
          <w:t>5.5.1 Application</w:t>
        </w:r>
        <w:r w:rsidR="00AC4B41">
          <w:rPr>
            <w:noProof/>
            <w:webHidden/>
          </w:rPr>
          <w:tab/>
        </w:r>
        <w:r w:rsidR="00AC4B41">
          <w:rPr>
            <w:noProof/>
            <w:webHidden/>
          </w:rPr>
          <w:fldChar w:fldCharType="begin"/>
        </w:r>
        <w:r w:rsidR="00AC4B41">
          <w:rPr>
            <w:noProof/>
            <w:webHidden/>
          </w:rPr>
          <w:instrText xml:space="preserve"> PAGEREF _Toc490728958 \h </w:instrText>
        </w:r>
        <w:r w:rsidR="00AC4B41">
          <w:rPr>
            <w:noProof/>
            <w:webHidden/>
          </w:rPr>
        </w:r>
        <w:r w:rsidR="00AC4B41">
          <w:rPr>
            <w:noProof/>
            <w:webHidden/>
          </w:rPr>
          <w:fldChar w:fldCharType="separate"/>
        </w:r>
        <w:r w:rsidR="000A5A58">
          <w:rPr>
            <w:noProof/>
            <w:webHidden/>
          </w:rPr>
          <w:t>22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59" w:history="1">
        <w:r w:rsidR="00AC4B41" w:rsidRPr="00E10540">
          <w:rPr>
            <w:rStyle w:val="Hyperlink"/>
            <w:noProof/>
          </w:rPr>
          <w:t>5.5.2 Network</w:t>
        </w:r>
        <w:r w:rsidR="00AC4B41">
          <w:rPr>
            <w:noProof/>
            <w:webHidden/>
          </w:rPr>
          <w:tab/>
        </w:r>
        <w:r w:rsidR="00AC4B41">
          <w:rPr>
            <w:noProof/>
            <w:webHidden/>
          </w:rPr>
          <w:fldChar w:fldCharType="begin"/>
        </w:r>
        <w:r w:rsidR="00AC4B41">
          <w:rPr>
            <w:noProof/>
            <w:webHidden/>
          </w:rPr>
          <w:instrText xml:space="preserve"> PAGEREF _Toc490728959 \h </w:instrText>
        </w:r>
        <w:r w:rsidR="00AC4B41">
          <w:rPr>
            <w:noProof/>
            <w:webHidden/>
          </w:rPr>
        </w:r>
        <w:r w:rsidR="00AC4B41">
          <w:rPr>
            <w:noProof/>
            <w:webHidden/>
          </w:rPr>
          <w:fldChar w:fldCharType="separate"/>
        </w:r>
        <w:r w:rsidR="000A5A58">
          <w:rPr>
            <w:noProof/>
            <w:webHidden/>
          </w:rPr>
          <w:t>22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0" w:history="1">
        <w:r w:rsidR="00AC4B41" w:rsidRPr="00E10540">
          <w:rPr>
            <w:rStyle w:val="Hyperlink"/>
            <w:noProof/>
          </w:rPr>
          <w:t>5.5.3 Solution Deficiencies</w:t>
        </w:r>
        <w:r w:rsidR="00AC4B41">
          <w:rPr>
            <w:noProof/>
            <w:webHidden/>
          </w:rPr>
          <w:tab/>
        </w:r>
        <w:r w:rsidR="00AC4B41">
          <w:rPr>
            <w:noProof/>
            <w:webHidden/>
          </w:rPr>
          <w:fldChar w:fldCharType="begin"/>
        </w:r>
        <w:r w:rsidR="00AC4B41">
          <w:rPr>
            <w:noProof/>
            <w:webHidden/>
          </w:rPr>
          <w:instrText xml:space="preserve"> PAGEREF _Toc490728960 \h </w:instrText>
        </w:r>
        <w:r w:rsidR="00AC4B41">
          <w:rPr>
            <w:noProof/>
            <w:webHidden/>
          </w:rPr>
        </w:r>
        <w:r w:rsidR="00AC4B41">
          <w:rPr>
            <w:noProof/>
            <w:webHidden/>
          </w:rPr>
          <w:fldChar w:fldCharType="separate"/>
        </w:r>
        <w:r w:rsidR="000A5A58">
          <w:rPr>
            <w:noProof/>
            <w:webHidden/>
          </w:rPr>
          <w:t>22</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8961" w:history="1">
        <w:r w:rsidR="00AC4B41" w:rsidRPr="00E10540">
          <w:rPr>
            <w:rStyle w:val="Hyperlink"/>
            <w:noProof/>
          </w:rPr>
          <w:t>6 Solution Design Detail</w:t>
        </w:r>
        <w:r w:rsidR="00AC4B41">
          <w:rPr>
            <w:noProof/>
            <w:webHidden/>
          </w:rPr>
          <w:tab/>
        </w:r>
        <w:r w:rsidR="00AC4B41">
          <w:rPr>
            <w:noProof/>
            <w:webHidden/>
          </w:rPr>
          <w:fldChar w:fldCharType="begin"/>
        </w:r>
        <w:r w:rsidR="00AC4B41">
          <w:rPr>
            <w:noProof/>
            <w:webHidden/>
          </w:rPr>
          <w:instrText xml:space="preserve"> PAGEREF _Toc490728961 \h </w:instrText>
        </w:r>
        <w:r w:rsidR="00AC4B41">
          <w:rPr>
            <w:noProof/>
            <w:webHidden/>
          </w:rPr>
        </w:r>
        <w:r w:rsidR="00AC4B41">
          <w:rPr>
            <w:noProof/>
            <w:webHidden/>
          </w:rPr>
          <w:fldChar w:fldCharType="separate"/>
        </w:r>
        <w:r w:rsidR="000A5A58">
          <w:rPr>
            <w:noProof/>
            <w:webHidden/>
          </w:rPr>
          <w:t>23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62" w:history="1">
        <w:r w:rsidR="00AC4B41" w:rsidRPr="00E10540">
          <w:rPr>
            <w:rStyle w:val="Hyperlink"/>
            <w:noProof/>
          </w:rPr>
          <w:t>6.1 Detailed Design Documents</w:t>
        </w:r>
        <w:r w:rsidR="00AC4B41">
          <w:rPr>
            <w:noProof/>
            <w:webHidden/>
          </w:rPr>
          <w:tab/>
        </w:r>
        <w:r w:rsidR="00AC4B41">
          <w:rPr>
            <w:noProof/>
            <w:webHidden/>
          </w:rPr>
          <w:fldChar w:fldCharType="begin"/>
        </w:r>
        <w:r w:rsidR="00AC4B41">
          <w:rPr>
            <w:noProof/>
            <w:webHidden/>
          </w:rPr>
          <w:instrText xml:space="preserve"> PAGEREF _Toc490728962 \h </w:instrText>
        </w:r>
        <w:r w:rsidR="00AC4B41">
          <w:rPr>
            <w:noProof/>
            <w:webHidden/>
          </w:rPr>
        </w:r>
        <w:r w:rsidR="00AC4B41">
          <w:rPr>
            <w:noProof/>
            <w:webHidden/>
          </w:rPr>
          <w:fldChar w:fldCharType="separate"/>
        </w:r>
        <w:r w:rsidR="000A5A58">
          <w:rPr>
            <w:noProof/>
            <w:webHidden/>
          </w:rPr>
          <w:t>23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63" w:history="1">
        <w:r w:rsidR="00AC4B41" w:rsidRPr="00E10540">
          <w:rPr>
            <w:rStyle w:val="Hyperlink"/>
            <w:noProof/>
          </w:rPr>
          <w:t>6.2 Interfaces</w:t>
        </w:r>
        <w:r w:rsidR="00AC4B41">
          <w:rPr>
            <w:noProof/>
            <w:webHidden/>
          </w:rPr>
          <w:tab/>
        </w:r>
        <w:r w:rsidR="00AC4B41">
          <w:rPr>
            <w:noProof/>
            <w:webHidden/>
          </w:rPr>
          <w:fldChar w:fldCharType="begin"/>
        </w:r>
        <w:r w:rsidR="00AC4B41">
          <w:rPr>
            <w:noProof/>
            <w:webHidden/>
          </w:rPr>
          <w:instrText xml:space="preserve"> PAGEREF _Toc490728963 \h </w:instrText>
        </w:r>
        <w:r w:rsidR="00AC4B41">
          <w:rPr>
            <w:noProof/>
            <w:webHidden/>
          </w:rPr>
        </w:r>
        <w:r w:rsidR="00AC4B41">
          <w:rPr>
            <w:noProof/>
            <w:webHidden/>
          </w:rPr>
          <w:fldChar w:fldCharType="separate"/>
        </w:r>
        <w:r w:rsidR="000A5A58">
          <w:rPr>
            <w:noProof/>
            <w:webHidden/>
          </w:rPr>
          <w:t>24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64" w:history="1">
        <w:r w:rsidR="00AC4B41" w:rsidRPr="00E10540">
          <w:rPr>
            <w:rStyle w:val="Hyperlink"/>
            <w:noProof/>
          </w:rPr>
          <w:t>6.3 Content Management</w:t>
        </w:r>
        <w:r w:rsidR="00AC4B41">
          <w:rPr>
            <w:noProof/>
            <w:webHidden/>
          </w:rPr>
          <w:tab/>
        </w:r>
        <w:r w:rsidR="00AC4B41">
          <w:rPr>
            <w:noProof/>
            <w:webHidden/>
          </w:rPr>
          <w:fldChar w:fldCharType="begin"/>
        </w:r>
        <w:r w:rsidR="00AC4B41">
          <w:rPr>
            <w:noProof/>
            <w:webHidden/>
          </w:rPr>
          <w:instrText xml:space="preserve"> PAGEREF _Toc490728964 \h </w:instrText>
        </w:r>
        <w:r w:rsidR="00AC4B41">
          <w:rPr>
            <w:noProof/>
            <w:webHidden/>
          </w:rPr>
        </w:r>
        <w:r w:rsidR="00AC4B41">
          <w:rPr>
            <w:noProof/>
            <w:webHidden/>
          </w:rPr>
          <w:fldChar w:fldCharType="separate"/>
        </w:r>
        <w:r w:rsidR="000A5A58">
          <w:rPr>
            <w:noProof/>
            <w:webHidden/>
          </w:rPr>
          <w:t>28</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5" w:history="1">
        <w:r w:rsidR="00AC4B41" w:rsidRPr="00E10540">
          <w:rPr>
            <w:rStyle w:val="Hyperlink"/>
            <w:noProof/>
          </w:rPr>
          <w:t>6.3.1 Content Delivery</w:t>
        </w:r>
        <w:r w:rsidR="00AC4B41">
          <w:rPr>
            <w:noProof/>
            <w:webHidden/>
          </w:rPr>
          <w:tab/>
        </w:r>
        <w:r w:rsidR="00AC4B41">
          <w:rPr>
            <w:noProof/>
            <w:webHidden/>
          </w:rPr>
          <w:fldChar w:fldCharType="begin"/>
        </w:r>
        <w:r w:rsidR="00AC4B41">
          <w:rPr>
            <w:noProof/>
            <w:webHidden/>
          </w:rPr>
          <w:instrText xml:space="preserve"> PAGEREF _Toc490728965 \h </w:instrText>
        </w:r>
        <w:r w:rsidR="00AC4B41">
          <w:rPr>
            <w:noProof/>
            <w:webHidden/>
          </w:rPr>
        </w:r>
        <w:r w:rsidR="00AC4B41">
          <w:rPr>
            <w:noProof/>
            <w:webHidden/>
          </w:rPr>
          <w:fldChar w:fldCharType="separate"/>
        </w:r>
        <w:r w:rsidR="000A5A58">
          <w:rPr>
            <w:noProof/>
            <w:webHidden/>
          </w:rPr>
          <w:t>28</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6" w:history="1">
        <w:r w:rsidR="00AC4B41" w:rsidRPr="00E10540">
          <w:rPr>
            <w:rStyle w:val="Hyperlink"/>
            <w:rFonts w:cs="Arial"/>
            <w:noProof/>
          </w:rPr>
          <w:t>6.3.2</w:t>
        </w:r>
        <w:r w:rsidR="00AC4B41" w:rsidRPr="00E10540">
          <w:rPr>
            <w:rStyle w:val="Hyperlink"/>
            <w:noProof/>
          </w:rPr>
          <w:t xml:space="preserve"> Advert signalling overview</w:t>
        </w:r>
        <w:r w:rsidR="00AC4B41">
          <w:rPr>
            <w:noProof/>
            <w:webHidden/>
          </w:rPr>
          <w:tab/>
        </w:r>
        <w:r w:rsidR="00AC4B41">
          <w:rPr>
            <w:noProof/>
            <w:webHidden/>
          </w:rPr>
          <w:fldChar w:fldCharType="begin"/>
        </w:r>
        <w:r w:rsidR="00AC4B41">
          <w:rPr>
            <w:noProof/>
            <w:webHidden/>
          </w:rPr>
          <w:instrText xml:space="preserve"> PAGEREF _Toc490728966 \h </w:instrText>
        </w:r>
        <w:r w:rsidR="00AC4B41">
          <w:rPr>
            <w:noProof/>
            <w:webHidden/>
          </w:rPr>
        </w:r>
        <w:r w:rsidR="00AC4B41">
          <w:rPr>
            <w:noProof/>
            <w:webHidden/>
          </w:rPr>
          <w:fldChar w:fldCharType="separate"/>
        </w:r>
        <w:r w:rsidR="000A5A58">
          <w:rPr>
            <w:noProof/>
            <w:webHidden/>
          </w:rPr>
          <w:t>28</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7" w:history="1">
        <w:r w:rsidR="00AC4B41" w:rsidRPr="00E10540">
          <w:rPr>
            <w:rStyle w:val="Hyperlink"/>
            <w:noProof/>
          </w:rPr>
          <w:t>6.3.3 Packaging Content for Advert Insertion.</w:t>
        </w:r>
        <w:r w:rsidR="00AC4B41">
          <w:rPr>
            <w:noProof/>
            <w:webHidden/>
          </w:rPr>
          <w:tab/>
        </w:r>
        <w:r w:rsidR="00AC4B41">
          <w:rPr>
            <w:noProof/>
            <w:webHidden/>
          </w:rPr>
          <w:fldChar w:fldCharType="begin"/>
        </w:r>
        <w:r w:rsidR="00AC4B41">
          <w:rPr>
            <w:noProof/>
            <w:webHidden/>
          </w:rPr>
          <w:instrText xml:space="preserve"> PAGEREF _Toc490728967 \h </w:instrText>
        </w:r>
        <w:r w:rsidR="00AC4B41">
          <w:rPr>
            <w:noProof/>
            <w:webHidden/>
          </w:rPr>
        </w:r>
        <w:r w:rsidR="00AC4B41">
          <w:rPr>
            <w:noProof/>
            <w:webHidden/>
          </w:rPr>
          <w:fldChar w:fldCharType="separate"/>
        </w:r>
        <w:r w:rsidR="000A5A58">
          <w:rPr>
            <w:noProof/>
            <w:webHidden/>
          </w:rPr>
          <w:t>29</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8" w:history="1">
        <w:r w:rsidR="00AC4B41" w:rsidRPr="00E10540">
          <w:rPr>
            <w:rStyle w:val="Hyperlink"/>
            <w:noProof/>
          </w:rPr>
          <w:t>6.3.4 SCTE35 Processing in VSPP</w:t>
        </w:r>
        <w:r w:rsidR="00AC4B41">
          <w:rPr>
            <w:noProof/>
            <w:webHidden/>
          </w:rPr>
          <w:tab/>
        </w:r>
        <w:r w:rsidR="00AC4B41">
          <w:rPr>
            <w:noProof/>
            <w:webHidden/>
          </w:rPr>
          <w:fldChar w:fldCharType="begin"/>
        </w:r>
        <w:r w:rsidR="00AC4B41">
          <w:rPr>
            <w:noProof/>
            <w:webHidden/>
          </w:rPr>
          <w:instrText xml:space="preserve"> PAGEREF _Toc490728968 \h </w:instrText>
        </w:r>
        <w:r w:rsidR="00AC4B41">
          <w:rPr>
            <w:noProof/>
            <w:webHidden/>
          </w:rPr>
        </w:r>
        <w:r w:rsidR="00AC4B41">
          <w:rPr>
            <w:noProof/>
            <w:webHidden/>
          </w:rPr>
          <w:fldChar w:fldCharType="separate"/>
        </w:r>
        <w:r w:rsidR="000A5A58">
          <w:rPr>
            <w:noProof/>
            <w:webHidden/>
          </w:rPr>
          <w:t>29</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69" w:history="1">
        <w:r w:rsidR="00AC4B41" w:rsidRPr="00E10540">
          <w:rPr>
            <w:rStyle w:val="Hyperlink"/>
            <w:noProof/>
          </w:rPr>
          <w:t>6.3.5 Asset Management &amp; Metadata</w:t>
        </w:r>
        <w:r w:rsidR="00AC4B41">
          <w:rPr>
            <w:noProof/>
            <w:webHidden/>
          </w:rPr>
          <w:tab/>
        </w:r>
        <w:r w:rsidR="00AC4B41">
          <w:rPr>
            <w:noProof/>
            <w:webHidden/>
          </w:rPr>
          <w:fldChar w:fldCharType="begin"/>
        </w:r>
        <w:r w:rsidR="00AC4B41">
          <w:rPr>
            <w:noProof/>
            <w:webHidden/>
          </w:rPr>
          <w:instrText xml:space="preserve"> PAGEREF _Toc490728969 \h </w:instrText>
        </w:r>
        <w:r w:rsidR="00AC4B41">
          <w:rPr>
            <w:noProof/>
            <w:webHidden/>
          </w:rPr>
        </w:r>
        <w:r w:rsidR="00AC4B41">
          <w:rPr>
            <w:noProof/>
            <w:webHidden/>
          </w:rPr>
          <w:fldChar w:fldCharType="separate"/>
        </w:r>
        <w:r w:rsidR="000A5A58">
          <w:rPr>
            <w:noProof/>
            <w:webHidden/>
          </w:rPr>
          <w:t>29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70" w:history="1">
        <w:r w:rsidR="00AC4B41" w:rsidRPr="00E10540">
          <w:rPr>
            <w:rStyle w:val="Hyperlink"/>
            <w:noProof/>
          </w:rPr>
          <w:t>6.3.5.1 Assets management</w:t>
        </w:r>
        <w:r w:rsidR="00AC4B41">
          <w:rPr>
            <w:noProof/>
            <w:webHidden/>
          </w:rPr>
          <w:tab/>
        </w:r>
        <w:r w:rsidR="00AC4B41">
          <w:rPr>
            <w:noProof/>
            <w:webHidden/>
          </w:rPr>
          <w:fldChar w:fldCharType="begin"/>
        </w:r>
        <w:r w:rsidR="00AC4B41">
          <w:rPr>
            <w:noProof/>
            <w:webHidden/>
          </w:rPr>
          <w:instrText xml:space="preserve"> PAGEREF _Toc490728970 \h </w:instrText>
        </w:r>
        <w:r w:rsidR="00AC4B41">
          <w:rPr>
            <w:noProof/>
            <w:webHidden/>
          </w:rPr>
        </w:r>
        <w:r w:rsidR="00AC4B41">
          <w:rPr>
            <w:noProof/>
            <w:webHidden/>
          </w:rPr>
          <w:fldChar w:fldCharType="separate"/>
        </w:r>
        <w:r w:rsidR="000A5A58">
          <w:rPr>
            <w:noProof/>
            <w:webHidden/>
          </w:rPr>
          <w:t>29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71" w:history="1">
        <w:r w:rsidR="00AC4B41" w:rsidRPr="00E10540">
          <w:rPr>
            <w:rStyle w:val="Hyperlink"/>
            <w:noProof/>
          </w:rPr>
          <w:t>6.3.5.2 Presentation on STB</w:t>
        </w:r>
        <w:r w:rsidR="00AC4B41">
          <w:rPr>
            <w:noProof/>
            <w:webHidden/>
          </w:rPr>
          <w:tab/>
        </w:r>
        <w:r w:rsidR="00AC4B41">
          <w:rPr>
            <w:noProof/>
            <w:webHidden/>
          </w:rPr>
          <w:fldChar w:fldCharType="begin"/>
        </w:r>
        <w:r w:rsidR="00AC4B41">
          <w:rPr>
            <w:noProof/>
            <w:webHidden/>
          </w:rPr>
          <w:instrText xml:space="preserve"> PAGEREF _Toc490728971 \h </w:instrText>
        </w:r>
        <w:r w:rsidR="00AC4B41">
          <w:rPr>
            <w:noProof/>
            <w:webHidden/>
          </w:rPr>
        </w:r>
        <w:r w:rsidR="00AC4B41">
          <w:rPr>
            <w:noProof/>
            <w:webHidden/>
          </w:rPr>
          <w:fldChar w:fldCharType="separate"/>
        </w:r>
        <w:r w:rsidR="000A5A58">
          <w:rPr>
            <w:noProof/>
            <w:webHidden/>
          </w:rPr>
          <w:t>30</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72" w:history="1">
        <w:r w:rsidR="00AC4B41" w:rsidRPr="00E10540">
          <w:rPr>
            <w:rStyle w:val="Hyperlink"/>
            <w:noProof/>
            <w:lang w:val="en-US" w:eastAsia="en-GB"/>
          </w:rPr>
          <w:t>6.3.5.3 Interior Break Data</w:t>
        </w:r>
        <w:r w:rsidR="00AC4B41">
          <w:rPr>
            <w:noProof/>
            <w:webHidden/>
          </w:rPr>
          <w:tab/>
        </w:r>
        <w:r w:rsidR="00AC4B41">
          <w:rPr>
            <w:noProof/>
            <w:webHidden/>
          </w:rPr>
          <w:fldChar w:fldCharType="begin"/>
        </w:r>
        <w:r w:rsidR="00AC4B41">
          <w:rPr>
            <w:noProof/>
            <w:webHidden/>
          </w:rPr>
          <w:instrText xml:space="preserve"> PAGEREF _Toc490728972 \h </w:instrText>
        </w:r>
        <w:r w:rsidR="00AC4B41">
          <w:rPr>
            <w:noProof/>
            <w:webHidden/>
          </w:rPr>
        </w:r>
        <w:r w:rsidR="00AC4B41">
          <w:rPr>
            <w:noProof/>
            <w:webHidden/>
          </w:rPr>
          <w:fldChar w:fldCharType="separate"/>
        </w:r>
        <w:r w:rsidR="000A5A58">
          <w:rPr>
            <w:noProof/>
            <w:webHidden/>
          </w:rPr>
          <w:t>30</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73" w:history="1">
        <w:r w:rsidR="00AC4B41" w:rsidRPr="00E10540">
          <w:rPr>
            <w:rStyle w:val="Hyperlink"/>
            <w:noProof/>
          </w:rPr>
          <w:t>6.3.5.4 Encoding type table</w:t>
        </w:r>
        <w:r w:rsidR="00AC4B41">
          <w:rPr>
            <w:noProof/>
            <w:webHidden/>
          </w:rPr>
          <w:tab/>
        </w:r>
        <w:r w:rsidR="00AC4B41">
          <w:rPr>
            <w:noProof/>
            <w:webHidden/>
          </w:rPr>
          <w:fldChar w:fldCharType="begin"/>
        </w:r>
        <w:r w:rsidR="00AC4B41">
          <w:rPr>
            <w:noProof/>
            <w:webHidden/>
          </w:rPr>
          <w:instrText xml:space="preserve"> PAGEREF _Toc490728973 \h </w:instrText>
        </w:r>
        <w:r w:rsidR="00AC4B41">
          <w:rPr>
            <w:noProof/>
            <w:webHidden/>
          </w:rPr>
        </w:r>
        <w:r w:rsidR="00AC4B41">
          <w:rPr>
            <w:noProof/>
            <w:webHidden/>
          </w:rPr>
          <w:fldChar w:fldCharType="separate"/>
        </w:r>
        <w:r w:rsidR="000A5A58">
          <w:rPr>
            <w:noProof/>
            <w:webHidden/>
          </w:rPr>
          <w:t>31</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74" w:history="1">
        <w:r w:rsidR="00AC4B41" w:rsidRPr="00E10540">
          <w:rPr>
            <w:rStyle w:val="Hyperlink"/>
            <w:rFonts w:eastAsiaTheme="minorHAnsi"/>
            <w:noProof/>
          </w:rPr>
          <w:t>6.3.5.5 Asset Identification</w:t>
        </w:r>
        <w:r w:rsidR="00AC4B41">
          <w:rPr>
            <w:noProof/>
            <w:webHidden/>
          </w:rPr>
          <w:tab/>
        </w:r>
        <w:r w:rsidR="00AC4B41">
          <w:rPr>
            <w:noProof/>
            <w:webHidden/>
          </w:rPr>
          <w:fldChar w:fldCharType="begin"/>
        </w:r>
        <w:r w:rsidR="00AC4B41">
          <w:rPr>
            <w:noProof/>
            <w:webHidden/>
          </w:rPr>
          <w:instrText xml:space="preserve"> PAGEREF _Toc490728974 \h </w:instrText>
        </w:r>
        <w:r w:rsidR="00AC4B41">
          <w:rPr>
            <w:noProof/>
            <w:webHidden/>
          </w:rPr>
        </w:r>
        <w:r w:rsidR="00AC4B41">
          <w:rPr>
            <w:noProof/>
            <w:webHidden/>
          </w:rPr>
          <w:fldChar w:fldCharType="separate"/>
        </w:r>
        <w:r w:rsidR="000A5A58">
          <w:rPr>
            <w:noProof/>
            <w:webHidden/>
          </w:rPr>
          <w:t>31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75" w:history="1">
        <w:r w:rsidR="00AC4B41" w:rsidRPr="00E10540">
          <w:rPr>
            <w:rStyle w:val="Hyperlink"/>
            <w:rFonts w:eastAsiaTheme="minorHAnsi"/>
            <w:noProof/>
          </w:rPr>
          <w:t>6.3.6 Matching Ad Content to Main Content</w:t>
        </w:r>
        <w:r w:rsidR="00AC4B41">
          <w:rPr>
            <w:noProof/>
            <w:webHidden/>
          </w:rPr>
          <w:tab/>
        </w:r>
        <w:r w:rsidR="00AC4B41">
          <w:rPr>
            <w:noProof/>
            <w:webHidden/>
          </w:rPr>
          <w:fldChar w:fldCharType="begin"/>
        </w:r>
        <w:r w:rsidR="00AC4B41">
          <w:rPr>
            <w:noProof/>
            <w:webHidden/>
          </w:rPr>
          <w:instrText xml:space="preserve"> PAGEREF _Toc490728975 \h </w:instrText>
        </w:r>
        <w:r w:rsidR="00AC4B41">
          <w:rPr>
            <w:noProof/>
            <w:webHidden/>
          </w:rPr>
        </w:r>
        <w:r w:rsidR="00AC4B41">
          <w:rPr>
            <w:noProof/>
            <w:webHidden/>
          </w:rPr>
          <w:fldChar w:fldCharType="separate"/>
        </w:r>
        <w:r w:rsidR="000A5A58">
          <w:rPr>
            <w:noProof/>
            <w:webHidden/>
          </w:rPr>
          <w:t>31</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76" w:history="1">
        <w:r w:rsidR="00AC4B41" w:rsidRPr="00E10540">
          <w:rPr>
            <w:rStyle w:val="Hyperlink"/>
            <w:noProof/>
          </w:rPr>
          <w:t>6.4 Content Processing in VSPP</w:t>
        </w:r>
        <w:r w:rsidR="00AC4B41">
          <w:rPr>
            <w:noProof/>
            <w:webHidden/>
          </w:rPr>
          <w:tab/>
        </w:r>
        <w:r w:rsidR="00AC4B41">
          <w:rPr>
            <w:noProof/>
            <w:webHidden/>
          </w:rPr>
          <w:fldChar w:fldCharType="begin"/>
        </w:r>
        <w:r w:rsidR="00AC4B41">
          <w:rPr>
            <w:noProof/>
            <w:webHidden/>
          </w:rPr>
          <w:instrText xml:space="preserve"> PAGEREF _Toc490728976 \h </w:instrText>
        </w:r>
        <w:r w:rsidR="00AC4B41">
          <w:rPr>
            <w:noProof/>
            <w:webHidden/>
          </w:rPr>
        </w:r>
        <w:r w:rsidR="00AC4B41">
          <w:rPr>
            <w:noProof/>
            <w:webHidden/>
          </w:rPr>
          <w:fldChar w:fldCharType="separate"/>
        </w:r>
        <w:r w:rsidR="000A5A58">
          <w:rPr>
            <w:noProof/>
            <w:webHidden/>
          </w:rPr>
          <w:t>33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77" w:history="1">
        <w:r w:rsidR="00AC4B41" w:rsidRPr="00E10540">
          <w:rPr>
            <w:rStyle w:val="Hyperlink"/>
            <w:noProof/>
          </w:rPr>
          <w:t>6.4.1 Flow</w:t>
        </w:r>
        <w:r w:rsidR="00AC4B41">
          <w:rPr>
            <w:noProof/>
            <w:webHidden/>
          </w:rPr>
          <w:tab/>
        </w:r>
        <w:r w:rsidR="00AC4B41">
          <w:rPr>
            <w:noProof/>
            <w:webHidden/>
          </w:rPr>
          <w:fldChar w:fldCharType="begin"/>
        </w:r>
        <w:r w:rsidR="00AC4B41">
          <w:rPr>
            <w:noProof/>
            <w:webHidden/>
          </w:rPr>
          <w:instrText xml:space="preserve"> PAGEREF _Toc490728977 \h </w:instrText>
        </w:r>
        <w:r w:rsidR="00AC4B41">
          <w:rPr>
            <w:noProof/>
            <w:webHidden/>
          </w:rPr>
        </w:r>
        <w:r w:rsidR="00AC4B41">
          <w:rPr>
            <w:noProof/>
            <w:webHidden/>
          </w:rPr>
          <w:fldChar w:fldCharType="separate"/>
        </w:r>
        <w:r w:rsidR="000A5A58">
          <w:rPr>
            <w:noProof/>
            <w:webHidden/>
          </w:rPr>
          <w:t>33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78" w:history="1">
        <w:r w:rsidR="00AC4B41" w:rsidRPr="00E10540">
          <w:rPr>
            <w:rStyle w:val="Hyperlink"/>
            <w:noProof/>
          </w:rPr>
          <w:t>6.4.2 Sequence</w:t>
        </w:r>
        <w:r w:rsidR="00AC4B41">
          <w:rPr>
            <w:noProof/>
            <w:webHidden/>
          </w:rPr>
          <w:tab/>
        </w:r>
        <w:r w:rsidR="00AC4B41">
          <w:rPr>
            <w:noProof/>
            <w:webHidden/>
          </w:rPr>
          <w:fldChar w:fldCharType="begin"/>
        </w:r>
        <w:r w:rsidR="00AC4B41">
          <w:rPr>
            <w:noProof/>
            <w:webHidden/>
          </w:rPr>
          <w:instrText xml:space="preserve"> PAGEREF _Toc490728978 \h </w:instrText>
        </w:r>
        <w:r w:rsidR="00AC4B41">
          <w:rPr>
            <w:noProof/>
            <w:webHidden/>
          </w:rPr>
        </w:r>
        <w:r w:rsidR="00AC4B41">
          <w:rPr>
            <w:noProof/>
            <w:webHidden/>
          </w:rPr>
          <w:fldChar w:fldCharType="separate"/>
        </w:r>
        <w:r w:rsidR="000A5A58">
          <w:rPr>
            <w:noProof/>
            <w:webHidden/>
          </w:rPr>
          <w:t>34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79" w:history="1">
        <w:r w:rsidR="00AC4B41" w:rsidRPr="00E10540">
          <w:rPr>
            <w:rStyle w:val="Hyperlink"/>
            <w:noProof/>
          </w:rPr>
          <w:t>6.4.3 SeaChange to VSPP Messaging</w:t>
        </w:r>
        <w:r w:rsidR="00AC4B41">
          <w:rPr>
            <w:noProof/>
            <w:webHidden/>
          </w:rPr>
          <w:tab/>
        </w:r>
        <w:r w:rsidR="00AC4B41">
          <w:rPr>
            <w:noProof/>
            <w:webHidden/>
          </w:rPr>
          <w:fldChar w:fldCharType="begin"/>
        </w:r>
        <w:r w:rsidR="00AC4B41">
          <w:rPr>
            <w:noProof/>
            <w:webHidden/>
          </w:rPr>
          <w:instrText xml:space="preserve"> PAGEREF _Toc490728979 \h </w:instrText>
        </w:r>
        <w:r w:rsidR="00AC4B41">
          <w:rPr>
            <w:noProof/>
            <w:webHidden/>
          </w:rPr>
        </w:r>
        <w:r w:rsidR="00AC4B41">
          <w:rPr>
            <w:noProof/>
            <w:webHidden/>
          </w:rPr>
          <w:fldChar w:fldCharType="separate"/>
        </w:r>
        <w:r w:rsidR="000A5A58">
          <w:rPr>
            <w:noProof/>
            <w:webHidden/>
          </w:rPr>
          <w:t>34</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0" w:history="1">
        <w:r w:rsidR="00AC4B41" w:rsidRPr="00E10540">
          <w:rPr>
            <w:rStyle w:val="Hyperlink"/>
            <w:noProof/>
          </w:rPr>
          <w:t>6.4.3.1 Ingest Notification</w:t>
        </w:r>
        <w:r w:rsidR="00AC4B41">
          <w:rPr>
            <w:noProof/>
            <w:webHidden/>
          </w:rPr>
          <w:tab/>
        </w:r>
        <w:r w:rsidR="00AC4B41">
          <w:rPr>
            <w:noProof/>
            <w:webHidden/>
          </w:rPr>
          <w:fldChar w:fldCharType="begin"/>
        </w:r>
        <w:r w:rsidR="00AC4B41">
          <w:rPr>
            <w:noProof/>
            <w:webHidden/>
          </w:rPr>
          <w:instrText xml:space="preserve"> PAGEREF _Toc490728980 \h </w:instrText>
        </w:r>
        <w:r w:rsidR="00AC4B41">
          <w:rPr>
            <w:noProof/>
            <w:webHidden/>
          </w:rPr>
        </w:r>
        <w:r w:rsidR="00AC4B41">
          <w:rPr>
            <w:noProof/>
            <w:webHidden/>
          </w:rPr>
          <w:fldChar w:fldCharType="separate"/>
        </w:r>
        <w:r w:rsidR="000A5A58">
          <w:rPr>
            <w:noProof/>
            <w:webHidden/>
          </w:rPr>
          <w:t>34</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1" w:history="1">
        <w:r w:rsidR="00AC4B41" w:rsidRPr="00E10540">
          <w:rPr>
            <w:rStyle w:val="Hyperlink"/>
            <w:noProof/>
          </w:rPr>
          <w:t>6.4.3.2 Status Poll</w:t>
        </w:r>
        <w:r w:rsidR="00AC4B41">
          <w:rPr>
            <w:noProof/>
            <w:webHidden/>
          </w:rPr>
          <w:tab/>
        </w:r>
        <w:r w:rsidR="00AC4B41">
          <w:rPr>
            <w:noProof/>
            <w:webHidden/>
          </w:rPr>
          <w:fldChar w:fldCharType="begin"/>
        </w:r>
        <w:r w:rsidR="00AC4B41">
          <w:rPr>
            <w:noProof/>
            <w:webHidden/>
          </w:rPr>
          <w:instrText xml:space="preserve"> PAGEREF _Toc490728981 \h </w:instrText>
        </w:r>
        <w:r w:rsidR="00AC4B41">
          <w:rPr>
            <w:noProof/>
            <w:webHidden/>
          </w:rPr>
        </w:r>
        <w:r w:rsidR="00AC4B41">
          <w:rPr>
            <w:noProof/>
            <w:webHidden/>
          </w:rPr>
          <w:fldChar w:fldCharType="separate"/>
        </w:r>
        <w:r w:rsidR="000A5A58">
          <w:rPr>
            <w:noProof/>
            <w:webHidden/>
          </w:rPr>
          <w:t>35</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2" w:history="1">
        <w:r w:rsidR="00AC4B41" w:rsidRPr="00E10540">
          <w:rPr>
            <w:rStyle w:val="Hyperlink"/>
            <w:noProof/>
          </w:rPr>
          <w:t>6.4.3.3 Essences</w:t>
        </w:r>
        <w:r w:rsidR="00AC4B41">
          <w:rPr>
            <w:noProof/>
            <w:webHidden/>
          </w:rPr>
          <w:tab/>
        </w:r>
        <w:r w:rsidR="00AC4B41">
          <w:rPr>
            <w:noProof/>
            <w:webHidden/>
          </w:rPr>
          <w:fldChar w:fldCharType="begin"/>
        </w:r>
        <w:r w:rsidR="00AC4B41">
          <w:rPr>
            <w:noProof/>
            <w:webHidden/>
          </w:rPr>
          <w:instrText xml:space="preserve"> PAGEREF _Toc490728982 \h </w:instrText>
        </w:r>
        <w:r w:rsidR="00AC4B41">
          <w:rPr>
            <w:noProof/>
            <w:webHidden/>
          </w:rPr>
        </w:r>
        <w:r w:rsidR="00AC4B41">
          <w:rPr>
            <w:noProof/>
            <w:webHidden/>
          </w:rPr>
          <w:fldChar w:fldCharType="separate"/>
        </w:r>
        <w:r w:rsidR="000A5A58">
          <w:rPr>
            <w:noProof/>
            <w:webHidden/>
          </w:rPr>
          <w:t>36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3" w:history="1">
        <w:r w:rsidR="00AC4B41" w:rsidRPr="00E10540">
          <w:rPr>
            <w:rStyle w:val="Hyperlink"/>
            <w:noProof/>
          </w:rPr>
          <w:t>6.4.3.4 Update Notification</w:t>
        </w:r>
        <w:r w:rsidR="00AC4B41">
          <w:rPr>
            <w:noProof/>
            <w:webHidden/>
          </w:rPr>
          <w:tab/>
        </w:r>
        <w:r w:rsidR="00AC4B41">
          <w:rPr>
            <w:noProof/>
            <w:webHidden/>
          </w:rPr>
          <w:fldChar w:fldCharType="begin"/>
        </w:r>
        <w:r w:rsidR="00AC4B41">
          <w:rPr>
            <w:noProof/>
            <w:webHidden/>
          </w:rPr>
          <w:instrText xml:space="preserve"> PAGEREF _Toc490728983 \h </w:instrText>
        </w:r>
        <w:r w:rsidR="00AC4B41">
          <w:rPr>
            <w:noProof/>
            <w:webHidden/>
          </w:rPr>
        </w:r>
        <w:r w:rsidR="00AC4B41">
          <w:rPr>
            <w:noProof/>
            <w:webHidden/>
          </w:rPr>
          <w:fldChar w:fldCharType="separate"/>
        </w:r>
        <w:r w:rsidR="000A5A58">
          <w:rPr>
            <w:noProof/>
            <w:webHidden/>
          </w:rPr>
          <w:t>36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4" w:history="1">
        <w:r w:rsidR="00AC4B41" w:rsidRPr="00E10540">
          <w:rPr>
            <w:rStyle w:val="Hyperlink"/>
            <w:noProof/>
          </w:rPr>
          <w:t>6.4.3.5 Delete Notification</w:t>
        </w:r>
        <w:r w:rsidR="00AC4B41">
          <w:rPr>
            <w:noProof/>
            <w:webHidden/>
          </w:rPr>
          <w:tab/>
        </w:r>
        <w:r w:rsidR="00AC4B41">
          <w:rPr>
            <w:noProof/>
            <w:webHidden/>
          </w:rPr>
          <w:fldChar w:fldCharType="begin"/>
        </w:r>
        <w:r w:rsidR="00AC4B41">
          <w:rPr>
            <w:noProof/>
            <w:webHidden/>
          </w:rPr>
          <w:instrText xml:space="preserve"> PAGEREF _Toc490728984 \h </w:instrText>
        </w:r>
        <w:r w:rsidR="00AC4B41">
          <w:rPr>
            <w:noProof/>
            <w:webHidden/>
          </w:rPr>
        </w:r>
        <w:r w:rsidR="00AC4B41">
          <w:rPr>
            <w:noProof/>
            <w:webHidden/>
          </w:rPr>
          <w:fldChar w:fldCharType="separate"/>
        </w:r>
        <w:r w:rsidR="000A5A58">
          <w:rPr>
            <w:noProof/>
            <w:webHidden/>
          </w:rPr>
          <w:t>36</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85" w:history="1">
        <w:r w:rsidR="00AC4B41" w:rsidRPr="00E10540">
          <w:rPr>
            <w:rStyle w:val="Hyperlink"/>
            <w:noProof/>
          </w:rPr>
          <w:t>6.5 Metadata Delivery to Cadent</w:t>
        </w:r>
        <w:r w:rsidR="00AC4B41">
          <w:rPr>
            <w:noProof/>
            <w:webHidden/>
          </w:rPr>
          <w:tab/>
        </w:r>
        <w:r w:rsidR="00AC4B41">
          <w:rPr>
            <w:noProof/>
            <w:webHidden/>
          </w:rPr>
          <w:fldChar w:fldCharType="begin"/>
        </w:r>
        <w:r w:rsidR="00AC4B41">
          <w:rPr>
            <w:noProof/>
            <w:webHidden/>
          </w:rPr>
          <w:instrText xml:space="preserve"> PAGEREF _Toc490728985 \h </w:instrText>
        </w:r>
        <w:r w:rsidR="00AC4B41">
          <w:rPr>
            <w:noProof/>
            <w:webHidden/>
          </w:rPr>
        </w:r>
        <w:r w:rsidR="00AC4B41">
          <w:rPr>
            <w:noProof/>
            <w:webHidden/>
          </w:rPr>
          <w:fldChar w:fldCharType="separate"/>
        </w:r>
        <w:r w:rsidR="000A5A58">
          <w:rPr>
            <w:noProof/>
            <w:webHidden/>
          </w:rPr>
          <w:t>37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86" w:history="1">
        <w:r w:rsidR="00AC4B41" w:rsidRPr="00E10540">
          <w:rPr>
            <w:rStyle w:val="Hyperlink"/>
            <w:noProof/>
          </w:rPr>
          <w:t>6.5.1 Sequence</w:t>
        </w:r>
        <w:r w:rsidR="00AC4B41">
          <w:rPr>
            <w:noProof/>
            <w:webHidden/>
          </w:rPr>
          <w:tab/>
        </w:r>
        <w:r w:rsidR="00AC4B41">
          <w:rPr>
            <w:noProof/>
            <w:webHidden/>
          </w:rPr>
          <w:fldChar w:fldCharType="begin"/>
        </w:r>
        <w:r w:rsidR="00AC4B41">
          <w:rPr>
            <w:noProof/>
            <w:webHidden/>
          </w:rPr>
          <w:instrText xml:space="preserve"> PAGEREF _Toc490728986 \h </w:instrText>
        </w:r>
        <w:r w:rsidR="00AC4B41">
          <w:rPr>
            <w:noProof/>
            <w:webHidden/>
          </w:rPr>
        </w:r>
        <w:r w:rsidR="00AC4B41">
          <w:rPr>
            <w:noProof/>
            <w:webHidden/>
          </w:rPr>
          <w:fldChar w:fldCharType="separate"/>
        </w:r>
        <w:r w:rsidR="000A5A58">
          <w:rPr>
            <w:noProof/>
            <w:webHidden/>
          </w:rPr>
          <w:t>38</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7" w:history="1">
        <w:r w:rsidR="00AC4B41" w:rsidRPr="00E10540">
          <w:rPr>
            <w:rStyle w:val="Hyperlink"/>
            <w:noProof/>
          </w:rPr>
          <w:t>6.5.1.1 SeaChange Changes</w:t>
        </w:r>
        <w:r w:rsidR="00AC4B41">
          <w:rPr>
            <w:noProof/>
            <w:webHidden/>
          </w:rPr>
          <w:tab/>
        </w:r>
        <w:r w:rsidR="00AC4B41">
          <w:rPr>
            <w:noProof/>
            <w:webHidden/>
          </w:rPr>
          <w:fldChar w:fldCharType="begin"/>
        </w:r>
        <w:r w:rsidR="00AC4B41">
          <w:rPr>
            <w:noProof/>
            <w:webHidden/>
          </w:rPr>
          <w:instrText xml:space="preserve"> PAGEREF _Toc490728987 \h </w:instrText>
        </w:r>
        <w:r w:rsidR="00AC4B41">
          <w:rPr>
            <w:noProof/>
            <w:webHidden/>
          </w:rPr>
        </w:r>
        <w:r w:rsidR="00AC4B41">
          <w:rPr>
            <w:noProof/>
            <w:webHidden/>
          </w:rPr>
          <w:fldChar w:fldCharType="separate"/>
        </w:r>
        <w:r w:rsidR="000A5A58">
          <w:rPr>
            <w:noProof/>
            <w:webHidden/>
          </w:rPr>
          <w:t>39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8" w:history="1">
        <w:r w:rsidR="00AC4B41" w:rsidRPr="00E10540">
          <w:rPr>
            <w:rStyle w:val="Hyperlink"/>
            <w:noProof/>
          </w:rPr>
          <w:t>6.5.1.2 Processing and Filtering</w:t>
        </w:r>
        <w:r w:rsidR="00AC4B41">
          <w:rPr>
            <w:noProof/>
            <w:webHidden/>
          </w:rPr>
          <w:tab/>
        </w:r>
        <w:r w:rsidR="00AC4B41">
          <w:rPr>
            <w:noProof/>
            <w:webHidden/>
          </w:rPr>
          <w:fldChar w:fldCharType="begin"/>
        </w:r>
        <w:r w:rsidR="00AC4B41">
          <w:rPr>
            <w:noProof/>
            <w:webHidden/>
          </w:rPr>
          <w:instrText xml:space="preserve"> PAGEREF _Toc490728988 \h </w:instrText>
        </w:r>
        <w:r w:rsidR="00AC4B41">
          <w:rPr>
            <w:noProof/>
            <w:webHidden/>
          </w:rPr>
        </w:r>
        <w:r w:rsidR="00AC4B41">
          <w:rPr>
            <w:noProof/>
            <w:webHidden/>
          </w:rPr>
          <w:fldChar w:fldCharType="separate"/>
        </w:r>
        <w:r w:rsidR="000A5A58">
          <w:rPr>
            <w:noProof/>
            <w:webHidden/>
          </w:rPr>
          <w:t>39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89" w:history="1">
        <w:r w:rsidR="00AC4B41" w:rsidRPr="00E10540">
          <w:rPr>
            <w:rStyle w:val="Hyperlink"/>
            <w:noProof/>
          </w:rPr>
          <w:t>6.5.1.3 Updates</w:t>
        </w:r>
        <w:r w:rsidR="00AC4B41">
          <w:rPr>
            <w:noProof/>
            <w:webHidden/>
          </w:rPr>
          <w:tab/>
        </w:r>
        <w:r w:rsidR="00AC4B41">
          <w:rPr>
            <w:noProof/>
            <w:webHidden/>
          </w:rPr>
          <w:fldChar w:fldCharType="begin"/>
        </w:r>
        <w:r w:rsidR="00AC4B41">
          <w:rPr>
            <w:noProof/>
            <w:webHidden/>
          </w:rPr>
          <w:instrText xml:space="preserve"> PAGEREF _Toc490728989 \h </w:instrText>
        </w:r>
        <w:r w:rsidR="00AC4B41">
          <w:rPr>
            <w:noProof/>
            <w:webHidden/>
          </w:rPr>
        </w:r>
        <w:r w:rsidR="00AC4B41">
          <w:rPr>
            <w:noProof/>
            <w:webHidden/>
          </w:rPr>
          <w:fldChar w:fldCharType="separate"/>
        </w:r>
        <w:r w:rsidR="000A5A58">
          <w:rPr>
            <w:noProof/>
            <w:webHidden/>
          </w:rPr>
          <w:t>39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0" w:history="1">
        <w:r w:rsidR="00AC4B41" w:rsidRPr="00E10540">
          <w:rPr>
            <w:rStyle w:val="Hyperlink"/>
            <w:noProof/>
          </w:rPr>
          <w:t>6.5.1.4 Deletions</w:t>
        </w:r>
        <w:r w:rsidR="00AC4B41">
          <w:rPr>
            <w:noProof/>
            <w:webHidden/>
          </w:rPr>
          <w:tab/>
        </w:r>
        <w:r w:rsidR="00AC4B41">
          <w:rPr>
            <w:noProof/>
            <w:webHidden/>
          </w:rPr>
          <w:fldChar w:fldCharType="begin"/>
        </w:r>
        <w:r w:rsidR="00AC4B41">
          <w:rPr>
            <w:noProof/>
            <w:webHidden/>
          </w:rPr>
          <w:instrText xml:space="preserve"> PAGEREF _Toc490728990 \h </w:instrText>
        </w:r>
        <w:r w:rsidR="00AC4B41">
          <w:rPr>
            <w:noProof/>
            <w:webHidden/>
          </w:rPr>
        </w:r>
        <w:r w:rsidR="00AC4B41">
          <w:rPr>
            <w:noProof/>
            <w:webHidden/>
          </w:rPr>
          <w:fldChar w:fldCharType="separate"/>
        </w:r>
        <w:r w:rsidR="000A5A58">
          <w:rPr>
            <w:noProof/>
            <w:webHidden/>
          </w:rPr>
          <w:t>40</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1" w:history="1">
        <w:r w:rsidR="00AC4B41" w:rsidRPr="00E10540">
          <w:rPr>
            <w:rStyle w:val="Hyperlink"/>
            <w:noProof/>
          </w:rPr>
          <w:t>6.5.1.5 Sizing</w:t>
        </w:r>
        <w:r w:rsidR="00AC4B41">
          <w:rPr>
            <w:noProof/>
            <w:webHidden/>
          </w:rPr>
          <w:tab/>
        </w:r>
        <w:r w:rsidR="00AC4B41">
          <w:rPr>
            <w:noProof/>
            <w:webHidden/>
          </w:rPr>
          <w:fldChar w:fldCharType="begin"/>
        </w:r>
        <w:r w:rsidR="00AC4B41">
          <w:rPr>
            <w:noProof/>
            <w:webHidden/>
          </w:rPr>
          <w:instrText xml:space="preserve"> PAGEREF _Toc490728991 \h </w:instrText>
        </w:r>
        <w:r w:rsidR="00AC4B41">
          <w:rPr>
            <w:noProof/>
            <w:webHidden/>
          </w:rPr>
        </w:r>
        <w:r w:rsidR="00AC4B41">
          <w:rPr>
            <w:noProof/>
            <w:webHidden/>
          </w:rPr>
          <w:fldChar w:fldCharType="separate"/>
        </w:r>
        <w:r w:rsidR="000A5A58">
          <w:rPr>
            <w:noProof/>
            <w:webHidden/>
          </w:rPr>
          <w:t>40</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92" w:history="1">
        <w:r w:rsidR="00AC4B41" w:rsidRPr="00E10540">
          <w:rPr>
            <w:rStyle w:val="Hyperlink"/>
            <w:noProof/>
          </w:rPr>
          <w:t>6.5.2 Interface File Format</w:t>
        </w:r>
        <w:r w:rsidR="00AC4B41">
          <w:rPr>
            <w:noProof/>
            <w:webHidden/>
          </w:rPr>
          <w:tab/>
        </w:r>
        <w:r w:rsidR="00AC4B41">
          <w:rPr>
            <w:noProof/>
            <w:webHidden/>
          </w:rPr>
          <w:fldChar w:fldCharType="begin"/>
        </w:r>
        <w:r w:rsidR="00AC4B41">
          <w:rPr>
            <w:noProof/>
            <w:webHidden/>
          </w:rPr>
          <w:instrText xml:space="preserve"> PAGEREF _Toc490728992 \h </w:instrText>
        </w:r>
        <w:r w:rsidR="00AC4B41">
          <w:rPr>
            <w:noProof/>
            <w:webHidden/>
          </w:rPr>
        </w:r>
        <w:r w:rsidR="00AC4B41">
          <w:rPr>
            <w:noProof/>
            <w:webHidden/>
          </w:rPr>
          <w:fldChar w:fldCharType="separate"/>
        </w:r>
        <w:r w:rsidR="000A5A58">
          <w:rPr>
            <w:noProof/>
            <w:webHidden/>
          </w:rPr>
          <w:t>40</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3" w:history="1">
        <w:r w:rsidR="00AC4B41" w:rsidRPr="00E10540">
          <w:rPr>
            <w:rStyle w:val="Hyperlink"/>
            <w:noProof/>
          </w:rPr>
          <w:t>6.5.2.1 Structure</w:t>
        </w:r>
        <w:r w:rsidR="00AC4B41">
          <w:rPr>
            <w:noProof/>
            <w:webHidden/>
          </w:rPr>
          <w:tab/>
        </w:r>
        <w:r w:rsidR="00AC4B41">
          <w:rPr>
            <w:noProof/>
            <w:webHidden/>
          </w:rPr>
          <w:fldChar w:fldCharType="begin"/>
        </w:r>
        <w:r w:rsidR="00AC4B41">
          <w:rPr>
            <w:noProof/>
            <w:webHidden/>
          </w:rPr>
          <w:instrText xml:space="preserve"> PAGEREF _Toc490728993 \h </w:instrText>
        </w:r>
        <w:r w:rsidR="00AC4B41">
          <w:rPr>
            <w:noProof/>
            <w:webHidden/>
          </w:rPr>
        </w:r>
        <w:r w:rsidR="00AC4B41">
          <w:rPr>
            <w:noProof/>
            <w:webHidden/>
          </w:rPr>
          <w:fldChar w:fldCharType="separate"/>
        </w:r>
        <w:r w:rsidR="000A5A58">
          <w:rPr>
            <w:noProof/>
            <w:webHidden/>
          </w:rPr>
          <w:t>40</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4" w:history="1">
        <w:r w:rsidR="00AC4B41" w:rsidRPr="00E10540">
          <w:rPr>
            <w:rStyle w:val="Hyperlink"/>
            <w:noProof/>
          </w:rPr>
          <w:t>6.5.2.2 Key Data</w:t>
        </w:r>
        <w:r w:rsidR="00AC4B41">
          <w:rPr>
            <w:noProof/>
            <w:webHidden/>
          </w:rPr>
          <w:tab/>
        </w:r>
        <w:r w:rsidR="00AC4B41">
          <w:rPr>
            <w:noProof/>
            <w:webHidden/>
          </w:rPr>
          <w:fldChar w:fldCharType="begin"/>
        </w:r>
        <w:r w:rsidR="00AC4B41">
          <w:rPr>
            <w:noProof/>
            <w:webHidden/>
          </w:rPr>
          <w:instrText xml:space="preserve"> PAGEREF _Toc490728994 \h </w:instrText>
        </w:r>
        <w:r w:rsidR="00AC4B41">
          <w:rPr>
            <w:noProof/>
            <w:webHidden/>
          </w:rPr>
        </w:r>
        <w:r w:rsidR="00AC4B41">
          <w:rPr>
            <w:noProof/>
            <w:webHidden/>
          </w:rPr>
          <w:fldChar w:fldCharType="separate"/>
        </w:r>
        <w:r w:rsidR="000A5A58">
          <w:rPr>
            <w:noProof/>
            <w:webHidden/>
          </w:rPr>
          <w:t>41</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5" w:history="1">
        <w:r w:rsidR="00AC4B41" w:rsidRPr="00E10540">
          <w:rPr>
            <w:rStyle w:val="Hyperlink"/>
            <w:noProof/>
          </w:rPr>
          <w:t>6.5.2.3 Show and Series</w:t>
        </w:r>
        <w:r w:rsidR="00AC4B41">
          <w:rPr>
            <w:noProof/>
            <w:webHidden/>
          </w:rPr>
          <w:tab/>
        </w:r>
        <w:r w:rsidR="00AC4B41">
          <w:rPr>
            <w:noProof/>
            <w:webHidden/>
          </w:rPr>
          <w:fldChar w:fldCharType="begin"/>
        </w:r>
        <w:r w:rsidR="00AC4B41">
          <w:rPr>
            <w:noProof/>
            <w:webHidden/>
          </w:rPr>
          <w:instrText xml:space="preserve"> PAGEREF _Toc490728995 \h </w:instrText>
        </w:r>
        <w:r w:rsidR="00AC4B41">
          <w:rPr>
            <w:noProof/>
            <w:webHidden/>
          </w:rPr>
        </w:r>
        <w:r w:rsidR="00AC4B41">
          <w:rPr>
            <w:noProof/>
            <w:webHidden/>
          </w:rPr>
          <w:fldChar w:fldCharType="separate"/>
        </w:r>
        <w:r w:rsidR="000A5A58">
          <w:rPr>
            <w:noProof/>
            <w:webHidden/>
          </w:rPr>
          <w:t>48</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8996" w:history="1">
        <w:r w:rsidR="00AC4B41" w:rsidRPr="00E10540">
          <w:rPr>
            <w:rStyle w:val="Hyperlink"/>
            <w:noProof/>
          </w:rPr>
          <w:t>6.5.2.4 Example</w:t>
        </w:r>
        <w:r w:rsidR="00AC4B41">
          <w:rPr>
            <w:noProof/>
            <w:webHidden/>
          </w:rPr>
          <w:tab/>
        </w:r>
        <w:r w:rsidR="00AC4B41">
          <w:rPr>
            <w:noProof/>
            <w:webHidden/>
          </w:rPr>
          <w:fldChar w:fldCharType="begin"/>
        </w:r>
        <w:r w:rsidR="00AC4B41">
          <w:rPr>
            <w:noProof/>
            <w:webHidden/>
          </w:rPr>
          <w:instrText xml:space="preserve"> PAGEREF _Toc490728996 \h </w:instrText>
        </w:r>
        <w:r w:rsidR="00AC4B41">
          <w:rPr>
            <w:noProof/>
            <w:webHidden/>
          </w:rPr>
        </w:r>
        <w:r w:rsidR="00AC4B41">
          <w:rPr>
            <w:noProof/>
            <w:webHidden/>
          </w:rPr>
          <w:fldChar w:fldCharType="separate"/>
        </w:r>
        <w:r w:rsidR="000A5A58">
          <w:rPr>
            <w:noProof/>
            <w:webHidden/>
          </w:rPr>
          <w:t>49</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97" w:history="1">
        <w:r w:rsidR="00AC4B41" w:rsidRPr="00E10540">
          <w:rPr>
            <w:rStyle w:val="Hyperlink"/>
            <w:noProof/>
          </w:rPr>
          <w:t>6.5.3 URL Generation</w:t>
        </w:r>
        <w:r w:rsidR="00AC4B41">
          <w:rPr>
            <w:noProof/>
            <w:webHidden/>
          </w:rPr>
          <w:tab/>
        </w:r>
        <w:r w:rsidR="00AC4B41">
          <w:rPr>
            <w:noProof/>
            <w:webHidden/>
          </w:rPr>
          <w:fldChar w:fldCharType="begin"/>
        </w:r>
        <w:r w:rsidR="00AC4B41">
          <w:rPr>
            <w:noProof/>
            <w:webHidden/>
          </w:rPr>
          <w:instrText xml:space="preserve"> PAGEREF _Toc490728997 \h </w:instrText>
        </w:r>
        <w:r w:rsidR="00AC4B41">
          <w:rPr>
            <w:noProof/>
            <w:webHidden/>
          </w:rPr>
        </w:r>
        <w:r w:rsidR="00AC4B41">
          <w:rPr>
            <w:noProof/>
            <w:webHidden/>
          </w:rPr>
          <w:fldChar w:fldCharType="separate"/>
        </w:r>
        <w:r w:rsidR="000A5A58">
          <w:rPr>
            <w:noProof/>
            <w:webHidden/>
          </w:rPr>
          <w:t>53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8998" w:history="1">
        <w:r w:rsidR="00AC4B41" w:rsidRPr="00E10540">
          <w:rPr>
            <w:rStyle w:val="Hyperlink"/>
            <w:noProof/>
          </w:rPr>
          <w:t>6.6 Campaign Management &amp; Tracking</w:t>
        </w:r>
        <w:r w:rsidR="00AC4B41">
          <w:rPr>
            <w:noProof/>
            <w:webHidden/>
          </w:rPr>
          <w:tab/>
        </w:r>
        <w:r w:rsidR="00AC4B41">
          <w:rPr>
            <w:noProof/>
            <w:webHidden/>
          </w:rPr>
          <w:fldChar w:fldCharType="begin"/>
        </w:r>
        <w:r w:rsidR="00AC4B41">
          <w:rPr>
            <w:noProof/>
            <w:webHidden/>
          </w:rPr>
          <w:instrText xml:space="preserve"> PAGEREF _Toc490728998 \h </w:instrText>
        </w:r>
        <w:r w:rsidR="00AC4B41">
          <w:rPr>
            <w:noProof/>
            <w:webHidden/>
          </w:rPr>
        </w:r>
        <w:r w:rsidR="00AC4B41">
          <w:rPr>
            <w:noProof/>
            <w:webHidden/>
          </w:rPr>
          <w:fldChar w:fldCharType="separate"/>
        </w:r>
        <w:r w:rsidR="000A5A58">
          <w:rPr>
            <w:noProof/>
            <w:webHidden/>
          </w:rPr>
          <w:t>55</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8999" w:history="1">
        <w:r w:rsidR="00AC4B41" w:rsidRPr="00E10540">
          <w:rPr>
            <w:rStyle w:val="Hyperlink"/>
            <w:noProof/>
          </w:rPr>
          <w:t>6.6.1 BlackArrow Campaign Manager</w:t>
        </w:r>
        <w:r w:rsidR="00AC4B41">
          <w:rPr>
            <w:noProof/>
            <w:webHidden/>
          </w:rPr>
          <w:tab/>
        </w:r>
        <w:r w:rsidR="00AC4B41">
          <w:rPr>
            <w:noProof/>
            <w:webHidden/>
          </w:rPr>
          <w:fldChar w:fldCharType="begin"/>
        </w:r>
        <w:r w:rsidR="00AC4B41">
          <w:rPr>
            <w:noProof/>
            <w:webHidden/>
          </w:rPr>
          <w:instrText xml:space="preserve"> PAGEREF _Toc490728999 \h </w:instrText>
        </w:r>
        <w:r w:rsidR="00AC4B41">
          <w:rPr>
            <w:noProof/>
            <w:webHidden/>
          </w:rPr>
        </w:r>
        <w:r w:rsidR="00AC4B41">
          <w:rPr>
            <w:noProof/>
            <w:webHidden/>
          </w:rPr>
          <w:fldChar w:fldCharType="separate"/>
        </w:r>
        <w:r w:rsidR="000A5A58">
          <w:rPr>
            <w:noProof/>
            <w:webHidden/>
          </w:rPr>
          <w:t>55</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00" w:history="1">
        <w:r w:rsidR="00AC4B41" w:rsidRPr="00E10540">
          <w:rPr>
            <w:rStyle w:val="Hyperlink"/>
            <w:noProof/>
          </w:rPr>
          <w:t>6.6.2 Tracking (day1)</w:t>
        </w:r>
        <w:r w:rsidR="00AC4B41">
          <w:rPr>
            <w:noProof/>
            <w:webHidden/>
          </w:rPr>
          <w:tab/>
        </w:r>
        <w:r w:rsidR="00AC4B41">
          <w:rPr>
            <w:noProof/>
            <w:webHidden/>
          </w:rPr>
          <w:fldChar w:fldCharType="begin"/>
        </w:r>
        <w:r w:rsidR="00AC4B41">
          <w:rPr>
            <w:noProof/>
            <w:webHidden/>
          </w:rPr>
          <w:instrText xml:space="preserve"> PAGEREF _Toc490729000 \h </w:instrText>
        </w:r>
        <w:r w:rsidR="00AC4B41">
          <w:rPr>
            <w:noProof/>
            <w:webHidden/>
          </w:rPr>
        </w:r>
        <w:r w:rsidR="00AC4B41">
          <w:rPr>
            <w:noProof/>
            <w:webHidden/>
          </w:rPr>
          <w:fldChar w:fldCharType="separate"/>
        </w:r>
        <w:r w:rsidR="000A5A58">
          <w:rPr>
            <w:noProof/>
            <w:webHidden/>
          </w:rPr>
          <w:t>56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01" w:history="1">
        <w:r w:rsidR="00AC4B41" w:rsidRPr="00E10540">
          <w:rPr>
            <w:rStyle w:val="Hyperlink"/>
            <w:noProof/>
          </w:rPr>
          <w:t>6.6.2.1 Ad Placement Tracking ID</w:t>
        </w:r>
        <w:r w:rsidR="00AC4B41">
          <w:rPr>
            <w:noProof/>
            <w:webHidden/>
          </w:rPr>
          <w:tab/>
        </w:r>
        <w:r w:rsidR="00AC4B41">
          <w:rPr>
            <w:noProof/>
            <w:webHidden/>
          </w:rPr>
          <w:fldChar w:fldCharType="begin"/>
        </w:r>
        <w:r w:rsidR="00AC4B41">
          <w:rPr>
            <w:noProof/>
            <w:webHidden/>
          </w:rPr>
          <w:instrText xml:space="preserve"> PAGEREF _Toc490729001 \h </w:instrText>
        </w:r>
        <w:r w:rsidR="00AC4B41">
          <w:rPr>
            <w:noProof/>
            <w:webHidden/>
          </w:rPr>
        </w:r>
        <w:r w:rsidR="00AC4B41">
          <w:rPr>
            <w:noProof/>
            <w:webHidden/>
          </w:rPr>
          <w:fldChar w:fldCharType="separate"/>
        </w:r>
        <w:r w:rsidR="000A5A58">
          <w:rPr>
            <w:noProof/>
            <w:webHidden/>
          </w:rPr>
          <w:t>56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02" w:history="1">
        <w:r w:rsidR="00AC4B41" w:rsidRPr="00E10540">
          <w:rPr>
            <w:rStyle w:val="Hyperlink"/>
            <w:noProof/>
          </w:rPr>
          <w:t>6.6.3 Tracking</w:t>
        </w:r>
        <w:r w:rsidR="00AC4B41">
          <w:rPr>
            <w:noProof/>
            <w:webHidden/>
          </w:rPr>
          <w:tab/>
        </w:r>
        <w:r w:rsidR="00AC4B41">
          <w:rPr>
            <w:noProof/>
            <w:webHidden/>
          </w:rPr>
          <w:fldChar w:fldCharType="begin"/>
        </w:r>
        <w:r w:rsidR="00AC4B41">
          <w:rPr>
            <w:noProof/>
            <w:webHidden/>
          </w:rPr>
          <w:instrText xml:space="preserve"> PAGEREF _Toc490729002 \h </w:instrText>
        </w:r>
        <w:r w:rsidR="00AC4B41">
          <w:rPr>
            <w:noProof/>
            <w:webHidden/>
          </w:rPr>
        </w:r>
        <w:r w:rsidR="00AC4B41">
          <w:rPr>
            <w:noProof/>
            <w:webHidden/>
          </w:rPr>
          <w:fldChar w:fldCharType="separate"/>
        </w:r>
        <w:r w:rsidR="000A5A58">
          <w:rPr>
            <w:noProof/>
            <w:webHidden/>
          </w:rPr>
          <w:t>56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03" w:history="1">
        <w:r w:rsidR="00AC4B41" w:rsidRPr="00E10540">
          <w:rPr>
            <w:rStyle w:val="Hyperlink"/>
            <w:rFonts w:cs="Calibri"/>
            <w:noProof/>
            <w:kern w:val="28"/>
          </w:rPr>
          <w:t>6.6.3.1</w:t>
        </w:r>
        <w:r w:rsidR="00AC4B41" w:rsidRPr="00E10540">
          <w:rPr>
            <w:rStyle w:val="Hyperlink"/>
            <w:noProof/>
          </w:rPr>
          <w:t xml:space="preserve"> Full Quartile Tracking</w:t>
        </w:r>
        <w:r w:rsidR="00AC4B41">
          <w:rPr>
            <w:noProof/>
            <w:webHidden/>
          </w:rPr>
          <w:tab/>
        </w:r>
        <w:r w:rsidR="00AC4B41">
          <w:rPr>
            <w:noProof/>
            <w:webHidden/>
          </w:rPr>
          <w:fldChar w:fldCharType="begin"/>
        </w:r>
        <w:r w:rsidR="00AC4B41">
          <w:rPr>
            <w:noProof/>
            <w:webHidden/>
          </w:rPr>
          <w:instrText xml:space="preserve"> PAGEREF _Toc490729003 \h </w:instrText>
        </w:r>
        <w:r w:rsidR="00AC4B41">
          <w:rPr>
            <w:noProof/>
            <w:webHidden/>
          </w:rPr>
        </w:r>
        <w:r w:rsidR="00AC4B41">
          <w:rPr>
            <w:noProof/>
            <w:webHidden/>
          </w:rPr>
          <w:fldChar w:fldCharType="separate"/>
        </w:r>
        <w:r w:rsidR="000A5A58">
          <w:rPr>
            <w:noProof/>
            <w:webHidden/>
          </w:rPr>
          <w:t>56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04" w:history="1">
        <w:r w:rsidR="00AC4B41" w:rsidRPr="00E10540">
          <w:rPr>
            <w:rStyle w:val="Hyperlink"/>
            <w:noProof/>
          </w:rPr>
          <w:t>6.6.3.2 Trick-Play suppression</w:t>
        </w:r>
        <w:r w:rsidR="00AC4B41">
          <w:rPr>
            <w:noProof/>
            <w:webHidden/>
          </w:rPr>
          <w:tab/>
        </w:r>
        <w:r w:rsidR="00AC4B41">
          <w:rPr>
            <w:noProof/>
            <w:webHidden/>
          </w:rPr>
          <w:fldChar w:fldCharType="begin"/>
        </w:r>
        <w:r w:rsidR="00AC4B41">
          <w:rPr>
            <w:noProof/>
            <w:webHidden/>
          </w:rPr>
          <w:instrText xml:space="preserve"> PAGEREF _Toc490729004 \h </w:instrText>
        </w:r>
        <w:r w:rsidR="00AC4B41">
          <w:rPr>
            <w:noProof/>
            <w:webHidden/>
          </w:rPr>
        </w:r>
        <w:r w:rsidR="00AC4B41">
          <w:rPr>
            <w:noProof/>
            <w:webHidden/>
          </w:rPr>
          <w:fldChar w:fldCharType="separate"/>
        </w:r>
        <w:r w:rsidR="000A5A58">
          <w:rPr>
            <w:noProof/>
            <w:webHidden/>
          </w:rPr>
          <w:t>56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05" w:history="1">
        <w:r w:rsidR="00AC4B41" w:rsidRPr="00E10540">
          <w:rPr>
            <w:rStyle w:val="Hyperlink"/>
            <w:noProof/>
          </w:rPr>
          <w:t>6.6.4 Client Applications</w:t>
        </w:r>
        <w:r w:rsidR="00AC4B41">
          <w:rPr>
            <w:noProof/>
            <w:webHidden/>
          </w:rPr>
          <w:tab/>
        </w:r>
        <w:r w:rsidR="00AC4B41">
          <w:rPr>
            <w:noProof/>
            <w:webHidden/>
          </w:rPr>
          <w:fldChar w:fldCharType="begin"/>
        </w:r>
        <w:r w:rsidR="00AC4B41">
          <w:rPr>
            <w:noProof/>
            <w:webHidden/>
          </w:rPr>
          <w:instrText xml:space="preserve"> PAGEREF _Toc490729005 \h </w:instrText>
        </w:r>
        <w:r w:rsidR="00AC4B41">
          <w:rPr>
            <w:noProof/>
            <w:webHidden/>
          </w:rPr>
        </w:r>
        <w:r w:rsidR="00AC4B41">
          <w:rPr>
            <w:noProof/>
            <w:webHidden/>
          </w:rPr>
          <w:fldChar w:fldCharType="separate"/>
        </w:r>
        <w:r w:rsidR="000A5A58">
          <w:rPr>
            <w:noProof/>
            <w:webHidden/>
          </w:rPr>
          <w:t>57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06" w:history="1">
        <w:r w:rsidR="00AC4B41" w:rsidRPr="00E10540">
          <w:rPr>
            <w:rStyle w:val="Hyperlink"/>
            <w:noProof/>
          </w:rPr>
          <w:t>6.6.5 Placement Tracking URLs flow</w:t>
        </w:r>
        <w:r w:rsidR="00AC4B41">
          <w:rPr>
            <w:noProof/>
            <w:webHidden/>
          </w:rPr>
          <w:tab/>
        </w:r>
        <w:r w:rsidR="00AC4B41">
          <w:rPr>
            <w:noProof/>
            <w:webHidden/>
          </w:rPr>
          <w:fldChar w:fldCharType="begin"/>
        </w:r>
        <w:r w:rsidR="00AC4B41">
          <w:rPr>
            <w:noProof/>
            <w:webHidden/>
          </w:rPr>
          <w:instrText xml:space="preserve"> PAGEREF _Toc490729006 \h </w:instrText>
        </w:r>
        <w:r w:rsidR="00AC4B41">
          <w:rPr>
            <w:noProof/>
            <w:webHidden/>
          </w:rPr>
        </w:r>
        <w:r w:rsidR="00AC4B41">
          <w:rPr>
            <w:noProof/>
            <w:webHidden/>
          </w:rPr>
          <w:fldChar w:fldCharType="separate"/>
        </w:r>
        <w:r w:rsidR="000A5A58">
          <w:rPr>
            <w:noProof/>
            <w:webHidden/>
          </w:rPr>
          <w:t>57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07" w:history="1">
        <w:r w:rsidR="00AC4B41" w:rsidRPr="00E10540">
          <w:rPr>
            <w:rStyle w:val="Hyperlink"/>
            <w:noProof/>
          </w:rPr>
          <w:t>6.6.6 Placement Status Notice (PSN)</w:t>
        </w:r>
        <w:r w:rsidR="00AC4B41">
          <w:rPr>
            <w:noProof/>
            <w:webHidden/>
          </w:rPr>
          <w:tab/>
        </w:r>
        <w:r w:rsidR="00AC4B41">
          <w:rPr>
            <w:noProof/>
            <w:webHidden/>
          </w:rPr>
          <w:fldChar w:fldCharType="begin"/>
        </w:r>
        <w:r w:rsidR="00AC4B41">
          <w:rPr>
            <w:noProof/>
            <w:webHidden/>
          </w:rPr>
          <w:instrText xml:space="preserve"> PAGEREF _Toc490729007 \h </w:instrText>
        </w:r>
        <w:r w:rsidR="00AC4B41">
          <w:rPr>
            <w:noProof/>
            <w:webHidden/>
          </w:rPr>
        </w:r>
        <w:r w:rsidR="00AC4B41">
          <w:rPr>
            <w:noProof/>
            <w:webHidden/>
          </w:rPr>
          <w:fldChar w:fldCharType="separate"/>
        </w:r>
        <w:r w:rsidR="000A5A58">
          <w:rPr>
            <w:noProof/>
            <w:webHidden/>
          </w:rPr>
          <w:t>57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08" w:history="1">
        <w:r w:rsidR="00AC4B41" w:rsidRPr="00E10540">
          <w:rPr>
            <w:rStyle w:val="Hyperlink"/>
            <w:noProof/>
          </w:rPr>
          <w:t>6.6.6.1 Ad IDs in the MPEG-DASH Stream</w:t>
        </w:r>
        <w:r w:rsidR="00AC4B41">
          <w:rPr>
            <w:noProof/>
            <w:webHidden/>
          </w:rPr>
          <w:tab/>
        </w:r>
        <w:r w:rsidR="00AC4B41">
          <w:rPr>
            <w:noProof/>
            <w:webHidden/>
          </w:rPr>
          <w:fldChar w:fldCharType="begin"/>
        </w:r>
        <w:r w:rsidR="00AC4B41">
          <w:rPr>
            <w:noProof/>
            <w:webHidden/>
          </w:rPr>
          <w:instrText xml:space="preserve"> PAGEREF _Toc490729008 \h </w:instrText>
        </w:r>
        <w:r w:rsidR="00AC4B41">
          <w:rPr>
            <w:noProof/>
            <w:webHidden/>
          </w:rPr>
        </w:r>
        <w:r w:rsidR="00AC4B41">
          <w:rPr>
            <w:noProof/>
            <w:webHidden/>
          </w:rPr>
          <w:fldChar w:fldCharType="separate"/>
        </w:r>
        <w:r w:rsidR="000A5A58">
          <w:rPr>
            <w:noProof/>
            <w:webHidden/>
          </w:rPr>
          <w:t>57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09" w:history="1">
        <w:r w:rsidR="00AC4B41" w:rsidRPr="00E10540">
          <w:rPr>
            <w:rStyle w:val="Hyperlink"/>
            <w:noProof/>
          </w:rPr>
          <w:t>6.6.6.2 Sequence Diagram</w:t>
        </w:r>
        <w:r w:rsidR="00AC4B41">
          <w:rPr>
            <w:noProof/>
            <w:webHidden/>
          </w:rPr>
          <w:tab/>
        </w:r>
        <w:r w:rsidR="00AC4B41">
          <w:rPr>
            <w:noProof/>
            <w:webHidden/>
          </w:rPr>
          <w:fldChar w:fldCharType="begin"/>
        </w:r>
        <w:r w:rsidR="00AC4B41">
          <w:rPr>
            <w:noProof/>
            <w:webHidden/>
          </w:rPr>
          <w:instrText xml:space="preserve"> PAGEREF _Toc490729009 \h </w:instrText>
        </w:r>
        <w:r w:rsidR="00AC4B41">
          <w:rPr>
            <w:noProof/>
            <w:webHidden/>
          </w:rPr>
        </w:r>
        <w:r w:rsidR="00AC4B41">
          <w:rPr>
            <w:noProof/>
            <w:webHidden/>
          </w:rPr>
          <w:fldChar w:fldCharType="separate"/>
        </w:r>
        <w:r w:rsidR="000A5A58">
          <w:rPr>
            <w:noProof/>
            <w:webHidden/>
          </w:rPr>
          <w:t>59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10" w:history="1">
        <w:r w:rsidR="00AC4B41" w:rsidRPr="00E10540">
          <w:rPr>
            <w:rStyle w:val="Hyperlink"/>
            <w:noProof/>
          </w:rPr>
          <w:t>6.6.6.3 Example Messages</w:t>
        </w:r>
        <w:r w:rsidR="00AC4B41">
          <w:rPr>
            <w:noProof/>
            <w:webHidden/>
          </w:rPr>
          <w:tab/>
        </w:r>
        <w:r w:rsidR="00AC4B41">
          <w:rPr>
            <w:noProof/>
            <w:webHidden/>
          </w:rPr>
          <w:fldChar w:fldCharType="begin"/>
        </w:r>
        <w:r w:rsidR="00AC4B41">
          <w:rPr>
            <w:noProof/>
            <w:webHidden/>
          </w:rPr>
          <w:instrText xml:space="preserve"> PAGEREF _Toc490729010 \h </w:instrText>
        </w:r>
        <w:r w:rsidR="00AC4B41">
          <w:rPr>
            <w:noProof/>
            <w:webHidden/>
          </w:rPr>
        </w:r>
        <w:r w:rsidR="00AC4B41">
          <w:rPr>
            <w:noProof/>
            <w:webHidden/>
          </w:rPr>
          <w:fldChar w:fldCharType="separate"/>
        </w:r>
        <w:r w:rsidR="000A5A58">
          <w:rPr>
            <w:noProof/>
            <w:webHidden/>
          </w:rPr>
          <w:t>59</w:t>
        </w:r>
        <w:r w:rsidR="00AC4B41">
          <w:rPr>
            <w:noProof/>
            <w:webHidden/>
          </w:rPr>
          <w:fldChar w:fldCharType="end"/>
        </w:r>
      </w:hyperlink>
    </w:p>
    <w:p w:rsidR="00AC4B41" w:rsidRDefault="004C38B6">
      <w:pPr>
        <w:pStyle w:val="TOC5"/>
        <w:tabs>
          <w:tab w:val="right" w:leader="dot" w:pos="9288"/>
        </w:tabs>
        <w:rPr>
          <w:rFonts w:asciiTheme="minorHAnsi" w:eastAsiaTheme="minorEastAsia" w:hAnsiTheme="minorHAnsi" w:cstheme="minorBidi"/>
          <w:noProof/>
          <w:sz w:val="22"/>
          <w:lang w:eastAsia="en-GB"/>
        </w:rPr>
      </w:pPr>
      <w:hyperlink w:anchor="_Toc490729011" w:history="1">
        <w:r w:rsidR="00AC4B41" w:rsidRPr="00E10540">
          <w:rPr>
            <w:rStyle w:val="Hyperlink"/>
            <w:noProof/>
          </w:rPr>
          <w:t>6.6.6.3.1 Measurement Notification</w:t>
        </w:r>
        <w:r w:rsidR="00AC4B41">
          <w:rPr>
            <w:noProof/>
            <w:webHidden/>
          </w:rPr>
          <w:tab/>
        </w:r>
        <w:r w:rsidR="00AC4B41">
          <w:rPr>
            <w:noProof/>
            <w:webHidden/>
          </w:rPr>
          <w:fldChar w:fldCharType="begin"/>
        </w:r>
        <w:r w:rsidR="00AC4B41">
          <w:rPr>
            <w:noProof/>
            <w:webHidden/>
          </w:rPr>
          <w:instrText xml:space="preserve"> PAGEREF _Toc490729011 \h </w:instrText>
        </w:r>
        <w:r w:rsidR="00AC4B41">
          <w:rPr>
            <w:noProof/>
            <w:webHidden/>
          </w:rPr>
        </w:r>
        <w:r w:rsidR="00AC4B41">
          <w:rPr>
            <w:noProof/>
            <w:webHidden/>
          </w:rPr>
          <w:fldChar w:fldCharType="separate"/>
        </w:r>
        <w:r w:rsidR="000A5A58">
          <w:rPr>
            <w:noProof/>
            <w:webHidden/>
          </w:rPr>
          <w:t>59</w:t>
        </w:r>
        <w:r w:rsidR="00AC4B41">
          <w:rPr>
            <w:noProof/>
            <w:webHidden/>
          </w:rPr>
          <w:fldChar w:fldCharType="end"/>
        </w:r>
      </w:hyperlink>
    </w:p>
    <w:p w:rsidR="00AC4B41" w:rsidRDefault="004C38B6">
      <w:pPr>
        <w:pStyle w:val="TOC5"/>
        <w:tabs>
          <w:tab w:val="right" w:leader="dot" w:pos="9288"/>
        </w:tabs>
        <w:rPr>
          <w:rFonts w:asciiTheme="minorHAnsi" w:eastAsiaTheme="minorEastAsia" w:hAnsiTheme="minorHAnsi" w:cstheme="minorBidi"/>
          <w:noProof/>
          <w:sz w:val="22"/>
          <w:lang w:eastAsia="en-GB"/>
        </w:rPr>
      </w:pPr>
      <w:hyperlink w:anchor="_Toc490729012" w:history="1">
        <w:r w:rsidR="00AC4B41" w:rsidRPr="00E10540">
          <w:rPr>
            <w:rStyle w:val="Hyperlink"/>
            <w:noProof/>
          </w:rPr>
          <w:t>6.6.6.3.2 Placement Status Acknowledgement</w:t>
        </w:r>
        <w:r w:rsidR="00AC4B41">
          <w:rPr>
            <w:noProof/>
            <w:webHidden/>
          </w:rPr>
          <w:tab/>
        </w:r>
        <w:r w:rsidR="00AC4B41">
          <w:rPr>
            <w:noProof/>
            <w:webHidden/>
          </w:rPr>
          <w:fldChar w:fldCharType="begin"/>
        </w:r>
        <w:r w:rsidR="00AC4B41">
          <w:rPr>
            <w:noProof/>
            <w:webHidden/>
          </w:rPr>
          <w:instrText xml:space="preserve"> PAGEREF _Toc490729012 \h </w:instrText>
        </w:r>
        <w:r w:rsidR="00AC4B41">
          <w:rPr>
            <w:noProof/>
            <w:webHidden/>
          </w:rPr>
        </w:r>
        <w:r w:rsidR="00AC4B41">
          <w:rPr>
            <w:noProof/>
            <w:webHidden/>
          </w:rPr>
          <w:fldChar w:fldCharType="separate"/>
        </w:r>
        <w:r w:rsidR="000A5A58">
          <w:rPr>
            <w:noProof/>
            <w:webHidden/>
          </w:rPr>
          <w:t>62</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13" w:history="1">
        <w:r w:rsidR="00AC4B41" w:rsidRPr="00E10540">
          <w:rPr>
            <w:rStyle w:val="Hyperlink"/>
            <w:noProof/>
          </w:rPr>
          <w:t>6.6.6.4 Error Handling and Retry</w:t>
        </w:r>
        <w:r w:rsidR="00AC4B41">
          <w:rPr>
            <w:noProof/>
            <w:webHidden/>
          </w:rPr>
          <w:tab/>
        </w:r>
        <w:r w:rsidR="00AC4B41">
          <w:rPr>
            <w:noProof/>
            <w:webHidden/>
          </w:rPr>
          <w:fldChar w:fldCharType="begin"/>
        </w:r>
        <w:r w:rsidR="00AC4B41">
          <w:rPr>
            <w:noProof/>
            <w:webHidden/>
          </w:rPr>
          <w:instrText xml:space="preserve"> PAGEREF _Toc490729013 \h </w:instrText>
        </w:r>
        <w:r w:rsidR="00AC4B41">
          <w:rPr>
            <w:noProof/>
            <w:webHidden/>
          </w:rPr>
        </w:r>
        <w:r w:rsidR="00AC4B41">
          <w:rPr>
            <w:noProof/>
            <w:webHidden/>
          </w:rPr>
          <w:fldChar w:fldCharType="separate"/>
        </w:r>
        <w:r w:rsidR="000A5A58">
          <w:rPr>
            <w:noProof/>
            <w:webHidden/>
          </w:rPr>
          <w:t>62</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14" w:history="1">
        <w:r w:rsidR="00AC4B41" w:rsidRPr="00E10540">
          <w:rPr>
            <w:rStyle w:val="Hyperlink"/>
            <w:noProof/>
          </w:rPr>
          <w:t>6.6.6.5 Monitoring</w:t>
        </w:r>
        <w:r w:rsidR="00AC4B41">
          <w:rPr>
            <w:noProof/>
            <w:webHidden/>
          </w:rPr>
          <w:tab/>
        </w:r>
        <w:r w:rsidR="00AC4B41">
          <w:rPr>
            <w:noProof/>
            <w:webHidden/>
          </w:rPr>
          <w:fldChar w:fldCharType="begin"/>
        </w:r>
        <w:r w:rsidR="00AC4B41">
          <w:rPr>
            <w:noProof/>
            <w:webHidden/>
          </w:rPr>
          <w:instrText xml:space="preserve"> PAGEREF _Toc490729014 \h </w:instrText>
        </w:r>
        <w:r w:rsidR="00AC4B41">
          <w:rPr>
            <w:noProof/>
            <w:webHidden/>
          </w:rPr>
        </w:r>
        <w:r w:rsidR="00AC4B41">
          <w:rPr>
            <w:noProof/>
            <w:webHidden/>
          </w:rPr>
          <w:fldChar w:fldCharType="separate"/>
        </w:r>
        <w:r w:rsidR="000A5A58">
          <w:rPr>
            <w:noProof/>
            <w:webHidden/>
          </w:rPr>
          <w:t>62</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15" w:history="1">
        <w:r w:rsidR="00AC4B41" w:rsidRPr="00E10540">
          <w:rPr>
            <w:rStyle w:val="Hyperlink"/>
            <w:noProof/>
          </w:rPr>
          <w:t>6.6.6.6 Controlling Parameters</w:t>
        </w:r>
        <w:r w:rsidR="00AC4B41">
          <w:rPr>
            <w:noProof/>
            <w:webHidden/>
          </w:rPr>
          <w:tab/>
        </w:r>
        <w:r w:rsidR="00AC4B41">
          <w:rPr>
            <w:noProof/>
            <w:webHidden/>
          </w:rPr>
          <w:fldChar w:fldCharType="begin"/>
        </w:r>
        <w:r w:rsidR="00AC4B41">
          <w:rPr>
            <w:noProof/>
            <w:webHidden/>
          </w:rPr>
          <w:instrText xml:space="preserve"> PAGEREF _Toc490729015 \h </w:instrText>
        </w:r>
        <w:r w:rsidR="00AC4B41">
          <w:rPr>
            <w:noProof/>
            <w:webHidden/>
          </w:rPr>
        </w:r>
        <w:r w:rsidR="00AC4B41">
          <w:rPr>
            <w:noProof/>
            <w:webHidden/>
          </w:rPr>
          <w:fldChar w:fldCharType="separate"/>
        </w:r>
        <w:r w:rsidR="000A5A58">
          <w:rPr>
            <w:noProof/>
            <w:webHidden/>
          </w:rPr>
          <w:t>63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16" w:history="1">
        <w:r w:rsidR="00AC4B41" w:rsidRPr="00E10540">
          <w:rPr>
            <w:rStyle w:val="Hyperlink"/>
            <w:noProof/>
          </w:rPr>
          <w:t>6.7 Real Time Decisioning</w:t>
        </w:r>
        <w:r w:rsidR="00AC4B41">
          <w:rPr>
            <w:noProof/>
            <w:webHidden/>
          </w:rPr>
          <w:tab/>
        </w:r>
        <w:r w:rsidR="00AC4B41">
          <w:rPr>
            <w:noProof/>
            <w:webHidden/>
          </w:rPr>
          <w:fldChar w:fldCharType="begin"/>
        </w:r>
        <w:r w:rsidR="00AC4B41">
          <w:rPr>
            <w:noProof/>
            <w:webHidden/>
          </w:rPr>
          <w:instrText xml:space="preserve"> PAGEREF _Toc490729016 \h </w:instrText>
        </w:r>
        <w:r w:rsidR="00AC4B41">
          <w:rPr>
            <w:noProof/>
            <w:webHidden/>
          </w:rPr>
        </w:r>
        <w:r w:rsidR="00AC4B41">
          <w:rPr>
            <w:noProof/>
            <w:webHidden/>
          </w:rPr>
          <w:fldChar w:fldCharType="separate"/>
        </w:r>
        <w:r w:rsidR="000A5A58">
          <w:rPr>
            <w:noProof/>
            <w:webHidden/>
          </w:rPr>
          <w:t>64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17" w:history="1">
        <w:r w:rsidR="00AC4B41" w:rsidRPr="00E10540">
          <w:rPr>
            <w:rStyle w:val="Hyperlink"/>
            <w:noProof/>
          </w:rPr>
          <w:t>6.7.1 Cadent Decisioning</w:t>
        </w:r>
        <w:r w:rsidR="00AC4B41">
          <w:rPr>
            <w:noProof/>
            <w:webHidden/>
          </w:rPr>
          <w:tab/>
        </w:r>
        <w:r w:rsidR="00AC4B41">
          <w:rPr>
            <w:noProof/>
            <w:webHidden/>
          </w:rPr>
          <w:fldChar w:fldCharType="begin"/>
        </w:r>
        <w:r w:rsidR="00AC4B41">
          <w:rPr>
            <w:noProof/>
            <w:webHidden/>
          </w:rPr>
          <w:instrText xml:space="preserve"> PAGEREF _Toc490729017 \h </w:instrText>
        </w:r>
        <w:r w:rsidR="00AC4B41">
          <w:rPr>
            <w:noProof/>
            <w:webHidden/>
          </w:rPr>
        </w:r>
        <w:r w:rsidR="00AC4B41">
          <w:rPr>
            <w:noProof/>
            <w:webHidden/>
          </w:rPr>
          <w:fldChar w:fldCharType="separate"/>
        </w:r>
        <w:r w:rsidR="000A5A58">
          <w:rPr>
            <w:noProof/>
            <w:webHidden/>
          </w:rPr>
          <w:t>64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18" w:history="1">
        <w:r w:rsidR="00AC4B41" w:rsidRPr="00E10540">
          <w:rPr>
            <w:rStyle w:val="Hyperlink"/>
            <w:noProof/>
          </w:rPr>
          <w:t>6.7.2 Fallback Decisioning</w:t>
        </w:r>
        <w:r w:rsidR="00AC4B41">
          <w:rPr>
            <w:noProof/>
            <w:webHidden/>
          </w:rPr>
          <w:tab/>
        </w:r>
        <w:r w:rsidR="00AC4B41">
          <w:rPr>
            <w:noProof/>
            <w:webHidden/>
          </w:rPr>
          <w:fldChar w:fldCharType="begin"/>
        </w:r>
        <w:r w:rsidR="00AC4B41">
          <w:rPr>
            <w:noProof/>
            <w:webHidden/>
          </w:rPr>
          <w:instrText xml:space="preserve"> PAGEREF _Toc490729018 \h </w:instrText>
        </w:r>
        <w:r w:rsidR="00AC4B41">
          <w:rPr>
            <w:noProof/>
            <w:webHidden/>
          </w:rPr>
        </w:r>
        <w:r w:rsidR="00AC4B41">
          <w:rPr>
            <w:noProof/>
            <w:webHidden/>
          </w:rPr>
          <w:fldChar w:fldCharType="separate"/>
        </w:r>
        <w:r w:rsidR="000A5A58">
          <w:rPr>
            <w:noProof/>
            <w:webHidden/>
          </w:rPr>
          <w:t>64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19" w:history="1">
        <w:r w:rsidR="00AC4B41" w:rsidRPr="00E10540">
          <w:rPr>
            <w:rStyle w:val="Hyperlink"/>
            <w:noProof/>
          </w:rPr>
          <w:t>6.7.3 Ad Availability</w:t>
        </w:r>
        <w:r w:rsidR="00AC4B41">
          <w:rPr>
            <w:noProof/>
            <w:webHidden/>
          </w:rPr>
          <w:tab/>
        </w:r>
        <w:r w:rsidR="00AC4B41">
          <w:rPr>
            <w:noProof/>
            <w:webHidden/>
          </w:rPr>
          <w:fldChar w:fldCharType="begin"/>
        </w:r>
        <w:r w:rsidR="00AC4B41">
          <w:rPr>
            <w:noProof/>
            <w:webHidden/>
          </w:rPr>
          <w:instrText xml:space="preserve"> PAGEREF _Toc490729019 \h </w:instrText>
        </w:r>
        <w:r w:rsidR="00AC4B41">
          <w:rPr>
            <w:noProof/>
            <w:webHidden/>
          </w:rPr>
        </w:r>
        <w:r w:rsidR="00AC4B41">
          <w:rPr>
            <w:noProof/>
            <w:webHidden/>
          </w:rPr>
          <w:fldChar w:fldCharType="separate"/>
        </w:r>
        <w:r w:rsidR="000A5A58">
          <w:rPr>
            <w:noProof/>
            <w:webHidden/>
          </w:rPr>
          <w:t>64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20" w:history="1">
        <w:r w:rsidR="00AC4B41" w:rsidRPr="00E10540">
          <w:rPr>
            <w:rStyle w:val="Hyperlink"/>
            <w:noProof/>
          </w:rPr>
          <w:t>6.7.4 Ad Decisioning Request – MDC to Cadent</w:t>
        </w:r>
        <w:r w:rsidR="00AC4B41">
          <w:rPr>
            <w:noProof/>
            <w:webHidden/>
          </w:rPr>
          <w:tab/>
        </w:r>
        <w:r w:rsidR="00AC4B41">
          <w:rPr>
            <w:noProof/>
            <w:webHidden/>
          </w:rPr>
          <w:fldChar w:fldCharType="begin"/>
        </w:r>
        <w:r w:rsidR="00AC4B41">
          <w:rPr>
            <w:noProof/>
            <w:webHidden/>
          </w:rPr>
          <w:instrText xml:space="preserve"> PAGEREF _Toc490729020 \h </w:instrText>
        </w:r>
        <w:r w:rsidR="00AC4B41">
          <w:rPr>
            <w:noProof/>
            <w:webHidden/>
          </w:rPr>
        </w:r>
        <w:r w:rsidR="00AC4B41">
          <w:rPr>
            <w:noProof/>
            <w:webHidden/>
          </w:rPr>
          <w:fldChar w:fldCharType="separate"/>
        </w:r>
        <w:r w:rsidR="000A5A58">
          <w:rPr>
            <w:noProof/>
            <w:webHidden/>
          </w:rPr>
          <w:t>65</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21" w:history="1">
        <w:r w:rsidR="00AC4B41" w:rsidRPr="00E10540">
          <w:rPr>
            <w:rStyle w:val="Hyperlink"/>
            <w:noProof/>
          </w:rPr>
          <w:t>6.7.4.1 Request Format</w:t>
        </w:r>
        <w:r w:rsidR="00AC4B41">
          <w:rPr>
            <w:noProof/>
            <w:webHidden/>
          </w:rPr>
          <w:tab/>
        </w:r>
        <w:r w:rsidR="00AC4B41">
          <w:rPr>
            <w:noProof/>
            <w:webHidden/>
          </w:rPr>
          <w:fldChar w:fldCharType="begin"/>
        </w:r>
        <w:r w:rsidR="00AC4B41">
          <w:rPr>
            <w:noProof/>
            <w:webHidden/>
          </w:rPr>
          <w:instrText xml:space="preserve"> PAGEREF _Toc490729021 \h </w:instrText>
        </w:r>
        <w:r w:rsidR="00AC4B41">
          <w:rPr>
            <w:noProof/>
            <w:webHidden/>
          </w:rPr>
        </w:r>
        <w:r w:rsidR="00AC4B41">
          <w:rPr>
            <w:noProof/>
            <w:webHidden/>
          </w:rPr>
          <w:fldChar w:fldCharType="separate"/>
        </w:r>
        <w:r w:rsidR="000A5A58">
          <w:rPr>
            <w:noProof/>
            <w:webHidden/>
          </w:rPr>
          <w:t>65</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22" w:history="1">
        <w:r w:rsidR="00AC4B41" w:rsidRPr="00E10540">
          <w:rPr>
            <w:rStyle w:val="Hyperlink"/>
            <w:noProof/>
          </w:rPr>
          <w:t>6.7.4.2 SCTE 130-3 Request Body</w:t>
        </w:r>
        <w:r w:rsidR="00AC4B41">
          <w:rPr>
            <w:noProof/>
            <w:webHidden/>
          </w:rPr>
          <w:tab/>
        </w:r>
        <w:r w:rsidR="00AC4B41">
          <w:rPr>
            <w:noProof/>
            <w:webHidden/>
          </w:rPr>
          <w:fldChar w:fldCharType="begin"/>
        </w:r>
        <w:r w:rsidR="00AC4B41">
          <w:rPr>
            <w:noProof/>
            <w:webHidden/>
          </w:rPr>
          <w:instrText xml:space="preserve"> PAGEREF _Toc490729022 \h </w:instrText>
        </w:r>
        <w:r w:rsidR="00AC4B41">
          <w:rPr>
            <w:noProof/>
            <w:webHidden/>
          </w:rPr>
        </w:r>
        <w:r w:rsidR="00AC4B41">
          <w:rPr>
            <w:noProof/>
            <w:webHidden/>
          </w:rPr>
          <w:fldChar w:fldCharType="separate"/>
        </w:r>
        <w:r w:rsidR="000A5A58">
          <w:rPr>
            <w:noProof/>
            <w:webHidden/>
          </w:rPr>
          <w:t>65</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23" w:history="1">
        <w:r w:rsidR="00AC4B41" w:rsidRPr="00E10540">
          <w:rPr>
            <w:rStyle w:val="Hyperlink"/>
            <w:noProof/>
          </w:rPr>
          <w:t>6.7.5 Ad Decisioning Response – Cadent to MDC</w:t>
        </w:r>
        <w:r w:rsidR="00AC4B41">
          <w:rPr>
            <w:noProof/>
            <w:webHidden/>
          </w:rPr>
          <w:tab/>
        </w:r>
        <w:r w:rsidR="00AC4B41">
          <w:rPr>
            <w:noProof/>
            <w:webHidden/>
          </w:rPr>
          <w:fldChar w:fldCharType="begin"/>
        </w:r>
        <w:r w:rsidR="00AC4B41">
          <w:rPr>
            <w:noProof/>
            <w:webHidden/>
          </w:rPr>
          <w:instrText xml:space="preserve"> PAGEREF _Toc490729023 \h </w:instrText>
        </w:r>
        <w:r w:rsidR="00AC4B41">
          <w:rPr>
            <w:noProof/>
            <w:webHidden/>
          </w:rPr>
        </w:r>
        <w:r w:rsidR="00AC4B41">
          <w:rPr>
            <w:noProof/>
            <w:webHidden/>
          </w:rPr>
          <w:fldChar w:fldCharType="separate"/>
        </w:r>
        <w:r w:rsidR="000A5A58">
          <w:rPr>
            <w:noProof/>
            <w:webHidden/>
          </w:rPr>
          <w:t>66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24" w:history="1">
        <w:r w:rsidR="00AC4B41" w:rsidRPr="00E10540">
          <w:rPr>
            <w:rStyle w:val="Hyperlink"/>
            <w:noProof/>
          </w:rPr>
          <w:t>6.7.5.1 Response Structure</w:t>
        </w:r>
        <w:r w:rsidR="00AC4B41">
          <w:rPr>
            <w:noProof/>
            <w:webHidden/>
          </w:rPr>
          <w:tab/>
        </w:r>
        <w:r w:rsidR="00AC4B41">
          <w:rPr>
            <w:noProof/>
            <w:webHidden/>
          </w:rPr>
          <w:fldChar w:fldCharType="begin"/>
        </w:r>
        <w:r w:rsidR="00AC4B41">
          <w:rPr>
            <w:noProof/>
            <w:webHidden/>
          </w:rPr>
          <w:instrText xml:space="preserve"> PAGEREF _Toc490729024 \h </w:instrText>
        </w:r>
        <w:r w:rsidR="00AC4B41">
          <w:rPr>
            <w:noProof/>
            <w:webHidden/>
          </w:rPr>
        </w:r>
        <w:r w:rsidR="00AC4B41">
          <w:rPr>
            <w:noProof/>
            <w:webHidden/>
          </w:rPr>
          <w:fldChar w:fldCharType="separate"/>
        </w:r>
        <w:r w:rsidR="000A5A58">
          <w:rPr>
            <w:noProof/>
            <w:webHidden/>
          </w:rPr>
          <w:t>66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25" w:history="1">
        <w:r w:rsidR="00AC4B41" w:rsidRPr="00E10540">
          <w:rPr>
            <w:rStyle w:val="Hyperlink"/>
            <w:noProof/>
          </w:rPr>
          <w:t>6.7.6 Timeout and Retry</w:t>
        </w:r>
        <w:r w:rsidR="00AC4B41">
          <w:rPr>
            <w:noProof/>
            <w:webHidden/>
          </w:rPr>
          <w:tab/>
        </w:r>
        <w:r w:rsidR="00AC4B41">
          <w:rPr>
            <w:noProof/>
            <w:webHidden/>
          </w:rPr>
          <w:fldChar w:fldCharType="begin"/>
        </w:r>
        <w:r w:rsidR="00AC4B41">
          <w:rPr>
            <w:noProof/>
            <w:webHidden/>
          </w:rPr>
          <w:instrText xml:space="preserve"> PAGEREF _Toc490729025 \h </w:instrText>
        </w:r>
        <w:r w:rsidR="00AC4B41">
          <w:rPr>
            <w:noProof/>
            <w:webHidden/>
          </w:rPr>
        </w:r>
        <w:r w:rsidR="00AC4B41">
          <w:rPr>
            <w:noProof/>
            <w:webHidden/>
          </w:rPr>
          <w:fldChar w:fldCharType="separate"/>
        </w:r>
        <w:r w:rsidR="000A5A58">
          <w:rPr>
            <w:noProof/>
            <w:webHidden/>
          </w:rPr>
          <w:t>71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26" w:history="1">
        <w:r w:rsidR="00AC4B41" w:rsidRPr="00E10540">
          <w:rPr>
            <w:rStyle w:val="Hyperlink"/>
            <w:noProof/>
          </w:rPr>
          <w:t>6.7.7 Decisioning Failure</w:t>
        </w:r>
        <w:r w:rsidR="00AC4B41">
          <w:rPr>
            <w:noProof/>
            <w:webHidden/>
          </w:rPr>
          <w:tab/>
        </w:r>
        <w:r w:rsidR="00AC4B41">
          <w:rPr>
            <w:noProof/>
            <w:webHidden/>
          </w:rPr>
          <w:fldChar w:fldCharType="begin"/>
        </w:r>
        <w:r w:rsidR="00AC4B41">
          <w:rPr>
            <w:noProof/>
            <w:webHidden/>
          </w:rPr>
          <w:instrText xml:space="preserve"> PAGEREF _Toc490729026 \h </w:instrText>
        </w:r>
        <w:r w:rsidR="00AC4B41">
          <w:rPr>
            <w:noProof/>
            <w:webHidden/>
          </w:rPr>
        </w:r>
        <w:r w:rsidR="00AC4B41">
          <w:rPr>
            <w:noProof/>
            <w:webHidden/>
          </w:rPr>
          <w:fldChar w:fldCharType="separate"/>
        </w:r>
        <w:r w:rsidR="000A5A58">
          <w:rPr>
            <w:noProof/>
            <w:webHidden/>
          </w:rPr>
          <w:t>72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27" w:history="1">
        <w:r w:rsidR="00AC4B41" w:rsidRPr="00E10540">
          <w:rPr>
            <w:rStyle w:val="Hyperlink"/>
            <w:noProof/>
          </w:rPr>
          <w:t>6.8 Manifest Manipulation</w:t>
        </w:r>
        <w:r w:rsidR="00AC4B41">
          <w:rPr>
            <w:noProof/>
            <w:webHidden/>
          </w:rPr>
          <w:tab/>
        </w:r>
        <w:r w:rsidR="00AC4B41">
          <w:rPr>
            <w:noProof/>
            <w:webHidden/>
          </w:rPr>
          <w:fldChar w:fldCharType="begin"/>
        </w:r>
        <w:r w:rsidR="00AC4B41">
          <w:rPr>
            <w:noProof/>
            <w:webHidden/>
          </w:rPr>
          <w:instrText xml:space="preserve"> PAGEREF _Toc490729027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28" w:history="1">
        <w:r w:rsidR="00AC4B41" w:rsidRPr="00E10540">
          <w:rPr>
            <w:rStyle w:val="Hyperlink"/>
            <w:noProof/>
          </w:rPr>
          <w:t>6.8.1 Manifest manipulator components</w:t>
        </w:r>
        <w:r w:rsidR="00AC4B41">
          <w:rPr>
            <w:noProof/>
            <w:webHidden/>
          </w:rPr>
          <w:tab/>
        </w:r>
        <w:r w:rsidR="00AC4B41">
          <w:rPr>
            <w:noProof/>
            <w:webHidden/>
          </w:rPr>
          <w:fldChar w:fldCharType="begin"/>
        </w:r>
        <w:r w:rsidR="00AC4B41">
          <w:rPr>
            <w:noProof/>
            <w:webHidden/>
          </w:rPr>
          <w:instrText xml:space="preserve"> PAGEREF _Toc490729028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29" w:history="1">
        <w:r w:rsidR="00AC4B41" w:rsidRPr="00E10540">
          <w:rPr>
            <w:rStyle w:val="Hyperlink"/>
            <w:noProof/>
          </w:rPr>
          <w:t>6.8.1.1 Master Central Manager System (CMS) (Arris supplied)</w:t>
        </w:r>
        <w:r w:rsidR="00AC4B41">
          <w:rPr>
            <w:noProof/>
            <w:webHidden/>
          </w:rPr>
          <w:tab/>
        </w:r>
        <w:r w:rsidR="00AC4B41">
          <w:rPr>
            <w:noProof/>
            <w:webHidden/>
          </w:rPr>
          <w:fldChar w:fldCharType="begin"/>
        </w:r>
        <w:r w:rsidR="00AC4B41">
          <w:rPr>
            <w:noProof/>
            <w:webHidden/>
          </w:rPr>
          <w:instrText xml:space="preserve"> PAGEREF _Toc490729029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30" w:history="1">
        <w:r w:rsidR="00AC4B41" w:rsidRPr="00E10540">
          <w:rPr>
            <w:rStyle w:val="Hyperlink"/>
            <w:noProof/>
          </w:rPr>
          <w:t>6.8.1.2 Spectrum MDC Satellites (Arris supplied)</w:t>
        </w:r>
        <w:r w:rsidR="00AC4B41">
          <w:rPr>
            <w:noProof/>
            <w:webHidden/>
          </w:rPr>
          <w:tab/>
        </w:r>
        <w:r w:rsidR="00AC4B41">
          <w:rPr>
            <w:noProof/>
            <w:webHidden/>
          </w:rPr>
          <w:fldChar w:fldCharType="begin"/>
        </w:r>
        <w:r w:rsidR="00AC4B41">
          <w:rPr>
            <w:noProof/>
            <w:webHidden/>
          </w:rPr>
          <w:instrText xml:space="preserve"> PAGEREF _Toc490729030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31" w:history="1">
        <w:r w:rsidR="00AC4B41" w:rsidRPr="00E10540">
          <w:rPr>
            <w:rStyle w:val="Hyperlink"/>
            <w:noProof/>
          </w:rPr>
          <w:t>6.8.1.3 Front-End Load Balancer</w:t>
        </w:r>
        <w:r w:rsidR="00AC4B41">
          <w:rPr>
            <w:noProof/>
            <w:webHidden/>
          </w:rPr>
          <w:tab/>
        </w:r>
        <w:r w:rsidR="00AC4B41">
          <w:rPr>
            <w:noProof/>
            <w:webHidden/>
          </w:rPr>
          <w:fldChar w:fldCharType="begin"/>
        </w:r>
        <w:r w:rsidR="00AC4B41">
          <w:rPr>
            <w:noProof/>
            <w:webHidden/>
          </w:rPr>
          <w:instrText xml:space="preserve"> PAGEREF _Toc490729031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32" w:history="1">
        <w:r w:rsidR="00AC4B41" w:rsidRPr="00E10540">
          <w:rPr>
            <w:rStyle w:val="Hyperlink"/>
            <w:noProof/>
          </w:rPr>
          <w:t>6.8.2 Manifest requesting flow</w:t>
        </w:r>
        <w:r w:rsidR="00AC4B41">
          <w:rPr>
            <w:noProof/>
            <w:webHidden/>
          </w:rPr>
          <w:tab/>
        </w:r>
        <w:r w:rsidR="00AC4B41">
          <w:rPr>
            <w:noProof/>
            <w:webHidden/>
          </w:rPr>
          <w:fldChar w:fldCharType="begin"/>
        </w:r>
        <w:r w:rsidR="00AC4B41">
          <w:rPr>
            <w:noProof/>
            <w:webHidden/>
          </w:rPr>
          <w:instrText xml:space="preserve"> PAGEREF _Toc490729032 \h </w:instrText>
        </w:r>
        <w:r w:rsidR="00AC4B41">
          <w:rPr>
            <w:noProof/>
            <w:webHidden/>
          </w:rPr>
        </w:r>
        <w:r w:rsidR="00AC4B41">
          <w:rPr>
            <w:noProof/>
            <w:webHidden/>
          </w:rPr>
          <w:fldChar w:fldCharType="separate"/>
        </w:r>
        <w:r w:rsidR="000A5A58">
          <w:rPr>
            <w:noProof/>
            <w:webHidden/>
          </w:rPr>
          <w:t>73</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33" w:history="1">
        <w:r w:rsidR="00AC4B41" w:rsidRPr="00E10540">
          <w:rPr>
            <w:rStyle w:val="Hyperlink"/>
            <w:noProof/>
          </w:rPr>
          <w:t>6.8.2.1 DASH/TiVo IP VOD</w:t>
        </w:r>
        <w:r w:rsidR="00AC4B41">
          <w:rPr>
            <w:noProof/>
            <w:webHidden/>
          </w:rPr>
          <w:tab/>
        </w:r>
        <w:r w:rsidR="00AC4B41">
          <w:rPr>
            <w:noProof/>
            <w:webHidden/>
          </w:rPr>
          <w:fldChar w:fldCharType="begin"/>
        </w:r>
        <w:r w:rsidR="00AC4B41">
          <w:rPr>
            <w:noProof/>
            <w:webHidden/>
          </w:rPr>
          <w:instrText xml:space="preserve"> PAGEREF _Toc490729033 \h </w:instrText>
        </w:r>
        <w:r w:rsidR="00AC4B41">
          <w:rPr>
            <w:noProof/>
            <w:webHidden/>
          </w:rPr>
        </w:r>
        <w:r w:rsidR="00AC4B41">
          <w:rPr>
            <w:noProof/>
            <w:webHidden/>
          </w:rPr>
          <w:fldChar w:fldCharType="separate"/>
        </w:r>
        <w:r w:rsidR="000A5A58">
          <w:rPr>
            <w:noProof/>
            <w:webHidden/>
          </w:rPr>
          <w:t>74</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34" w:history="1">
        <w:r w:rsidR="00AC4B41" w:rsidRPr="00E10540">
          <w:rPr>
            <w:rStyle w:val="Hyperlink"/>
            <w:noProof/>
          </w:rPr>
          <w:t>6.8.3 STB Playout Flow</w:t>
        </w:r>
        <w:r w:rsidR="00AC4B41">
          <w:rPr>
            <w:noProof/>
            <w:webHidden/>
          </w:rPr>
          <w:tab/>
        </w:r>
        <w:r w:rsidR="00AC4B41">
          <w:rPr>
            <w:noProof/>
            <w:webHidden/>
          </w:rPr>
          <w:fldChar w:fldCharType="begin"/>
        </w:r>
        <w:r w:rsidR="00AC4B41">
          <w:rPr>
            <w:noProof/>
            <w:webHidden/>
          </w:rPr>
          <w:instrText xml:space="preserve"> PAGEREF _Toc490729034 \h </w:instrText>
        </w:r>
        <w:r w:rsidR="00AC4B41">
          <w:rPr>
            <w:noProof/>
            <w:webHidden/>
          </w:rPr>
        </w:r>
        <w:r w:rsidR="00AC4B41">
          <w:rPr>
            <w:noProof/>
            <w:webHidden/>
          </w:rPr>
          <w:fldChar w:fldCharType="separate"/>
        </w:r>
        <w:r w:rsidR="000A5A58">
          <w:rPr>
            <w:noProof/>
            <w:webHidden/>
          </w:rPr>
          <w:t>75</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35" w:history="1">
        <w:r w:rsidR="00AC4B41" w:rsidRPr="00E10540">
          <w:rPr>
            <w:rStyle w:val="Hyperlink"/>
            <w:noProof/>
          </w:rPr>
          <w:t>6.8.3.1 Leapfrog Setup Flow</w:t>
        </w:r>
        <w:r w:rsidR="00AC4B41">
          <w:rPr>
            <w:noProof/>
            <w:webHidden/>
          </w:rPr>
          <w:tab/>
        </w:r>
        <w:r w:rsidR="00AC4B41">
          <w:rPr>
            <w:noProof/>
            <w:webHidden/>
          </w:rPr>
          <w:fldChar w:fldCharType="begin"/>
        </w:r>
        <w:r w:rsidR="00AC4B41">
          <w:rPr>
            <w:noProof/>
            <w:webHidden/>
          </w:rPr>
          <w:instrText xml:space="preserve"> PAGEREF _Toc490729035 \h </w:instrText>
        </w:r>
        <w:r w:rsidR="00AC4B41">
          <w:rPr>
            <w:noProof/>
            <w:webHidden/>
          </w:rPr>
        </w:r>
        <w:r w:rsidR="00AC4B41">
          <w:rPr>
            <w:noProof/>
            <w:webHidden/>
          </w:rPr>
          <w:fldChar w:fldCharType="separate"/>
        </w:r>
        <w:r w:rsidR="000A5A58">
          <w:rPr>
            <w:noProof/>
            <w:webHidden/>
          </w:rPr>
          <w:t>76</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36" w:history="1">
        <w:r w:rsidR="00AC4B41" w:rsidRPr="00E10540">
          <w:rPr>
            <w:rStyle w:val="Hyperlink"/>
            <w:noProof/>
          </w:rPr>
          <w:t>6.8.3.2 Compass VoD Setup Flow</w:t>
        </w:r>
        <w:r w:rsidR="00AC4B41">
          <w:rPr>
            <w:noProof/>
            <w:webHidden/>
          </w:rPr>
          <w:tab/>
        </w:r>
        <w:r w:rsidR="00AC4B41">
          <w:rPr>
            <w:noProof/>
            <w:webHidden/>
          </w:rPr>
          <w:fldChar w:fldCharType="begin"/>
        </w:r>
        <w:r w:rsidR="00AC4B41">
          <w:rPr>
            <w:noProof/>
            <w:webHidden/>
          </w:rPr>
          <w:instrText xml:space="preserve"> PAGEREF _Toc490729036 \h </w:instrText>
        </w:r>
        <w:r w:rsidR="00AC4B41">
          <w:rPr>
            <w:noProof/>
            <w:webHidden/>
          </w:rPr>
        </w:r>
        <w:r w:rsidR="00AC4B41">
          <w:rPr>
            <w:noProof/>
            <w:webHidden/>
          </w:rPr>
          <w:fldChar w:fldCharType="separate"/>
        </w:r>
        <w:r w:rsidR="000A5A58">
          <w:rPr>
            <w:noProof/>
            <w:webHidden/>
          </w:rPr>
          <w:t>79</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37" w:history="1">
        <w:r w:rsidR="00AC4B41" w:rsidRPr="00E10540">
          <w:rPr>
            <w:rStyle w:val="Hyperlink"/>
            <w:noProof/>
          </w:rPr>
          <w:t>6.8.4 Playout Flow URLs</w:t>
        </w:r>
        <w:r w:rsidR="00AC4B41">
          <w:rPr>
            <w:noProof/>
            <w:webHidden/>
          </w:rPr>
          <w:tab/>
        </w:r>
        <w:r w:rsidR="00AC4B41">
          <w:rPr>
            <w:noProof/>
            <w:webHidden/>
          </w:rPr>
          <w:fldChar w:fldCharType="begin"/>
        </w:r>
        <w:r w:rsidR="00AC4B41">
          <w:rPr>
            <w:noProof/>
            <w:webHidden/>
          </w:rPr>
          <w:instrText xml:space="preserve"> PAGEREF _Toc490729037 \h </w:instrText>
        </w:r>
        <w:r w:rsidR="00AC4B41">
          <w:rPr>
            <w:noProof/>
            <w:webHidden/>
          </w:rPr>
        </w:r>
        <w:r w:rsidR="00AC4B41">
          <w:rPr>
            <w:noProof/>
            <w:webHidden/>
          </w:rPr>
          <w:fldChar w:fldCharType="separate"/>
        </w:r>
        <w:r w:rsidR="000A5A58">
          <w:rPr>
            <w:noProof/>
            <w:webHidden/>
          </w:rPr>
          <w:t>81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38" w:history="1">
        <w:r w:rsidR="00AC4B41" w:rsidRPr="00E10540">
          <w:rPr>
            <w:rStyle w:val="Hyperlink"/>
            <w:noProof/>
          </w:rPr>
          <w:t>6.8.5 Manifest Structure</w:t>
        </w:r>
        <w:r w:rsidR="00AC4B41">
          <w:rPr>
            <w:noProof/>
            <w:webHidden/>
          </w:rPr>
          <w:tab/>
        </w:r>
        <w:r w:rsidR="00AC4B41">
          <w:rPr>
            <w:noProof/>
            <w:webHidden/>
          </w:rPr>
          <w:fldChar w:fldCharType="begin"/>
        </w:r>
        <w:r w:rsidR="00AC4B41">
          <w:rPr>
            <w:noProof/>
            <w:webHidden/>
          </w:rPr>
          <w:instrText xml:space="preserve"> PAGEREF _Toc490729038 \h </w:instrText>
        </w:r>
        <w:r w:rsidR="00AC4B41">
          <w:rPr>
            <w:noProof/>
            <w:webHidden/>
          </w:rPr>
        </w:r>
        <w:r w:rsidR="00AC4B41">
          <w:rPr>
            <w:noProof/>
            <w:webHidden/>
          </w:rPr>
          <w:fldChar w:fldCharType="separate"/>
        </w:r>
        <w:r w:rsidR="000A5A58">
          <w:rPr>
            <w:noProof/>
            <w:webHidden/>
          </w:rPr>
          <w:t>86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39" w:history="1">
        <w:r w:rsidR="00AC4B41" w:rsidRPr="00E10540">
          <w:rPr>
            <w:rStyle w:val="Hyperlink"/>
            <w:noProof/>
          </w:rPr>
          <w:t>6.8.6 Manifest Requesting flow - Security</w:t>
        </w:r>
        <w:r w:rsidR="00AC4B41">
          <w:rPr>
            <w:noProof/>
            <w:webHidden/>
          </w:rPr>
          <w:tab/>
        </w:r>
        <w:r w:rsidR="00AC4B41">
          <w:rPr>
            <w:noProof/>
            <w:webHidden/>
          </w:rPr>
          <w:fldChar w:fldCharType="begin"/>
        </w:r>
        <w:r w:rsidR="00AC4B41">
          <w:rPr>
            <w:noProof/>
            <w:webHidden/>
          </w:rPr>
          <w:instrText xml:space="preserve"> PAGEREF _Toc490729039 \h </w:instrText>
        </w:r>
        <w:r w:rsidR="00AC4B41">
          <w:rPr>
            <w:noProof/>
            <w:webHidden/>
          </w:rPr>
        </w:r>
        <w:r w:rsidR="00AC4B41">
          <w:rPr>
            <w:noProof/>
            <w:webHidden/>
          </w:rPr>
          <w:fldChar w:fldCharType="separate"/>
        </w:r>
        <w:r w:rsidR="000A5A58">
          <w:rPr>
            <w:noProof/>
            <w:webHidden/>
          </w:rPr>
          <w:t>87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40" w:history="1">
        <w:r w:rsidR="00AC4B41" w:rsidRPr="00E10540">
          <w:rPr>
            <w:rStyle w:val="Hyperlink"/>
            <w:noProof/>
          </w:rPr>
          <w:t>6.8.6.1 Akamai Token &amp; Cookie, &amp; Amendment to URL</w:t>
        </w:r>
        <w:r w:rsidR="00AC4B41">
          <w:rPr>
            <w:noProof/>
            <w:webHidden/>
          </w:rPr>
          <w:tab/>
        </w:r>
        <w:r w:rsidR="00AC4B41">
          <w:rPr>
            <w:noProof/>
            <w:webHidden/>
          </w:rPr>
          <w:fldChar w:fldCharType="begin"/>
        </w:r>
        <w:r w:rsidR="00AC4B41">
          <w:rPr>
            <w:noProof/>
            <w:webHidden/>
          </w:rPr>
          <w:instrText xml:space="preserve"> PAGEREF _Toc490729040 \h </w:instrText>
        </w:r>
        <w:r w:rsidR="00AC4B41">
          <w:rPr>
            <w:noProof/>
            <w:webHidden/>
          </w:rPr>
        </w:r>
        <w:r w:rsidR="00AC4B41">
          <w:rPr>
            <w:noProof/>
            <w:webHidden/>
          </w:rPr>
          <w:fldChar w:fldCharType="separate"/>
        </w:r>
        <w:r w:rsidR="000A5A58">
          <w:rPr>
            <w:noProof/>
            <w:webHidden/>
          </w:rPr>
          <w:t>87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1" w:history="1">
        <w:r w:rsidR="00AC4B41" w:rsidRPr="00E10540">
          <w:rPr>
            <w:rStyle w:val="Hyperlink"/>
            <w:noProof/>
          </w:rPr>
          <w:t>6.8.7 Akamai NetStorage Instances</w:t>
        </w:r>
        <w:r w:rsidR="00AC4B41">
          <w:rPr>
            <w:noProof/>
            <w:webHidden/>
          </w:rPr>
          <w:tab/>
        </w:r>
        <w:r w:rsidR="00AC4B41">
          <w:rPr>
            <w:noProof/>
            <w:webHidden/>
          </w:rPr>
          <w:fldChar w:fldCharType="begin"/>
        </w:r>
        <w:r w:rsidR="00AC4B41">
          <w:rPr>
            <w:noProof/>
            <w:webHidden/>
          </w:rPr>
          <w:instrText xml:space="preserve"> PAGEREF _Toc490729041 \h </w:instrText>
        </w:r>
        <w:r w:rsidR="00AC4B41">
          <w:rPr>
            <w:noProof/>
            <w:webHidden/>
          </w:rPr>
        </w:r>
        <w:r w:rsidR="00AC4B41">
          <w:rPr>
            <w:noProof/>
            <w:webHidden/>
          </w:rPr>
          <w:fldChar w:fldCharType="separate"/>
        </w:r>
        <w:r w:rsidR="000A5A58">
          <w:rPr>
            <w:noProof/>
            <w:webHidden/>
          </w:rPr>
          <w:t>88</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42" w:history="1">
        <w:r w:rsidR="00AC4B41" w:rsidRPr="00E10540">
          <w:rPr>
            <w:rStyle w:val="Hyperlink"/>
            <w:noProof/>
          </w:rPr>
          <w:t>6.8.7.1 Akamai Balancing</w:t>
        </w:r>
        <w:r w:rsidR="00AC4B41">
          <w:rPr>
            <w:noProof/>
            <w:webHidden/>
          </w:rPr>
          <w:tab/>
        </w:r>
        <w:r w:rsidR="00AC4B41">
          <w:rPr>
            <w:noProof/>
            <w:webHidden/>
          </w:rPr>
          <w:fldChar w:fldCharType="begin"/>
        </w:r>
        <w:r w:rsidR="00AC4B41">
          <w:rPr>
            <w:noProof/>
            <w:webHidden/>
          </w:rPr>
          <w:instrText xml:space="preserve"> PAGEREF _Toc490729042 \h </w:instrText>
        </w:r>
        <w:r w:rsidR="00AC4B41">
          <w:rPr>
            <w:noProof/>
            <w:webHidden/>
          </w:rPr>
        </w:r>
        <w:r w:rsidR="00AC4B41">
          <w:rPr>
            <w:noProof/>
            <w:webHidden/>
          </w:rPr>
          <w:fldChar w:fldCharType="separate"/>
        </w:r>
        <w:r w:rsidR="000A5A58">
          <w:rPr>
            <w:noProof/>
            <w:webHidden/>
          </w:rPr>
          <w:t>89</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3" w:history="1">
        <w:r w:rsidR="00AC4B41" w:rsidRPr="00E10540">
          <w:rPr>
            <w:rStyle w:val="Hyperlink"/>
            <w:noProof/>
          </w:rPr>
          <w:t>6.8.8 Customer MAC Cookie within TLS</w:t>
        </w:r>
        <w:r w:rsidR="00AC4B41">
          <w:rPr>
            <w:noProof/>
            <w:webHidden/>
          </w:rPr>
          <w:tab/>
        </w:r>
        <w:r w:rsidR="00AC4B41">
          <w:rPr>
            <w:noProof/>
            <w:webHidden/>
          </w:rPr>
          <w:fldChar w:fldCharType="begin"/>
        </w:r>
        <w:r w:rsidR="00AC4B41">
          <w:rPr>
            <w:noProof/>
            <w:webHidden/>
          </w:rPr>
          <w:instrText xml:space="preserve"> PAGEREF _Toc490729043 \h </w:instrText>
        </w:r>
        <w:r w:rsidR="00AC4B41">
          <w:rPr>
            <w:noProof/>
            <w:webHidden/>
          </w:rPr>
        </w:r>
        <w:r w:rsidR="00AC4B41">
          <w:rPr>
            <w:noProof/>
            <w:webHidden/>
          </w:rPr>
          <w:fldChar w:fldCharType="separate"/>
        </w:r>
        <w:r w:rsidR="000A5A58">
          <w:rPr>
            <w:noProof/>
            <w:webHidden/>
          </w:rPr>
          <w:t>90</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44" w:history="1">
        <w:r w:rsidR="00AC4B41" w:rsidRPr="00E10540">
          <w:rPr>
            <w:rStyle w:val="Hyperlink"/>
            <w:noProof/>
          </w:rPr>
          <w:t>6.9 Adaptive Streaming</w:t>
        </w:r>
        <w:r w:rsidR="00AC4B41">
          <w:rPr>
            <w:noProof/>
            <w:webHidden/>
          </w:rPr>
          <w:tab/>
        </w:r>
        <w:r w:rsidR="00AC4B41">
          <w:rPr>
            <w:noProof/>
            <w:webHidden/>
          </w:rPr>
          <w:fldChar w:fldCharType="begin"/>
        </w:r>
        <w:r w:rsidR="00AC4B41">
          <w:rPr>
            <w:noProof/>
            <w:webHidden/>
          </w:rPr>
          <w:instrText xml:space="preserve"> PAGEREF _Toc490729044 \h </w:instrText>
        </w:r>
        <w:r w:rsidR="00AC4B41">
          <w:rPr>
            <w:noProof/>
            <w:webHidden/>
          </w:rPr>
        </w:r>
        <w:r w:rsidR="00AC4B41">
          <w:rPr>
            <w:noProof/>
            <w:webHidden/>
          </w:rPr>
          <w:fldChar w:fldCharType="separate"/>
        </w:r>
        <w:r w:rsidR="000A5A58">
          <w:rPr>
            <w:noProof/>
            <w:webHidden/>
          </w:rPr>
          <w:t>91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5" w:history="1">
        <w:r w:rsidR="00AC4B41" w:rsidRPr="00E10540">
          <w:rPr>
            <w:rStyle w:val="Hyperlink"/>
            <w:noProof/>
          </w:rPr>
          <w:t>6.9.1 MPEG-DASH</w:t>
        </w:r>
        <w:r w:rsidR="00AC4B41">
          <w:rPr>
            <w:noProof/>
            <w:webHidden/>
          </w:rPr>
          <w:tab/>
        </w:r>
        <w:r w:rsidR="00AC4B41">
          <w:rPr>
            <w:noProof/>
            <w:webHidden/>
          </w:rPr>
          <w:fldChar w:fldCharType="begin"/>
        </w:r>
        <w:r w:rsidR="00AC4B41">
          <w:rPr>
            <w:noProof/>
            <w:webHidden/>
          </w:rPr>
          <w:instrText xml:space="preserve"> PAGEREF _Toc490729045 \h </w:instrText>
        </w:r>
        <w:r w:rsidR="00AC4B41">
          <w:rPr>
            <w:noProof/>
            <w:webHidden/>
          </w:rPr>
        </w:r>
        <w:r w:rsidR="00AC4B41">
          <w:rPr>
            <w:noProof/>
            <w:webHidden/>
          </w:rPr>
          <w:fldChar w:fldCharType="separate"/>
        </w:r>
        <w:r w:rsidR="000A5A58">
          <w:rPr>
            <w:noProof/>
            <w:webHidden/>
          </w:rPr>
          <w:t>91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6" w:history="1">
        <w:r w:rsidR="00AC4B41" w:rsidRPr="00E10540">
          <w:rPr>
            <w:rStyle w:val="Hyperlink"/>
            <w:noProof/>
          </w:rPr>
          <w:t>6.9.2 Ad insertion in MPEG-DASH</w:t>
        </w:r>
        <w:r w:rsidR="00AC4B41">
          <w:rPr>
            <w:noProof/>
            <w:webHidden/>
          </w:rPr>
          <w:tab/>
        </w:r>
        <w:r w:rsidR="00AC4B41">
          <w:rPr>
            <w:noProof/>
            <w:webHidden/>
          </w:rPr>
          <w:fldChar w:fldCharType="begin"/>
        </w:r>
        <w:r w:rsidR="00AC4B41">
          <w:rPr>
            <w:noProof/>
            <w:webHidden/>
          </w:rPr>
          <w:instrText xml:space="preserve"> PAGEREF _Toc490729046 \h </w:instrText>
        </w:r>
        <w:r w:rsidR="00AC4B41">
          <w:rPr>
            <w:noProof/>
            <w:webHidden/>
          </w:rPr>
        </w:r>
        <w:r w:rsidR="00AC4B41">
          <w:rPr>
            <w:noProof/>
            <w:webHidden/>
          </w:rPr>
          <w:fldChar w:fldCharType="separate"/>
        </w:r>
        <w:r w:rsidR="000A5A58">
          <w:rPr>
            <w:noProof/>
            <w:webHidden/>
          </w:rPr>
          <w:t>91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7" w:history="1">
        <w:r w:rsidR="00AC4B41" w:rsidRPr="00E10540">
          <w:rPr>
            <w:rStyle w:val="Hyperlink"/>
            <w:noProof/>
          </w:rPr>
          <w:t>6.9.3 Difference Between Live and VoD Streams in  MPEG-DASH</w:t>
        </w:r>
        <w:r w:rsidR="00AC4B41">
          <w:rPr>
            <w:noProof/>
            <w:webHidden/>
          </w:rPr>
          <w:tab/>
        </w:r>
        <w:r w:rsidR="00AC4B41">
          <w:rPr>
            <w:noProof/>
            <w:webHidden/>
          </w:rPr>
          <w:fldChar w:fldCharType="begin"/>
        </w:r>
        <w:r w:rsidR="00AC4B41">
          <w:rPr>
            <w:noProof/>
            <w:webHidden/>
          </w:rPr>
          <w:instrText xml:space="preserve"> PAGEREF _Toc490729047 \h </w:instrText>
        </w:r>
        <w:r w:rsidR="00AC4B41">
          <w:rPr>
            <w:noProof/>
            <w:webHidden/>
          </w:rPr>
        </w:r>
        <w:r w:rsidR="00AC4B41">
          <w:rPr>
            <w:noProof/>
            <w:webHidden/>
          </w:rPr>
          <w:fldChar w:fldCharType="separate"/>
        </w:r>
        <w:r w:rsidR="000A5A58">
          <w:rPr>
            <w:noProof/>
            <w:webHidden/>
          </w:rPr>
          <w:t>92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48" w:history="1">
        <w:r w:rsidR="00AC4B41" w:rsidRPr="00E10540">
          <w:rPr>
            <w:rStyle w:val="Hyperlink"/>
            <w:noProof/>
          </w:rPr>
          <w:t>6.9.4 Server Side Insertion Mode – Virgin Media’s Chosen Method</w:t>
        </w:r>
        <w:r w:rsidR="00AC4B41">
          <w:rPr>
            <w:noProof/>
            <w:webHidden/>
          </w:rPr>
          <w:tab/>
        </w:r>
        <w:r w:rsidR="00AC4B41">
          <w:rPr>
            <w:noProof/>
            <w:webHidden/>
          </w:rPr>
          <w:fldChar w:fldCharType="begin"/>
        </w:r>
        <w:r w:rsidR="00AC4B41">
          <w:rPr>
            <w:noProof/>
            <w:webHidden/>
          </w:rPr>
          <w:instrText xml:space="preserve"> PAGEREF _Toc490729048 \h </w:instrText>
        </w:r>
        <w:r w:rsidR="00AC4B41">
          <w:rPr>
            <w:noProof/>
            <w:webHidden/>
          </w:rPr>
        </w:r>
        <w:r w:rsidR="00AC4B41">
          <w:rPr>
            <w:noProof/>
            <w:webHidden/>
          </w:rPr>
          <w:fldChar w:fldCharType="separate"/>
        </w:r>
        <w:r w:rsidR="000A5A58">
          <w:rPr>
            <w:noProof/>
            <w:webHidden/>
          </w:rPr>
          <w:t>92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49" w:history="1">
        <w:r w:rsidR="00AC4B41" w:rsidRPr="00E10540">
          <w:rPr>
            <w:rStyle w:val="Hyperlink"/>
            <w:noProof/>
          </w:rPr>
          <w:t>6.10 Network &amp; Server infrastructure</w:t>
        </w:r>
        <w:r w:rsidR="00AC4B41">
          <w:rPr>
            <w:noProof/>
            <w:webHidden/>
          </w:rPr>
          <w:tab/>
        </w:r>
        <w:r w:rsidR="00AC4B41">
          <w:rPr>
            <w:noProof/>
            <w:webHidden/>
          </w:rPr>
          <w:fldChar w:fldCharType="begin"/>
        </w:r>
        <w:r w:rsidR="00AC4B41">
          <w:rPr>
            <w:noProof/>
            <w:webHidden/>
          </w:rPr>
          <w:instrText xml:space="preserve"> PAGEREF _Toc490729049 \h </w:instrText>
        </w:r>
        <w:r w:rsidR="00AC4B41">
          <w:rPr>
            <w:noProof/>
            <w:webHidden/>
          </w:rPr>
        </w:r>
        <w:r w:rsidR="00AC4B41">
          <w:rPr>
            <w:noProof/>
            <w:webHidden/>
          </w:rPr>
          <w:fldChar w:fldCharType="separate"/>
        </w:r>
        <w:r w:rsidR="000A5A58">
          <w:rPr>
            <w:noProof/>
            <w:webHidden/>
          </w:rPr>
          <w:t>93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0" w:history="1">
        <w:r w:rsidR="00AC4B41" w:rsidRPr="00E10540">
          <w:rPr>
            <w:rStyle w:val="Hyperlink"/>
            <w:noProof/>
          </w:rPr>
          <w:t>6.10.1 MDC Cluster components</w:t>
        </w:r>
        <w:r w:rsidR="00AC4B41">
          <w:rPr>
            <w:noProof/>
            <w:webHidden/>
          </w:rPr>
          <w:tab/>
        </w:r>
        <w:r w:rsidR="00AC4B41">
          <w:rPr>
            <w:noProof/>
            <w:webHidden/>
          </w:rPr>
          <w:fldChar w:fldCharType="begin"/>
        </w:r>
        <w:r w:rsidR="00AC4B41">
          <w:rPr>
            <w:noProof/>
            <w:webHidden/>
          </w:rPr>
          <w:instrText xml:space="preserve"> PAGEREF _Toc490729050 \h </w:instrText>
        </w:r>
        <w:r w:rsidR="00AC4B41">
          <w:rPr>
            <w:noProof/>
            <w:webHidden/>
          </w:rPr>
        </w:r>
        <w:r w:rsidR="00AC4B41">
          <w:rPr>
            <w:noProof/>
            <w:webHidden/>
          </w:rPr>
          <w:fldChar w:fldCharType="separate"/>
        </w:r>
        <w:r w:rsidR="000A5A58">
          <w:rPr>
            <w:noProof/>
            <w:webHidden/>
          </w:rPr>
          <w:t>93</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51" w:history="1">
        <w:r w:rsidR="00AC4B41" w:rsidRPr="00E10540">
          <w:rPr>
            <w:rStyle w:val="Hyperlink"/>
            <w:noProof/>
          </w:rPr>
          <w:t>6.10.1.1 MDC Cluster Component Scaling Considerations</w:t>
        </w:r>
        <w:r w:rsidR="00AC4B41">
          <w:rPr>
            <w:noProof/>
            <w:webHidden/>
          </w:rPr>
          <w:tab/>
        </w:r>
        <w:r w:rsidR="00AC4B41">
          <w:rPr>
            <w:noProof/>
            <w:webHidden/>
          </w:rPr>
          <w:fldChar w:fldCharType="begin"/>
        </w:r>
        <w:r w:rsidR="00AC4B41">
          <w:rPr>
            <w:noProof/>
            <w:webHidden/>
          </w:rPr>
          <w:instrText xml:space="preserve"> PAGEREF _Toc490729051 \h </w:instrText>
        </w:r>
        <w:r w:rsidR="00AC4B41">
          <w:rPr>
            <w:noProof/>
            <w:webHidden/>
          </w:rPr>
        </w:r>
        <w:r w:rsidR="00AC4B41">
          <w:rPr>
            <w:noProof/>
            <w:webHidden/>
          </w:rPr>
          <w:fldChar w:fldCharType="separate"/>
        </w:r>
        <w:r w:rsidR="000A5A58">
          <w:rPr>
            <w:noProof/>
            <w:webHidden/>
          </w:rPr>
          <w:t>93</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2" w:history="1">
        <w:r w:rsidR="00AC4B41" w:rsidRPr="00E10540">
          <w:rPr>
            <w:rStyle w:val="Hyperlink"/>
            <w:noProof/>
          </w:rPr>
          <w:t>6.10.2 Blackarrow &amp; SeaChange components</w:t>
        </w:r>
        <w:r w:rsidR="00AC4B41">
          <w:rPr>
            <w:noProof/>
            <w:webHidden/>
          </w:rPr>
          <w:tab/>
        </w:r>
        <w:r w:rsidR="00AC4B41">
          <w:rPr>
            <w:noProof/>
            <w:webHidden/>
          </w:rPr>
          <w:fldChar w:fldCharType="begin"/>
        </w:r>
        <w:r w:rsidR="00AC4B41">
          <w:rPr>
            <w:noProof/>
            <w:webHidden/>
          </w:rPr>
          <w:instrText xml:space="preserve"> PAGEREF _Toc490729052 \h </w:instrText>
        </w:r>
        <w:r w:rsidR="00AC4B41">
          <w:rPr>
            <w:noProof/>
            <w:webHidden/>
          </w:rPr>
        </w:r>
        <w:r w:rsidR="00AC4B41">
          <w:rPr>
            <w:noProof/>
            <w:webHidden/>
          </w:rPr>
          <w:fldChar w:fldCharType="separate"/>
        </w:r>
        <w:r w:rsidR="000A5A58">
          <w:rPr>
            <w:noProof/>
            <w:webHidden/>
          </w:rPr>
          <w:t>93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53" w:history="1">
        <w:r w:rsidR="00AC4B41" w:rsidRPr="00E10540">
          <w:rPr>
            <w:rStyle w:val="Hyperlink"/>
            <w:noProof/>
          </w:rPr>
          <w:t>6.11 Platform Monitoring</w:t>
        </w:r>
        <w:r w:rsidR="00AC4B41">
          <w:rPr>
            <w:noProof/>
            <w:webHidden/>
          </w:rPr>
          <w:tab/>
        </w:r>
        <w:r w:rsidR="00AC4B41">
          <w:rPr>
            <w:noProof/>
            <w:webHidden/>
          </w:rPr>
          <w:fldChar w:fldCharType="begin"/>
        </w:r>
        <w:r w:rsidR="00AC4B41">
          <w:rPr>
            <w:noProof/>
            <w:webHidden/>
          </w:rPr>
          <w:instrText xml:space="preserve"> PAGEREF _Toc490729053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4" w:history="1">
        <w:r w:rsidR="00AC4B41" w:rsidRPr="00E10540">
          <w:rPr>
            <w:rStyle w:val="Hyperlink"/>
            <w:noProof/>
          </w:rPr>
          <w:t>6.11.1 Seachange Platforms</w:t>
        </w:r>
        <w:r w:rsidR="00AC4B41">
          <w:rPr>
            <w:noProof/>
            <w:webHidden/>
          </w:rPr>
          <w:tab/>
        </w:r>
        <w:r w:rsidR="00AC4B41">
          <w:rPr>
            <w:noProof/>
            <w:webHidden/>
          </w:rPr>
          <w:fldChar w:fldCharType="begin"/>
        </w:r>
        <w:r w:rsidR="00AC4B41">
          <w:rPr>
            <w:noProof/>
            <w:webHidden/>
          </w:rPr>
          <w:instrText xml:space="preserve"> PAGEREF _Toc490729054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5" w:history="1">
        <w:r w:rsidR="00AC4B41" w:rsidRPr="00E10540">
          <w:rPr>
            <w:rStyle w:val="Hyperlink"/>
            <w:noProof/>
          </w:rPr>
          <w:t>6.11.2 Ericsson VSPP</w:t>
        </w:r>
        <w:r w:rsidR="00AC4B41">
          <w:rPr>
            <w:noProof/>
            <w:webHidden/>
          </w:rPr>
          <w:tab/>
        </w:r>
        <w:r w:rsidR="00AC4B41">
          <w:rPr>
            <w:noProof/>
            <w:webHidden/>
          </w:rPr>
          <w:fldChar w:fldCharType="begin"/>
        </w:r>
        <w:r w:rsidR="00AC4B41">
          <w:rPr>
            <w:noProof/>
            <w:webHidden/>
          </w:rPr>
          <w:instrText xml:space="preserve"> PAGEREF _Toc490729055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6" w:history="1">
        <w:r w:rsidR="00AC4B41" w:rsidRPr="00E10540">
          <w:rPr>
            <w:rStyle w:val="Hyperlink"/>
            <w:noProof/>
          </w:rPr>
          <w:t>6.11.3 Cadent Platforms</w:t>
        </w:r>
        <w:r w:rsidR="00AC4B41">
          <w:rPr>
            <w:noProof/>
            <w:webHidden/>
          </w:rPr>
          <w:tab/>
        </w:r>
        <w:r w:rsidR="00AC4B41">
          <w:rPr>
            <w:noProof/>
            <w:webHidden/>
          </w:rPr>
          <w:fldChar w:fldCharType="begin"/>
        </w:r>
        <w:r w:rsidR="00AC4B41">
          <w:rPr>
            <w:noProof/>
            <w:webHidden/>
          </w:rPr>
          <w:instrText xml:space="preserve"> PAGEREF _Toc490729056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7" w:history="1">
        <w:r w:rsidR="00AC4B41" w:rsidRPr="00E10540">
          <w:rPr>
            <w:rStyle w:val="Hyperlink"/>
            <w:noProof/>
          </w:rPr>
          <w:t>6.11.4 Arris MDC</w:t>
        </w:r>
        <w:r w:rsidR="00AC4B41">
          <w:rPr>
            <w:noProof/>
            <w:webHidden/>
          </w:rPr>
          <w:tab/>
        </w:r>
        <w:r w:rsidR="00AC4B41">
          <w:rPr>
            <w:noProof/>
            <w:webHidden/>
          </w:rPr>
          <w:fldChar w:fldCharType="begin"/>
        </w:r>
        <w:r w:rsidR="00AC4B41">
          <w:rPr>
            <w:noProof/>
            <w:webHidden/>
          </w:rPr>
          <w:instrText xml:space="preserve"> PAGEREF _Toc490729057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8" w:history="1">
        <w:r w:rsidR="00AC4B41" w:rsidRPr="00E10540">
          <w:rPr>
            <w:rStyle w:val="Hyperlink"/>
            <w:noProof/>
          </w:rPr>
          <w:t>6.11.5 CDN</w:t>
        </w:r>
        <w:r w:rsidR="00AC4B41">
          <w:rPr>
            <w:noProof/>
            <w:webHidden/>
          </w:rPr>
          <w:tab/>
        </w:r>
        <w:r w:rsidR="00AC4B41">
          <w:rPr>
            <w:noProof/>
            <w:webHidden/>
          </w:rPr>
          <w:fldChar w:fldCharType="begin"/>
        </w:r>
        <w:r w:rsidR="00AC4B41">
          <w:rPr>
            <w:noProof/>
            <w:webHidden/>
          </w:rPr>
          <w:instrText xml:space="preserve"> PAGEREF _Toc490729058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59" w:history="1">
        <w:r w:rsidR="00AC4B41" w:rsidRPr="00E10540">
          <w:rPr>
            <w:rStyle w:val="Hyperlink"/>
            <w:noProof/>
          </w:rPr>
          <w:t>6.11.6 Varnish Cache and Load Balancer</w:t>
        </w:r>
        <w:r w:rsidR="00AC4B41">
          <w:rPr>
            <w:noProof/>
            <w:webHidden/>
          </w:rPr>
          <w:tab/>
        </w:r>
        <w:r w:rsidR="00AC4B41">
          <w:rPr>
            <w:noProof/>
            <w:webHidden/>
          </w:rPr>
          <w:fldChar w:fldCharType="begin"/>
        </w:r>
        <w:r w:rsidR="00AC4B41">
          <w:rPr>
            <w:noProof/>
            <w:webHidden/>
          </w:rPr>
          <w:instrText xml:space="preserve"> PAGEREF _Toc490729059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60" w:history="1">
        <w:r w:rsidR="00AC4B41" w:rsidRPr="00E10540">
          <w:rPr>
            <w:rStyle w:val="Hyperlink"/>
            <w:noProof/>
          </w:rPr>
          <w:t>6.11.7 F5 Load Balancers</w:t>
        </w:r>
        <w:r w:rsidR="00AC4B41">
          <w:rPr>
            <w:noProof/>
            <w:webHidden/>
          </w:rPr>
          <w:tab/>
        </w:r>
        <w:r w:rsidR="00AC4B41">
          <w:rPr>
            <w:noProof/>
            <w:webHidden/>
          </w:rPr>
          <w:fldChar w:fldCharType="begin"/>
        </w:r>
        <w:r w:rsidR="00AC4B41">
          <w:rPr>
            <w:noProof/>
            <w:webHidden/>
          </w:rPr>
          <w:instrText xml:space="preserve"> PAGEREF _Toc490729060 \h </w:instrText>
        </w:r>
        <w:r w:rsidR="00AC4B41">
          <w:rPr>
            <w:noProof/>
            <w:webHidden/>
          </w:rPr>
        </w:r>
        <w:r w:rsidR="00AC4B41">
          <w:rPr>
            <w:noProof/>
            <w:webHidden/>
          </w:rPr>
          <w:fldChar w:fldCharType="separate"/>
        </w:r>
        <w:r w:rsidR="000A5A58">
          <w:rPr>
            <w:noProof/>
            <w:webHidden/>
          </w:rPr>
          <w:t>96</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61" w:history="1">
        <w:r w:rsidR="00AC4B41" w:rsidRPr="00E10540">
          <w:rPr>
            <w:rStyle w:val="Hyperlink"/>
            <w:noProof/>
          </w:rPr>
          <w:t>7 Non Functional Aspects</w:t>
        </w:r>
        <w:r w:rsidR="00AC4B41">
          <w:rPr>
            <w:noProof/>
            <w:webHidden/>
          </w:rPr>
          <w:tab/>
        </w:r>
        <w:r w:rsidR="00AC4B41">
          <w:rPr>
            <w:noProof/>
            <w:webHidden/>
          </w:rPr>
          <w:fldChar w:fldCharType="begin"/>
        </w:r>
        <w:r w:rsidR="00AC4B41">
          <w:rPr>
            <w:noProof/>
            <w:webHidden/>
          </w:rPr>
          <w:instrText xml:space="preserve"> PAGEREF _Toc490729061 \h </w:instrText>
        </w:r>
        <w:r w:rsidR="00AC4B41">
          <w:rPr>
            <w:noProof/>
            <w:webHidden/>
          </w:rPr>
        </w:r>
        <w:r w:rsidR="00AC4B41">
          <w:rPr>
            <w:noProof/>
            <w:webHidden/>
          </w:rPr>
          <w:fldChar w:fldCharType="separate"/>
        </w:r>
        <w:r w:rsidR="000A5A58">
          <w:rPr>
            <w:noProof/>
            <w:webHidden/>
          </w:rPr>
          <w:t>97</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62" w:history="1">
        <w:r w:rsidR="00AC4B41" w:rsidRPr="00E10540">
          <w:rPr>
            <w:rStyle w:val="Hyperlink"/>
            <w:noProof/>
          </w:rPr>
          <w:t>7.1 Volumetrics &amp; Capacity</w:t>
        </w:r>
        <w:r w:rsidR="00AC4B41">
          <w:rPr>
            <w:noProof/>
            <w:webHidden/>
          </w:rPr>
          <w:tab/>
        </w:r>
        <w:r w:rsidR="00AC4B41">
          <w:rPr>
            <w:noProof/>
            <w:webHidden/>
          </w:rPr>
          <w:fldChar w:fldCharType="begin"/>
        </w:r>
        <w:r w:rsidR="00AC4B41">
          <w:rPr>
            <w:noProof/>
            <w:webHidden/>
          </w:rPr>
          <w:instrText xml:space="preserve"> PAGEREF _Toc490729062 \h </w:instrText>
        </w:r>
        <w:r w:rsidR="00AC4B41">
          <w:rPr>
            <w:noProof/>
            <w:webHidden/>
          </w:rPr>
        </w:r>
        <w:r w:rsidR="00AC4B41">
          <w:rPr>
            <w:noProof/>
            <w:webHidden/>
          </w:rPr>
          <w:fldChar w:fldCharType="separate"/>
        </w:r>
        <w:r w:rsidR="000A5A58">
          <w:rPr>
            <w:noProof/>
            <w:webHidden/>
          </w:rPr>
          <w:t>97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63" w:history="1">
        <w:r w:rsidR="00AC4B41" w:rsidRPr="00E10540">
          <w:rPr>
            <w:rStyle w:val="Hyperlink"/>
            <w:noProof/>
          </w:rPr>
          <w:t>7.1.1 Non Functional Requirements</w:t>
        </w:r>
        <w:r w:rsidR="00AC4B41">
          <w:rPr>
            <w:noProof/>
            <w:webHidden/>
          </w:rPr>
          <w:tab/>
        </w:r>
        <w:r w:rsidR="00AC4B41">
          <w:rPr>
            <w:noProof/>
            <w:webHidden/>
          </w:rPr>
          <w:fldChar w:fldCharType="begin"/>
        </w:r>
        <w:r w:rsidR="00AC4B41">
          <w:rPr>
            <w:noProof/>
            <w:webHidden/>
          </w:rPr>
          <w:instrText xml:space="preserve"> PAGEREF _Toc490729063 \h </w:instrText>
        </w:r>
        <w:r w:rsidR="00AC4B41">
          <w:rPr>
            <w:noProof/>
            <w:webHidden/>
          </w:rPr>
        </w:r>
        <w:r w:rsidR="00AC4B41">
          <w:rPr>
            <w:noProof/>
            <w:webHidden/>
          </w:rPr>
          <w:fldChar w:fldCharType="separate"/>
        </w:r>
        <w:r w:rsidR="000A5A58">
          <w:rPr>
            <w:noProof/>
            <w:webHidden/>
          </w:rPr>
          <w:t>97</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64" w:history="1">
        <w:r w:rsidR="00AC4B41" w:rsidRPr="00E10540">
          <w:rPr>
            <w:rStyle w:val="Hyperlink"/>
            <w:noProof/>
          </w:rPr>
          <w:t>7.1.2 Data Volumes for Playout</w:t>
        </w:r>
        <w:r w:rsidR="00AC4B41">
          <w:rPr>
            <w:noProof/>
            <w:webHidden/>
          </w:rPr>
          <w:tab/>
        </w:r>
        <w:r w:rsidR="00AC4B41">
          <w:rPr>
            <w:noProof/>
            <w:webHidden/>
          </w:rPr>
          <w:fldChar w:fldCharType="begin"/>
        </w:r>
        <w:r w:rsidR="00AC4B41">
          <w:rPr>
            <w:noProof/>
            <w:webHidden/>
          </w:rPr>
          <w:instrText xml:space="preserve"> PAGEREF _Toc490729064 \h </w:instrText>
        </w:r>
        <w:r w:rsidR="00AC4B41">
          <w:rPr>
            <w:noProof/>
            <w:webHidden/>
          </w:rPr>
        </w:r>
        <w:r w:rsidR="00AC4B41">
          <w:rPr>
            <w:noProof/>
            <w:webHidden/>
          </w:rPr>
          <w:fldChar w:fldCharType="separate"/>
        </w:r>
        <w:r w:rsidR="000A5A58">
          <w:rPr>
            <w:noProof/>
            <w:webHidden/>
          </w:rPr>
          <w:t>97</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65" w:history="1">
        <w:r w:rsidR="00AC4B41" w:rsidRPr="00E10540">
          <w:rPr>
            <w:rStyle w:val="Hyperlink"/>
            <w:noProof/>
          </w:rPr>
          <w:t>7.1.2.1 Calculation Parameters</w:t>
        </w:r>
        <w:r w:rsidR="00AC4B41">
          <w:rPr>
            <w:noProof/>
            <w:webHidden/>
          </w:rPr>
          <w:tab/>
        </w:r>
        <w:r w:rsidR="00AC4B41">
          <w:rPr>
            <w:noProof/>
            <w:webHidden/>
          </w:rPr>
          <w:fldChar w:fldCharType="begin"/>
        </w:r>
        <w:r w:rsidR="00AC4B41">
          <w:rPr>
            <w:noProof/>
            <w:webHidden/>
          </w:rPr>
          <w:instrText xml:space="preserve"> PAGEREF _Toc490729065 \h </w:instrText>
        </w:r>
        <w:r w:rsidR="00AC4B41">
          <w:rPr>
            <w:noProof/>
            <w:webHidden/>
          </w:rPr>
        </w:r>
        <w:r w:rsidR="00AC4B41">
          <w:rPr>
            <w:noProof/>
            <w:webHidden/>
          </w:rPr>
          <w:fldChar w:fldCharType="separate"/>
        </w:r>
        <w:r w:rsidR="000A5A58">
          <w:rPr>
            <w:noProof/>
            <w:webHidden/>
          </w:rPr>
          <w:t>98</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66" w:history="1">
        <w:r w:rsidR="00AC4B41" w:rsidRPr="00E10540">
          <w:rPr>
            <w:rStyle w:val="Hyperlink"/>
            <w:noProof/>
          </w:rPr>
          <w:t>7.1.2.2 CDN Calculations</w:t>
        </w:r>
        <w:r w:rsidR="00AC4B41">
          <w:rPr>
            <w:noProof/>
            <w:webHidden/>
          </w:rPr>
          <w:tab/>
        </w:r>
        <w:r w:rsidR="00AC4B41">
          <w:rPr>
            <w:noProof/>
            <w:webHidden/>
          </w:rPr>
          <w:fldChar w:fldCharType="begin"/>
        </w:r>
        <w:r w:rsidR="00AC4B41">
          <w:rPr>
            <w:noProof/>
            <w:webHidden/>
          </w:rPr>
          <w:instrText xml:space="preserve"> PAGEREF _Toc490729066 \h </w:instrText>
        </w:r>
        <w:r w:rsidR="00AC4B41">
          <w:rPr>
            <w:noProof/>
            <w:webHidden/>
          </w:rPr>
        </w:r>
        <w:r w:rsidR="00AC4B41">
          <w:rPr>
            <w:noProof/>
            <w:webHidden/>
          </w:rPr>
          <w:fldChar w:fldCharType="separate"/>
        </w:r>
        <w:r w:rsidR="000A5A58">
          <w:rPr>
            <w:noProof/>
            <w:webHidden/>
          </w:rPr>
          <w:t>98</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67" w:history="1">
        <w:r w:rsidR="00AC4B41" w:rsidRPr="00E10540">
          <w:rPr>
            <w:rStyle w:val="Hyperlink"/>
            <w:noProof/>
          </w:rPr>
          <w:t>7.1.2.3 Varnish Shield Cache Calculations</w:t>
        </w:r>
        <w:r w:rsidR="00AC4B41">
          <w:rPr>
            <w:noProof/>
            <w:webHidden/>
          </w:rPr>
          <w:tab/>
        </w:r>
        <w:r w:rsidR="00AC4B41">
          <w:rPr>
            <w:noProof/>
            <w:webHidden/>
          </w:rPr>
          <w:fldChar w:fldCharType="begin"/>
        </w:r>
        <w:r w:rsidR="00AC4B41">
          <w:rPr>
            <w:noProof/>
            <w:webHidden/>
          </w:rPr>
          <w:instrText xml:space="preserve"> PAGEREF _Toc490729067 \h </w:instrText>
        </w:r>
        <w:r w:rsidR="00AC4B41">
          <w:rPr>
            <w:noProof/>
            <w:webHidden/>
          </w:rPr>
        </w:r>
        <w:r w:rsidR="00AC4B41">
          <w:rPr>
            <w:noProof/>
            <w:webHidden/>
          </w:rPr>
          <w:fldChar w:fldCharType="separate"/>
        </w:r>
        <w:r w:rsidR="000A5A58">
          <w:rPr>
            <w:noProof/>
            <w:webHidden/>
          </w:rPr>
          <w:t>99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68" w:history="1">
        <w:r w:rsidR="00AC4B41" w:rsidRPr="00E10540">
          <w:rPr>
            <w:rStyle w:val="Hyperlink"/>
            <w:noProof/>
          </w:rPr>
          <w:t>7.1.2.4 VSPP Calculations</w:t>
        </w:r>
        <w:r w:rsidR="00AC4B41">
          <w:rPr>
            <w:noProof/>
            <w:webHidden/>
          </w:rPr>
          <w:tab/>
        </w:r>
        <w:r w:rsidR="00AC4B41">
          <w:rPr>
            <w:noProof/>
            <w:webHidden/>
          </w:rPr>
          <w:fldChar w:fldCharType="begin"/>
        </w:r>
        <w:r w:rsidR="00AC4B41">
          <w:rPr>
            <w:noProof/>
            <w:webHidden/>
          </w:rPr>
          <w:instrText xml:space="preserve"> PAGEREF _Toc490729068 \h </w:instrText>
        </w:r>
        <w:r w:rsidR="00AC4B41">
          <w:rPr>
            <w:noProof/>
            <w:webHidden/>
          </w:rPr>
        </w:r>
        <w:r w:rsidR="00AC4B41">
          <w:rPr>
            <w:noProof/>
            <w:webHidden/>
          </w:rPr>
          <w:fldChar w:fldCharType="separate"/>
        </w:r>
        <w:r w:rsidR="000A5A58">
          <w:rPr>
            <w:noProof/>
            <w:webHidden/>
          </w:rPr>
          <w:t>99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69" w:history="1">
        <w:r w:rsidR="00AC4B41" w:rsidRPr="00E10540">
          <w:rPr>
            <w:rStyle w:val="Hyperlink"/>
            <w:noProof/>
          </w:rPr>
          <w:t>7.1.2.5 MM Calculations</w:t>
        </w:r>
        <w:r w:rsidR="00AC4B41">
          <w:rPr>
            <w:noProof/>
            <w:webHidden/>
          </w:rPr>
          <w:tab/>
        </w:r>
        <w:r w:rsidR="00AC4B41">
          <w:rPr>
            <w:noProof/>
            <w:webHidden/>
          </w:rPr>
          <w:fldChar w:fldCharType="begin"/>
        </w:r>
        <w:r w:rsidR="00AC4B41">
          <w:rPr>
            <w:noProof/>
            <w:webHidden/>
          </w:rPr>
          <w:instrText xml:space="preserve"> PAGEREF _Toc490729069 \h </w:instrText>
        </w:r>
        <w:r w:rsidR="00AC4B41">
          <w:rPr>
            <w:noProof/>
            <w:webHidden/>
          </w:rPr>
        </w:r>
        <w:r w:rsidR="00AC4B41">
          <w:rPr>
            <w:noProof/>
            <w:webHidden/>
          </w:rPr>
          <w:fldChar w:fldCharType="separate"/>
        </w:r>
        <w:r w:rsidR="000A5A58">
          <w:rPr>
            <w:noProof/>
            <w:webHidden/>
          </w:rPr>
          <w:t>99</w:t>
        </w:r>
        <w:r w:rsidR="00AC4B41">
          <w:rPr>
            <w:noProof/>
            <w:webHidden/>
          </w:rPr>
          <w:fldChar w:fldCharType="end"/>
        </w:r>
      </w:hyperlink>
    </w:p>
    <w:p w:rsidR="00AC4B41" w:rsidRDefault="004C38B6">
      <w:pPr>
        <w:pStyle w:val="TOC4"/>
        <w:tabs>
          <w:tab w:val="right" w:leader="dot" w:pos="9288"/>
        </w:tabs>
        <w:rPr>
          <w:rFonts w:asciiTheme="minorHAnsi" w:eastAsiaTheme="minorEastAsia" w:hAnsiTheme="minorHAnsi" w:cstheme="minorBidi"/>
          <w:noProof/>
          <w:sz w:val="22"/>
          <w:lang w:eastAsia="en-GB"/>
        </w:rPr>
      </w:pPr>
      <w:hyperlink w:anchor="_Toc490729070" w:history="1">
        <w:r w:rsidR="00AC4B41" w:rsidRPr="00E10540">
          <w:rPr>
            <w:rStyle w:val="Hyperlink"/>
            <w:noProof/>
          </w:rPr>
          <w:t>7.1.2.6 Cadent Calculations</w:t>
        </w:r>
        <w:r w:rsidR="00AC4B41">
          <w:rPr>
            <w:noProof/>
            <w:webHidden/>
          </w:rPr>
          <w:tab/>
        </w:r>
        <w:r w:rsidR="00AC4B41">
          <w:rPr>
            <w:noProof/>
            <w:webHidden/>
          </w:rPr>
          <w:fldChar w:fldCharType="begin"/>
        </w:r>
        <w:r w:rsidR="00AC4B41">
          <w:rPr>
            <w:noProof/>
            <w:webHidden/>
          </w:rPr>
          <w:instrText xml:space="preserve"> PAGEREF _Toc490729070 \h </w:instrText>
        </w:r>
        <w:r w:rsidR="00AC4B41">
          <w:rPr>
            <w:noProof/>
            <w:webHidden/>
          </w:rPr>
        </w:r>
        <w:r w:rsidR="00AC4B41">
          <w:rPr>
            <w:noProof/>
            <w:webHidden/>
          </w:rPr>
          <w:fldChar w:fldCharType="separate"/>
        </w:r>
        <w:r w:rsidR="000A5A58">
          <w:rPr>
            <w:noProof/>
            <w:webHidden/>
          </w:rPr>
          <w:t>100</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71" w:history="1">
        <w:r w:rsidR="00AC4B41" w:rsidRPr="00E10540">
          <w:rPr>
            <w:rStyle w:val="Hyperlink"/>
            <w:noProof/>
          </w:rPr>
          <w:t>8 Security Considerations</w:t>
        </w:r>
        <w:r w:rsidR="00AC4B41">
          <w:rPr>
            <w:noProof/>
            <w:webHidden/>
          </w:rPr>
          <w:tab/>
        </w:r>
        <w:r w:rsidR="00AC4B41">
          <w:rPr>
            <w:noProof/>
            <w:webHidden/>
          </w:rPr>
          <w:fldChar w:fldCharType="begin"/>
        </w:r>
        <w:r w:rsidR="00AC4B41">
          <w:rPr>
            <w:noProof/>
            <w:webHidden/>
          </w:rPr>
          <w:instrText xml:space="preserve"> PAGEREF _Toc490729071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2" w:history="1">
        <w:r w:rsidR="00AC4B41" w:rsidRPr="00E10540">
          <w:rPr>
            <w:rStyle w:val="Hyperlink"/>
            <w:noProof/>
          </w:rPr>
          <w:t>8.1.1 Hardware Security</w:t>
        </w:r>
        <w:r w:rsidR="00AC4B41">
          <w:rPr>
            <w:noProof/>
            <w:webHidden/>
          </w:rPr>
          <w:tab/>
        </w:r>
        <w:r w:rsidR="00AC4B41">
          <w:rPr>
            <w:noProof/>
            <w:webHidden/>
          </w:rPr>
          <w:fldChar w:fldCharType="begin"/>
        </w:r>
        <w:r w:rsidR="00AC4B41">
          <w:rPr>
            <w:noProof/>
            <w:webHidden/>
          </w:rPr>
          <w:instrText xml:space="preserve"> PAGEREF _Toc490729072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3" w:history="1">
        <w:r w:rsidR="00AC4B41" w:rsidRPr="00E10540">
          <w:rPr>
            <w:rStyle w:val="Hyperlink"/>
            <w:noProof/>
          </w:rPr>
          <w:t>8.1.2 Application Security</w:t>
        </w:r>
        <w:r w:rsidR="00AC4B41">
          <w:rPr>
            <w:noProof/>
            <w:webHidden/>
          </w:rPr>
          <w:tab/>
        </w:r>
        <w:r w:rsidR="00AC4B41">
          <w:rPr>
            <w:noProof/>
            <w:webHidden/>
          </w:rPr>
          <w:fldChar w:fldCharType="begin"/>
        </w:r>
        <w:r w:rsidR="00AC4B41">
          <w:rPr>
            <w:noProof/>
            <w:webHidden/>
          </w:rPr>
          <w:instrText xml:space="preserve"> PAGEREF _Toc490729073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4" w:history="1">
        <w:r w:rsidR="00AC4B41" w:rsidRPr="00E10540">
          <w:rPr>
            <w:rStyle w:val="Hyperlink"/>
            <w:noProof/>
          </w:rPr>
          <w:t>8.1.3 Network Security</w:t>
        </w:r>
        <w:r w:rsidR="00AC4B41">
          <w:rPr>
            <w:noProof/>
            <w:webHidden/>
          </w:rPr>
          <w:tab/>
        </w:r>
        <w:r w:rsidR="00AC4B41">
          <w:rPr>
            <w:noProof/>
            <w:webHidden/>
          </w:rPr>
          <w:fldChar w:fldCharType="begin"/>
        </w:r>
        <w:r w:rsidR="00AC4B41">
          <w:rPr>
            <w:noProof/>
            <w:webHidden/>
          </w:rPr>
          <w:instrText xml:space="preserve"> PAGEREF _Toc490729074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75" w:history="1">
        <w:r w:rsidR="00AC4B41" w:rsidRPr="00E10540">
          <w:rPr>
            <w:rStyle w:val="Hyperlink"/>
            <w:noProof/>
          </w:rPr>
          <w:t>8.2 Reporting</w:t>
        </w:r>
        <w:r w:rsidR="00AC4B41">
          <w:rPr>
            <w:noProof/>
            <w:webHidden/>
          </w:rPr>
          <w:tab/>
        </w:r>
        <w:r w:rsidR="00AC4B41">
          <w:rPr>
            <w:noProof/>
            <w:webHidden/>
          </w:rPr>
          <w:fldChar w:fldCharType="begin"/>
        </w:r>
        <w:r w:rsidR="00AC4B41">
          <w:rPr>
            <w:noProof/>
            <w:webHidden/>
          </w:rPr>
          <w:instrText xml:space="preserve"> PAGEREF _Toc490729075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6" w:history="1">
        <w:r w:rsidR="00AC4B41" w:rsidRPr="00E10540">
          <w:rPr>
            <w:rStyle w:val="Hyperlink"/>
            <w:noProof/>
          </w:rPr>
          <w:t>8.2.1 Business reporting</w:t>
        </w:r>
        <w:r w:rsidR="00AC4B41">
          <w:rPr>
            <w:noProof/>
            <w:webHidden/>
          </w:rPr>
          <w:tab/>
        </w:r>
        <w:r w:rsidR="00AC4B41">
          <w:rPr>
            <w:noProof/>
            <w:webHidden/>
          </w:rPr>
          <w:fldChar w:fldCharType="begin"/>
        </w:r>
        <w:r w:rsidR="00AC4B41">
          <w:rPr>
            <w:noProof/>
            <w:webHidden/>
          </w:rPr>
          <w:instrText xml:space="preserve"> PAGEREF _Toc490729076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7" w:history="1">
        <w:r w:rsidR="00AC4B41" w:rsidRPr="00E10540">
          <w:rPr>
            <w:rStyle w:val="Hyperlink"/>
            <w:noProof/>
          </w:rPr>
          <w:t>8.2.2 Application reporting</w:t>
        </w:r>
        <w:r w:rsidR="00AC4B41">
          <w:rPr>
            <w:noProof/>
            <w:webHidden/>
          </w:rPr>
          <w:tab/>
        </w:r>
        <w:r w:rsidR="00AC4B41">
          <w:rPr>
            <w:noProof/>
            <w:webHidden/>
          </w:rPr>
          <w:fldChar w:fldCharType="begin"/>
        </w:r>
        <w:r w:rsidR="00AC4B41">
          <w:rPr>
            <w:noProof/>
            <w:webHidden/>
          </w:rPr>
          <w:instrText xml:space="preserve"> PAGEREF _Toc490729077 \h </w:instrText>
        </w:r>
        <w:r w:rsidR="00AC4B41">
          <w:rPr>
            <w:noProof/>
            <w:webHidden/>
          </w:rPr>
        </w:r>
        <w:r w:rsidR="00AC4B41">
          <w:rPr>
            <w:noProof/>
            <w:webHidden/>
          </w:rPr>
          <w:fldChar w:fldCharType="separate"/>
        </w:r>
        <w:r w:rsidR="000A5A58">
          <w:rPr>
            <w:noProof/>
            <w:webHidden/>
          </w:rPr>
          <w:t>101</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78" w:history="1">
        <w:r w:rsidR="00AC4B41" w:rsidRPr="00E10540">
          <w:rPr>
            <w:rStyle w:val="Hyperlink"/>
            <w:noProof/>
          </w:rPr>
          <w:t>8.2.3 Error logging</w:t>
        </w:r>
        <w:r w:rsidR="00AC4B41">
          <w:rPr>
            <w:noProof/>
            <w:webHidden/>
          </w:rPr>
          <w:tab/>
        </w:r>
        <w:r w:rsidR="00AC4B41">
          <w:rPr>
            <w:noProof/>
            <w:webHidden/>
          </w:rPr>
          <w:fldChar w:fldCharType="begin"/>
        </w:r>
        <w:r w:rsidR="00AC4B41">
          <w:rPr>
            <w:noProof/>
            <w:webHidden/>
          </w:rPr>
          <w:instrText xml:space="preserve"> PAGEREF _Toc490729078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79" w:history="1">
        <w:r w:rsidR="00AC4B41" w:rsidRPr="00E10540">
          <w:rPr>
            <w:rStyle w:val="Hyperlink"/>
            <w:noProof/>
          </w:rPr>
          <w:t>8.3 Operational Continuity</w:t>
        </w:r>
        <w:r w:rsidR="00AC4B41">
          <w:rPr>
            <w:noProof/>
            <w:webHidden/>
          </w:rPr>
          <w:tab/>
        </w:r>
        <w:r w:rsidR="00AC4B41">
          <w:rPr>
            <w:noProof/>
            <w:webHidden/>
          </w:rPr>
          <w:fldChar w:fldCharType="begin"/>
        </w:r>
        <w:r w:rsidR="00AC4B41">
          <w:rPr>
            <w:noProof/>
            <w:webHidden/>
          </w:rPr>
          <w:instrText xml:space="preserve"> PAGEREF _Toc490729079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3"/>
        <w:tabs>
          <w:tab w:val="right" w:leader="dot" w:pos="9288"/>
        </w:tabs>
        <w:rPr>
          <w:rFonts w:asciiTheme="minorHAnsi" w:eastAsiaTheme="minorEastAsia" w:hAnsiTheme="minorHAnsi" w:cstheme="minorBidi"/>
          <w:noProof/>
          <w:sz w:val="22"/>
          <w:lang w:eastAsia="en-GB"/>
        </w:rPr>
      </w:pPr>
      <w:hyperlink w:anchor="_Toc490729080" w:history="1">
        <w:r w:rsidR="00AC4B41" w:rsidRPr="00E10540">
          <w:rPr>
            <w:rStyle w:val="Hyperlink"/>
            <w:noProof/>
          </w:rPr>
          <w:t>8.3.1 Redundancy of MDC/CMS</w:t>
        </w:r>
        <w:r w:rsidR="00AC4B41">
          <w:rPr>
            <w:noProof/>
            <w:webHidden/>
          </w:rPr>
          <w:tab/>
        </w:r>
        <w:r w:rsidR="00AC4B41">
          <w:rPr>
            <w:noProof/>
            <w:webHidden/>
          </w:rPr>
          <w:fldChar w:fldCharType="begin"/>
        </w:r>
        <w:r w:rsidR="00AC4B41">
          <w:rPr>
            <w:noProof/>
            <w:webHidden/>
          </w:rPr>
          <w:instrText xml:space="preserve"> PAGEREF _Toc490729080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1" w:history="1">
        <w:r w:rsidR="00AC4B41" w:rsidRPr="00E10540">
          <w:rPr>
            <w:rStyle w:val="Hyperlink"/>
            <w:noProof/>
          </w:rPr>
          <w:t>8.4 Disaster Recovery</w:t>
        </w:r>
        <w:r w:rsidR="00AC4B41">
          <w:rPr>
            <w:noProof/>
            <w:webHidden/>
          </w:rPr>
          <w:tab/>
        </w:r>
        <w:r w:rsidR="00AC4B41">
          <w:rPr>
            <w:noProof/>
            <w:webHidden/>
          </w:rPr>
          <w:fldChar w:fldCharType="begin"/>
        </w:r>
        <w:r w:rsidR="00AC4B41">
          <w:rPr>
            <w:noProof/>
            <w:webHidden/>
          </w:rPr>
          <w:instrText xml:space="preserve"> PAGEREF _Toc490729081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2" w:history="1">
        <w:r w:rsidR="00AC4B41" w:rsidRPr="00E10540">
          <w:rPr>
            <w:rStyle w:val="Hyperlink"/>
            <w:noProof/>
          </w:rPr>
          <w:t>8.5 Support Model</w:t>
        </w:r>
        <w:r w:rsidR="00AC4B41">
          <w:rPr>
            <w:noProof/>
            <w:webHidden/>
          </w:rPr>
          <w:tab/>
        </w:r>
        <w:r w:rsidR="00AC4B41">
          <w:rPr>
            <w:noProof/>
            <w:webHidden/>
          </w:rPr>
          <w:fldChar w:fldCharType="begin"/>
        </w:r>
        <w:r w:rsidR="00AC4B41">
          <w:rPr>
            <w:noProof/>
            <w:webHidden/>
          </w:rPr>
          <w:instrText xml:space="preserve"> PAGEREF _Toc490729082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3" w:history="1">
        <w:r w:rsidR="00AC4B41" w:rsidRPr="00E10540">
          <w:rPr>
            <w:rStyle w:val="Hyperlink"/>
            <w:noProof/>
          </w:rPr>
          <w:t>8.6 Licensing</w:t>
        </w:r>
        <w:r w:rsidR="00AC4B41">
          <w:rPr>
            <w:noProof/>
            <w:webHidden/>
          </w:rPr>
          <w:tab/>
        </w:r>
        <w:r w:rsidR="00AC4B41">
          <w:rPr>
            <w:noProof/>
            <w:webHidden/>
          </w:rPr>
          <w:fldChar w:fldCharType="begin"/>
        </w:r>
        <w:r w:rsidR="00AC4B41">
          <w:rPr>
            <w:noProof/>
            <w:webHidden/>
          </w:rPr>
          <w:instrText xml:space="preserve"> PAGEREF _Toc490729083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4" w:history="1">
        <w:r w:rsidR="00AC4B41" w:rsidRPr="00E10540">
          <w:rPr>
            <w:rStyle w:val="Hyperlink"/>
            <w:noProof/>
          </w:rPr>
          <w:t>8.7 Operating System / Software Versions</w:t>
        </w:r>
        <w:r w:rsidR="00AC4B41">
          <w:rPr>
            <w:noProof/>
            <w:webHidden/>
          </w:rPr>
          <w:tab/>
        </w:r>
        <w:r w:rsidR="00AC4B41">
          <w:rPr>
            <w:noProof/>
            <w:webHidden/>
          </w:rPr>
          <w:fldChar w:fldCharType="begin"/>
        </w:r>
        <w:r w:rsidR="00AC4B41">
          <w:rPr>
            <w:noProof/>
            <w:webHidden/>
          </w:rPr>
          <w:instrText xml:space="preserve"> PAGEREF _Toc490729084 \h </w:instrText>
        </w:r>
        <w:r w:rsidR="00AC4B41">
          <w:rPr>
            <w:noProof/>
            <w:webHidden/>
          </w:rPr>
        </w:r>
        <w:r w:rsidR="00AC4B41">
          <w:rPr>
            <w:noProof/>
            <w:webHidden/>
          </w:rPr>
          <w:fldChar w:fldCharType="separate"/>
        </w:r>
        <w:r w:rsidR="000A5A58">
          <w:rPr>
            <w:noProof/>
            <w:webHidden/>
          </w:rPr>
          <w:t>102</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5" w:history="1">
        <w:r w:rsidR="00AC4B41" w:rsidRPr="00E10540">
          <w:rPr>
            <w:rStyle w:val="Hyperlink"/>
            <w:noProof/>
          </w:rPr>
          <w:t>8.8 Requirements Traceability Audit</w:t>
        </w:r>
        <w:r w:rsidR="00AC4B41">
          <w:rPr>
            <w:noProof/>
            <w:webHidden/>
          </w:rPr>
          <w:tab/>
        </w:r>
        <w:r w:rsidR="00AC4B41">
          <w:rPr>
            <w:noProof/>
            <w:webHidden/>
          </w:rPr>
          <w:fldChar w:fldCharType="begin"/>
        </w:r>
        <w:r w:rsidR="00AC4B41">
          <w:rPr>
            <w:noProof/>
            <w:webHidden/>
          </w:rPr>
          <w:instrText xml:space="preserve"> PAGEREF _Toc490729085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6" w:history="1">
        <w:r w:rsidR="00AC4B41" w:rsidRPr="00E10540">
          <w:rPr>
            <w:rStyle w:val="Hyperlink"/>
            <w:noProof/>
          </w:rPr>
          <w:t>8.9 Impact Assessments</w:t>
        </w:r>
        <w:r w:rsidR="00AC4B41">
          <w:rPr>
            <w:noProof/>
            <w:webHidden/>
          </w:rPr>
          <w:tab/>
        </w:r>
        <w:r w:rsidR="00AC4B41">
          <w:rPr>
            <w:noProof/>
            <w:webHidden/>
          </w:rPr>
          <w:fldChar w:fldCharType="begin"/>
        </w:r>
        <w:r w:rsidR="00AC4B41">
          <w:rPr>
            <w:noProof/>
            <w:webHidden/>
          </w:rPr>
          <w:instrText xml:space="preserve"> PAGEREF _Toc490729086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7" w:history="1">
        <w:r w:rsidR="00AC4B41" w:rsidRPr="00E10540">
          <w:rPr>
            <w:rStyle w:val="Hyperlink"/>
            <w:noProof/>
          </w:rPr>
          <w:t>8.10 OSS Development</w:t>
        </w:r>
        <w:r w:rsidR="00AC4B41">
          <w:rPr>
            <w:noProof/>
            <w:webHidden/>
          </w:rPr>
          <w:tab/>
        </w:r>
        <w:r w:rsidR="00AC4B41">
          <w:rPr>
            <w:noProof/>
            <w:webHidden/>
          </w:rPr>
          <w:fldChar w:fldCharType="begin"/>
        </w:r>
        <w:r w:rsidR="00AC4B41">
          <w:rPr>
            <w:noProof/>
            <w:webHidden/>
          </w:rPr>
          <w:instrText xml:space="preserve"> PAGEREF _Toc490729087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8" w:history="1">
        <w:r w:rsidR="00AC4B41" w:rsidRPr="00E10540">
          <w:rPr>
            <w:rStyle w:val="Hyperlink"/>
            <w:noProof/>
          </w:rPr>
          <w:t>8.11 TV Engineering</w:t>
        </w:r>
        <w:r w:rsidR="00AC4B41">
          <w:rPr>
            <w:noProof/>
            <w:webHidden/>
          </w:rPr>
          <w:tab/>
        </w:r>
        <w:r w:rsidR="00AC4B41">
          <w:rPr>
            <w:noProof/>
            <w:webHidden/>
          </w:rPr>
          <w:fldChar w:fldCharType="begin"/>
        </w:r>
        <w:r w:rsidR="00AC4B41">
          <w:rPr>
            <w:noProof/>
            <w:webHidden/>
          </w:rPr>
          <w:instrText xml:space="preserve"> PAGEREF _Toc490729088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89" w:history="1">
        <w:r w:rsidR="00AC4B41" w:rsidRPr="00E10540">
          <w:rPr>
            <w:rStyle w:val="Hyperlink"/>
            <w:noProof/>
          </w:rPr>
          <w:t>8.12 TiVo and its clients</w:t>
        </w:r>
        <w:r w:rsidR="00AC4B41">
          <w:rPr>
            <w:noProof/>
            <w:webHidden/>
          </w:rPr>
          <w:tab/>
        </w:r>
        <w:r w:rsidR="00AC4B41">
          <w:rPr>
            <w:noProof/>
            <w:webHidden/>
          </w:rPr>
          <w:fldChar w:fldCharType="begin"/>
        </w:r>
        <w:r w:rsidR="00AC4B41">
          <w:rPr>
            <w:noProof/>
            <w:webHidden/>
          </w:rPr>
          <w:instrText xml:space="preserve"> PAGEREF _Toc490729089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0" w:history="1">
        <w:r w:rsidR="00AC4B41" w:rsidRPr="00E10540">
          <w:rPr>
            <w:rStyle w:val="Hyperlink"/>
            <w:noProof/>
          </w:rPr>
          <w:t>8.13 Web in-house development team</w:t>
        </w:r>
        <w:r w:rsidR="00AC4B41">
          <w:rPr>
            <w:noProof/>
            <w:webHidden/>
          </w:rPr>
          <w:tab/>
        </w:r>
        <w:r w:rsidR="00AC4B41">
          <w:rPr>
            <w:noProof/>
            <w:webHidden/>
          </w:rPr>
          <w:fldChar w:fldCharType="begin"/>
        </w:r>
        <w:r w:rsidR="00AC4B41">
          <w:rPr>
            <w:noProof/>
            <w:webHidden/>
          </w:rPr>
          <w:instrText xml:space="preserve"> PAGEREF _Toc490729090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1" w:history="1">
        <w:r w:rsidR="00AC4B41" w:rsidRPr="00E10540">
          <w:rPr>
            <w:rStyle w:val="Hyperlink"/>
            <w:noProof/>
          </w:rPr>
          <w:t>8.14 Network Engineering / Design</w:t>
        </w:r>
        <w:r w:rsidR="00AC4B41">
          <w:rPr>
            <w:noProof/>
            <w:webHidden/>
          </w:rPr>
          <w:tab/>
        </w:r>
        <w:r w:rsidR="00AC4B41">
          <w:rPr>
            <w:noProof/>
            <w:webHidden/>
          </w:rPr>
          <w:fldChar w:fldCharType="begin"/>
        </w:r>
        <w:r w:rsidR="00AC4B41">
          <w:rPr>
            <w:noProof/>
            <w:webHidden/>
          </w:rPr>
          <w:instrText xml:space="preserve"> PAGEREF _Toc490729091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2" w:history="1">
        <w:r w:rsidR="00AC4B41" w:rsidRPr="00E10540">
          <w:rPr>
            <w:rStyle w:val="Hyperlink"/>
            <w:noProof/>
          </w:rPr>
          <w:t>8.15 Infrastructure Design</w:t>
        </w:r>
        <w:r w:rsidR="00AC4B41">
          <w:rPr>
            <w:noProof/>
            <w:webHidden/>
          </w:rPr>
          <w:tab/>
        </w:r>
        <w:r w:rsidR="00AC4B41">
          <w:rPr>
            <w:noProof/>
            <w:webHidden/>
          </w:rPr>
          <w:fldChar w:fldCharType="begin"/>
        </w:r>
        <w:r w:rsidR="00AC4B41">
          <w:rPr>
            <w:noProof/>
            <w:webHidden/>
          </w:rPr>
          <w:instrText xml:space="preserve"> PAGEREF _Toc490729092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3" w:history="1">
        <w:r w:rsidR="00AC4B41" w:rsidRPr="00E10540">
          <w:rPr>
            <w:rStyle w:val="Hyperlink"/>
            <w:noProof/>
          </w:rPr>
          <w:t>8.16 Virgin Media Engineering Security</w:t>
        </w:r>
        <w:r w:rsidR="00AC4B41">
          <w:rPr>
            <w:noProof/>
            <w:webHidden/>
          </w:rPr>
          <w:tab/>
        </w:r>
        <w:r w:rsidR="00AC4B41">
          <w:rPr>
            <w:noProof/>
            <w:webHidden/>
          </w:rPr>
          <w:fldChar w:fldCharType="begin"/>
        </w:r>
        <w:r w:rsidR="00AC4B41">
          <w:rPr>
            <w:noProof/>
            <w:webHidden/>
          </w:rPr>
          <w:instrText xml:space="preserve"> PAGEREF _Toc490729093 \h </w:instrText>
        </w:r>
        <w:r w:rsidR="00AC4B41">
          <w:rPr>
            <w:noProof/>
            <w:webHidden/>
          </w:rPr>
        </w:r>
        <w:r w:rsidR="00AC4B41">
          <w:rPr>
            <w:noProof/>
            <w:webHidden/>
          </w:rPr>
          <w:fldChar w:fldCharType="separate"/>
        </w:r>
        <w:r w:rsidR="000A5A58">
          <w:rPr>
            <w:noProof/>
            <w:webHidden/>
          </w:rPr>
          <w:t>103</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94" w:history="1">
        <w:r w:rsidR="00AC4B41" w:rsidRPr="00E10540">
          <w:rPr>
            <w:rStyle w:val="Hyperlink"/>
            <w:noProof/>
          </w:rPr>
          <w:t>9 Appendix A</w:t>
        </w:r>
        <w:r w:rsidR="00AC4B41">
          <w:rPr>
            <w:noProof/>
            <w:webHidden/>
          </w:rPr>
          <w:tab/>
        </w:r>
        <w:r w:rsidR="00AC4B41">
          <w:rPr>
            <w:noProof/>
            <w:webHidden/>
          </w:rPr>
          <w:fldChar w:fldCharType="begin"/>
        </w:r>
        <w:r w:rsidR="00AC4B41">
          <w:rPr>
            <w:noProof/>
            <w:webHidden/>
          </w:rPr>
          <w:instrText xml:space="preserve"> PAGEREF _Toc490729094 \h </w:instrText>
        </w:r>
        <w:r w:rsidR="00AC4B41">
          <w:rPr>
            <w:noProof/>
            <w:webHidden/>
          </w:rPr>
        </w:r>
        <w:r w:rsidR="00AC4B41">
          <w:rPr>
            <w:noProof/>
            <w:webHidden/>
          </w:rPr>
          <w:fldChar w:fldCharType="separate"/>
        </w:r>
        <w:r w:rsidR="000A5A58">
          <w:rPr>
            <w:noProof/>
            <w:webHidden/>
          </w:rPr>
          <w:t>104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5" w:history="1">
        <w:r w:rsidR="00AC4B41" w:rsidRPr="00E10540">
          <w:rPr>
            <w:rStyle w:val="Hyperlink"/>
            <w:noProof/>
          </w:rPr>
          <w:t>9.1 Manifest Manipulation Constraints</w:t>
        </w:r>
        <w:r w:rsidR="00AC4B41">
          <w:rPr>
            <w:noProof/>
            <w:webHidden/>
          </w:rPr>
          <w:tab/>
        </w:r>
        <w:r w:rsidR="00AC4B41">
          <w:rPr>
            <w:noProof/>
            <w:webHidden/>
          </w:rPr>
          <w:fldChar w:fldCharType="begin"/>
        </w:r>
        <w:r w:rsidR="00AC4B41">
          <w:rPr>
            <w:noProof/>
            <w:webHidden/>
          </w:rPr>
          <w:instrText xml:space="preserve"> PAGEREF _Toc490729095 \h </w:instrText>
        </w:r>
        <w:r w:rsidR="00AC4B41">
          <w:rPr>
            <w:noProof/>
            <w:webHidden/>
          </w:rPr>
        </w:r>
        <w:r w:rsidR="00AC4B41">
          <w:rPr>
            <w:noProof/>
            <w:webHidden/>
          </w:rPr>
          <w:fldChar w:fldCharType="separate"/>
        </w:r>
        <w:r w:rsidR="000A5A58">
          <w:rPr>
            <w:noProof/>
            <w:webHidden/>
          </w:rPr>
          <w:t>104</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96" w:history="1">
        <w:r w:rsidR="00AC4B41" w:rsidRPr="00E10540">
          <w:rPr>
            <w:rStyle w:val="Hyperlink"/>
            <w:noProof/>
          </w:rPr>
          <w:t>10 Appendix B</w:t>
        </w:r>
        <w:r w:rsidR="00AC4B41">
          <w:rPr>
            <w:noProof/>
            <w:webHidden/>
          </w:rPr>
          <w:tab/>
        </w:r>
        <w:r w:rsidR="00AC4B41">
          <w:rPr>
            <w:noProof/>
            <w:webHidden/>
          </w:rPr>
          <w:fldChar w:fldCharType="begin"/>
        </w:r>
        <w:r w:rsidR="00AC4B41">
          <w:rPr>
            <w:noProof/>
            <w:webHidden/>
          </w:rPr>
          <w:instrText xml:space="preserve"> PAGEREF _Toc490729096 \h </w:instrText>
        </w:r>
        <w:r w:rsidR="00AC4B41">
          <w:rPr>
            <w:noProof/>
            <w:webHidden/>
          </w:rPr>
        </w:r>
        <w:r w:rsidR="00AC4B41">
          <w:rPr>
            <w:noProof/>
            <w:webHidden/>
          </w:rPr>
          <w:fldChar w:fldCharType="separate"/>
        </w:r>
        <w:r w:rsidR="000A5A58">
          <w:rPr>
            <w:noProof/>
            <w:webHidden/>
          </w:rPr>
          <w:t>105</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97" w:history="1">
        <w:r w:rsidR="00AC4B41" w:rsidRPr="00E10540">
          <w:rPr>
            <w:rStyle w:val="Hyperlink"/>
            <w:noProof/>
          </w:rPr>
          <w:t>11 Appendix C – MPEG DASH Manifest Example</w:t>
        </w:r>
        <w:r w:rsidR="00AC4B41">
          <w:rPr>
            <w:noProof/>
            <w:webHidden/>
          </w:rPr>
          <w:tab/>
        </w:r>
        <w:r w:rsidR="00AC4B41">
          <w:rPr>
            <w:noProof/>
            <w:webHidden/>
          </w:rPr>
          <w:fldChar w:fldCharType="begin"/>
        </w:r>
        <w:r w:rsidR="00AC4B41">
          <w:rPr>
            <w:noProof/>
            <w:webHidden/>
          </w:rPr>
          <w:instrText xml:space="preserve"> PAGEREF _Toc490729097 \h </w:instrText>
        </w:r>
        <w:r w:rsidR="00AC4B41">
          <w:rPr>
            <w:noProof/>
            <w:webHidden/>
          </w:rPr>
        </w:r>
        <w:r w:rsidR="00AC4B41">
          <w:rPr>
            <w:noProof/>
            <w:webHidden/>
          </w:rPr>
          <w:fldChar w:fldCharType="separate"/>
        </w:r>
        <w:r w:rsidR="000A5A58">
          <w:rPr>
            <w:noProof/>
            <w:webHidden/>
          </w:rPr>
          <w:t>106</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098" w:history="1">
        <w:r w:rsidR="00AC4B41" w:rsidRPr="00E10540">
          <w:rPr>
            <w:rStyle w:val="Hyperlink"/>
            <w:noProof/>
          </w:rPr>
          <w:t>12 Appendix D – SCTE 130 Request and Response</w:t>
        </w:r>
        <w:r w:rsidR="00AC4B41">
          <w:rPr>
            <w:noProof/>
            <w:webHidden/>
          </w:rPr>
          <w:tab/>
        </w:r>
        <w:r w:rsidR="00AC4B41">
          <w:rPr>
            <w:noProof/>
            <w:webHidden/>
          </w:rPr>
          <w:fldChar w:fldCharType="begin"/>
        </w:r>
        <w:r w:rsidR="00AC4B41">
          <w:rPr>
            <w:noProof/>
            <w:webHidden/>
          </w:rPr>
          <w:instrText xml:space="preserve"> PAGEREF _Toc490729098 \h </w:instrText>
        </w:r>
        <w:r w:rsidR="00AC4B41">
          <w:rPr>
            <w:noProof/>
            <w:webHidden/>
          </w:rPr>
        </w:r>
        <w:r w:rsidR="00AC4B41">
          <w:rPr>
            <w:noProof/>
            <w:webHidden/>
          </w:rPr>
          <w:fldChar w:fldCharType="separate"/>
        </w:r>
        <w:r w:rsidR="000A5A58">
          <w:rPr>
            <w:noProof/>
            <w:webHidden/>
          </w:rPr>
          <w:t>114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099" w:history="1">
        <w:r w:rsidR="00AC4B41" w:rsidRPr="00E10540">
          <w:rPr>
            <w:rStyle w:val="Hyperlink"/>
            <w:noProof/>
          </w:rPr>
          <w:t>12.1 Request</w:t>
        </w:r>
        <w:r w:rsidR="00AC4B41">
          <w:rPr>
            <w:noProof/>
            <w:webHidden/>
          </w:rPr>
          <w:tab/>
        </w:r>
        <w:r w:rsidR="00AC4B41">
          <w:rPr>
            <w:noProof/>
            <w:webHidden/>
          </w:rPr>
          <w:fldChar w:fldCharType="begin"/>
        </w:r>
        <w:r w:rsidR="00AC4B41">
          <w:rPr>
            <w:noProof/>
            <w:webHidden/>
          </w:rPr>
          <w:instrText xml:space="preserve"> PAGEREF _Toc490729099 \h </w:instrText>
        </w:r>
        <w:r w:rsidR="00AC4B41">
          <w:rPr>
            <w:noProof/>
            <w:webHidden/>
          </w:rPr>
        </w:r>
        <w:r w:rsidR="00AC4B41">
          <w:rPr>
            <w:noProof/>
            <w:webHidden/>
          </w:rPr>
          <w:fldChar w:fldCharType="separate"/>
        </w:r>
        <w:r w:rsidR="000A5A58">
          <w:rPr>
            <w:noProof/>
            <w:webHidden/>
          </w:rPr>
          <w:t>114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0" w:history="1">
        <w:r w:rsidR="00AC4B41" w:rsidRPr="00E10540">
          <w:rPr>
            <w:rStyle w:val="Hyperlink"/>
            <w:noProof/>
          </w:rPr>
          <w:t>12.2 Response</w:t>
        </w:r>
        <w:r w:rsidR="00AC4B41">
          <w:rPr>
            <w:noProof/>
            <w:webHidden/>
          </w:rPr>
          <w:tab/>
        </w:r>
        <w:r w:rsidR="00AC4B41">
          <w:rPr>
            <w:noProof/>
            <w:webHidden/>
          </w:rPr>
          <w:fldChar w:fldCharType="begin"/>
        </w:r>
        <w:r w:rsidR="00AC4B41">
          <w:rPr>
            <w:noProof/>
            <w:webHidden/>
          </w:rPr>
          <w:instrText xml:space="preserve"> PAGEREF _Toc490729100 \h </w:instrText>
        </w:r>
        <w:r w:rsidR="00AC4B41">
          <w:rPr>
            <w:noProof/>
            <w:webHidden/>
          </w:rPr>
        </w:r>
        <w:r w:rsidR="00AC4B41">
          <w:rPr>
            <w:noProof/>
            <w:webHidden/>
          </w:rPr>
          <w:fldChar w:fldCharType="separate"/>
        </w:r>
        <w:r w:rsidR="000A5A58">
          <w:rPr>
            <w:noProof/>
            <w:webHidden/>
          </w:rPr>
          <w:t>114</w:t>
        </w:r>
        <w:r w:rsidR="00AC4B41">
          <w:rPr>
            <w:noProof/>
            <w:webHidden/>
          </w:rPr>
          <w:fldChar w:fldCharType="end"/>
        </w:r>
      </w:hyperlink>
    </w:p>
    <w:p w:rsidR="00AC4B41" w:rsidRDefault="004C38B6">
      <w:pPr>
        <w:pStyle w:val="TOC1"/>
        <w:rPr>
          <w:rFonts w:asciiTheme="minorHAnsi" w:eastAsiaTheme="minorEastAsia" w:hAnsiTheme="minorHAnsi" w:cstheme="minorBidi"/>
          <w:b w:val="0"/>
          <w:bCs w:val="0"/>
          <w:noProof/>
          <w:sz w:val="22"/>
          <w:lang w:eastAsia="en-GB"/>
        </w:rPr>
      </w:pPr>
      <w:hyperlink w:anchor="_Toc490729101" w:history="1">
        <w:r w:rsidR="00AC4B41" w:rsidRPr="00E10540">
          <w:rPr>
            <w:rStyle w:val="Hyperlink"/>
            <w:noProof/>
          </w:rPr>
          <w:t>13 Appendix E – Error Codes for STB</w:t>
        </w:r>
        <w:r w:rsidR="00AC4B41">
          <w:rPr>
            <w:noProof/>
            <w:webHidden/>
          </w:rPr>
          <w:tab/>
        </w:r>
        <w:r w:rsidR="00AC4B41">
          <w:rPr>
            <w:noProof/>
            <w:webHidden/>
          </w:rPr>
          <w:fldChar w:fldCharType="begin"/>
        </w:r>
        <w:r w:rsidR="00AC4B41">
          <w:rPr>
            <w:noProof/>
            <w:webHidden/>
          </w:rPr>
          <w:instrText xml:space="preserve"> PAGEREF _Toc490729101 \h </w:instrText>
        </w:r>
        <w:r w:rsidR="00AC4B41">
          <w:rPr>
            <w:noProof/>
            <w:webHidden/>
          </w:rPr>
        </w:r>
        <w:r w:rsidR="00AC4B41">
          <w:rPr>
            <w:noProof/>
            <w:webHidden/>
          </w:rPr>
          <w:fldChar w:fldCharType="separate"/>
        </w:r>
        <w:r w:rsidR="000A5A58">
          <w:rPr>
            <w:noProof/>
            <w:webHidden/>
          </w:rPr>
          <w:t>124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2" w:history="1">
        <w:r w:rsidR="00AC4B41" w:rsidRPr="00E10540">
          <w:rPr>
            <w:rStyle w:val="Hyperlink"/>
            <w:noProof/>
          </w:rPr>
          <w:t>13.1 S1 – STB Player to Traxis</w:t>
        </w:r>
        <w:r w:rsidR="00AC4B41">
          <w:rPr>
            <w:noProof/>
            <w:webHidden/>
          </w:rPr>
          <w:tab/>
        </w:r>
        <w:r w:rsidR="00AC4B41">
          <w:rPr>
            <w:noProof/>
            <w:webHidden/>
          </w:rPr>
          <w:fldChar w:fldCharType="begin"/>
        </w:r>
        <w:r w:rsidR="00AC4B41">
          <w:rPr>
            <w:noProof/>
            <w:webHidden/>
          </w:rPr>
          <w:instrText xml:space="preserve"> PAGEREF _Toc490729102 \h </w:instrText>
        </w:r>
        <w:r w:rsidR="00AC4B41">
          <w:rPr>
            <w:noProof/>
            <w:webHidden/>
          </w:rPr>
        </w:r>
        <w:r w:rsidR="00AC4B41">
          <w:rPr>
            <w:noProof/>
            <w:webHidden/>
          </w:rPr>
          <w:fldChar w:fldCharType="separate"/>
        </w:r>
        <w:r w:rsidR="000A5A58">
          <w:rPr>
            <w:noProof/>
            <w:webHidden/>
          </w:rPr>
          <w:t>124</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3" w:history="1">
        <w:r w:rsidR="00AC4B41" w:rsidRPr="00E10540">
          <w:rPr>
            <w:rStyle w:val="Hyperlink"/>
            <w:noProof/>
          </w:rPr>
          <w:t>13.2 P1, P2 – STB Player to MM via CDN</w:t>
        </w:r>
        <w:r w:rsidR="00AC4B41">
          <w:rPr>
            <w:noProof/>
            <w:webHidden/>
          </w:rPr>
          <w:tab/>
        </w:r>
        <w:r w:rsidR="00AC4B41">
          <w:rPr>
            <w:noProof/>
            <w:webHidden/>
          </w:rPr>
          <w:fldChar w:fldCharType="begin"/>
        </w:r>
        <w:r w:rsidR="00AC4B41">
          <w:rPr>
            <w:noProof/>
            <w:webHidden/>
          </w:rPr>
          <w:instrText xml:space="preserve"> PAGEREF _Toc490729103 \h </w:instrText>
        </w:r>
        <w:r w:rsidR="00AC4B41">
          <w:rPr>
            <w:noProof/>
            <w:webHidden/>
          </w:rPr>
        </w:r>
        <w:r w:rsidR="00AC4B41">
          <w:rPr>
            <w:noProof/>
            <w:webHidden/>
          </w:rPr>
          <w:fldChar w:fldCharType="separate"/>
        </w:r>
        <w:r w:rsidR="000A5A58">
          <w:rPr>
            <w:noProof/>
            <w:webHidden/>
          </w:rPr>
          <w:t>125</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4" w:history="1">
        <w:r w:rsidR="00AC4B41" w:rsidRPr="00E10540">
          <w:rPr>
            <w:rStyle w:val="Hyperlink"/>
            <w:noProof/>
          </w:rPr>
          <w:t>13.3 P3 – MM to Varnish/VSPP</w:t>
        </w:r>
        <w:r w:rsidR="00AC4B41">
          <w:rPr>
            <w:noProof/>
            <w:webHidden/>
          </w:rPr>
          <w:tab/>
        </w:r>
        <w:r w:rsidR="00AC4B41">
          <w:rPr>
            <w:noProof/>
            <w:webHidden/>
          </w:rPr>
          <w:fldChar w:fldCharType="begin"/>
        </w:r>
        <w:r w:rsidR="00AC4B41">
          <w:rPr>
            <w:noProof/>
            <w:webHidden/>
          </w:rPr>
          <w:instrText xml:space="preserve"> PAGEREF _Toc490729104 \h </w:instrText>
        </w:r>
        <w:r w:rsidR="00AC4B41">
          <w:rPr>
            <w:noProof/>
            <w:webHidden/>
          </w:rPr>
        </w:r>
        <w:r w:rsidR="00AC4B41">
          <w:rPr>
            <w:noProof/>
            <w:webHidden/>
          </w:rPr>
          <w:fldChar w:fldCharType="separate"/>
        </w:r>
        <w:r w:rsidR="000A5A58">
          <w:rPr>
            <w:noProof/>
            <w:webHidden/>
          </w:rPr>
          <w:t>125</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5" w:history="1">
        <w:r w:rsidR="00AC4B41" w:rsidRPr="00E10540">
          <w:rPr>
            <w:rStyle w:val="Hyperlink"/>
            <w:noProof/>
          </w:rPr>
          <w:t>13.4 A4 – MM to Cadent</w:t>
        </w:r>
        <w:r w:rsidR="00AC4B41">
          <w:rPr>
            <w:noProof/>
            <w:webHidden/>
          </w:rPr>
          <w:tab/>
        </w:r>
        <w:r w:rsidR="00AC4B41">
          <w:rPr>
            <w:noProof/>
            <w:webHidden/>
          </w:rPr>
          <w:fldChar w:fldCharType="begin"/>
        </w:r>
        <w:r w:rsidR="00AC4B41">
          <w:rPr>
            <w:noProof/>
            <w:webHidden/>
          </w:rPr>
          <w:instrText xml:space="preserve"> PAGEREF _Toc490729105 \h </w:instrText>
        </w:r>
        <w:r w:rsidR="00AC4B41">
          <w:rPr>
            <w:noProof/>
            <w:webHidden/>
          </w:rPr>
        </w:r>
        <w:r w:rsidR="00AC4B41">
          <w:rPr>
            <w:noProof/>
            <w:webHidden/>
          </w:rPr>
          <w:fldChar w:fldCharType="separate"/>
        </w:r>
        <w:r w:rsidR="000A5A58">
          <w:rPr>
            <w:noProof/>
            <w:webHidden/>
          </w:rPr>
          <w:t>126</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6" w:history="1">
        <w:r w:rsidR="00AC4B41" w:rsidRPr="00E10540">
          <w:rPr>
            <w:rStyle w:val="Hyperlink"/>
            <w:noProof/>
          </w:rPr>
          <w:t>13.5 xx – STB to Licence Server</w:t>
        </w:r>
        <w:r w:rsidR="00AC4B41">
          <w:rPr>
            <w:noProof/>
            <w:webHidden/>
          </w:rPr>
          <w:tab/>
        </w:r>
        <w:r w:rsidR="00AC4B41">
          <w:rPr>
            <w:noProof/>
            <w:webHidden/>
          </w:rPr>
          <w:fldChar w:fldCharType="begin"/>
        </w:r>
        <w:r w:rsidR="00AC4B41">
          <w:rPr>
            <w:noProof/>
            <w:webHidden/>
          </w:rPr>
          <w:instrText xml:space="preserve"> PAGEREF _Toc490729106 \h </w:instrText>
        </w:r>
        <w:r w:rsidR="00AC4B41">
          <w:rPr>
            <w:noProof/>
            <w:webHidden/>
          </w:rPr>
        </w:r>
        <w:r w:rsidR="00AC4B41">
          <w:rPr>
            <w:noProof/>
            <w:webHidden/>
          </w:rPr>
          <w:fldChar w:fldCharType="separate"/>
        </w:r>
        <w:r w:rsidR="000A5A58">
          <w:rPr>
            <w:noProof/>
            <w:webHidden/>
          </w:rPr>
          <w:t>127</w:t>
        </w:r>
        <w:r w:rsidR="00AC4B41">
          <w:rPr>
            <w:noProof/>
            <w:webHidden/>
          </w:rPr>
          <w:fldChar w:fldCharType="end"/>
        </w:r>
      </w:hyperlink>
    </w:p>
    <w:p w:rsidR="00AC4B41" w:rsidRDefault="004C38B6">
      <w:pPr>
        <w:pStyle w:val="TOC2"/>
        <w:tabs>
          <w:tab w:val="right" w:leader="dot" w:pos="9288"/>
        </w:tabs>
        <w:rPr>
          <w:rFonts w:asciiTheme="minorHAnsi" w:eastAsiaTheme="minorEastAsia" w:hAnsiTheme="minorHAnsi" w:cstheme="minorBidi"/>
          <w:i w:val="0"/>
          <w:iCs w:val="0"/>
          <w:noProof/>
          <w:sz w:val="22"/>
          <w:lang w:eastAsia="en-GB"/>
        </w:rPr>
      </w:pPr>
      <w:hyperlink w:anchor="_Toc490729107" w:history="1">
        <w:r w:rsidR="00AC4B41" w:rsidRPr="00E10540">
          <w:rPr>
            <w:rStyle w:val="Hyperlink"/>
            <w:noProof/>
          </w:rPr>
          <w:t>13.6 C7, C8 – STB to CDN/VSPP</w:t>
        </w:r>
        <w:r w:rsidR="00AC4B41">
          <w:rPr>
            <w:noProof/>
            <w:webHidden/>
          </w:rPr>
          <w:tab/>
        </w:r>
        <w:r w:rsidR="00AC4B41">
          <w:rPr>
            <w:noProof/>
            <w:webHidden/>
          </w:rPr>
          <w:fldChar w:fldCharType="begin"/>
        </w:r>
        <w:r w:rsidR="00AC4B41">
          <w:rPr>
            <w:noProof/>
            <w:webHidden/>
          </w:rPr>
          <w:instrText xml:space="preserve"> PAGEREF _Toc490729107 \h </w:instrText>
        </w:r>
        <w:r w:rsidR="00AC4B41">
          <w:rPr>
            <w:noProof/>
            <w:webHidden/>
          </w:rPr>
        </w:r>
        <w:r w:rsidR="00AC4B41">
          <w:rPr>
            <w:noProof/>
            <w:webHidden/>
          </w:rPr>
          <w:fldChar w:fldCharType="separate"/>
        </w:r>
        <w:r w:rsidR="000A5A58">
          <w:rPr>
            <w:noProof/>
            <w:webHidden/>
          </w:rPr>
          <w:t>127</w:t>
        </w:r>
        <w:r w:rsidR="00AC4B41">
          <w:rPr>
            <w:noProof/>
            <w:webHidden/>
          </w:rPr>
          <w:fldChar w:fldCharType="end"/>
        </w:r>
      </w:hyperlink>
    </w:p>
    <w:p w:rsidR="00E92675" w:rsidRPr="00230FB0" w:rsidRDefault="00E92675" w:rsidP="008E140C">
      <w:r w:rsidRPr="007D742E">
        <w:fldChar w:fldCharType="end"/>
      </w:r>
    </w:p>
    <w:p w:rsidR="00E92675" w:rsidRPr="00230FB0" w:rsidRDefault="00E92675" w:rsidP="002A2BDB">
      <w:pPr>
        <w:pStyle w:val="Heading2"/>
      </w:pPr>
      <w:bookmarkStart w:id="10" w:name="_Toc252550900"/>
      <w:bookmarkStart w:id="11" w:name="_Toc252551510"/>
      <w:bookmarkStart w:id="12" w:name="_Toc253565023"/>
      <w:bookmarkStart w:id="13" w:name="_Toc272850028"/>
      <w:bookmarkStart w:id="14" w:name="_Toc490728922"/>
      <w:r w:rsidRPr="00230FB0">
        <w:t>Table of figures</w:t>
      </w:r>
      <w:bookmarkEnd w:id="10"/>
      <w:bookmarkEnd w:id="11"/>
      <w:bookmarkEnd w:id="12"/>
      <w:bookmarkEnd w:id="13"/>
      <w:bookmarkEnd w:id="14"/>
    </w:p>
    <w:p w:rsidR="00AC4B41" w:rsidRDefault="00E92675">
      <w:pPr>
        <w:pStyle w:val="TableofFigures"/>
        <w:tabs>
          <w:tab w:val="right" w:leader="dot" w:pos="9288"/>
        </w:tabs>
        <w:rPr>
          <w:rFonts w:asciiTheme="minorHAnsi" w:eastAsiaTheme="minorEastAsia" w:hAnsiTheme="minorHAnsi" w:cstheme="minorBidi"/>
          <w:i w:val="0"/>
          <w:iCs w:val="0"/>
          <w:noProof/>
          <w:sz w:val="22"/>
          <w:lang w:eastAsia="en-GB"/>
        </w:rPr>
      </w:pPr>
      <w:r w:rsidRPr="002B16F4">
        <w:fldChar w:fldCharType="begin"/>
      </w:r>
      <w:r w:rsidRPr="002B16F4">
        <w:instrText xml:space="preserve"> TOC \h \z \c "Figure" </w:instrText>
      </w:r>
      <w:r w:rsidRPr="002B16F4">
        <w:fldChar w:fldCharType="separate"/>
      </w:r>
      <w:hyperlink w:anchor="_Toc490729108" w:history="1">
        <w:r w:rsidR="00AC4B41" w:rsidRPr="00F843D7">
          <w:rPr>
            <w:rStyle w:val="Hyperlink"/>
            <w:noProof/>
          </w:rPr>
          <w:t>Figure 5</w:t>
        </w:r>
        <w:r w:rsidR="00AC4B41" w:rsidRPr="00F843D7">
          <w:rPr>
            <w:rStyle w:val="Hyperlink"/>
            <w:noProof/>
          </w:rPr>
          <w:noBreakHyphen/>
          <w:t>1 - Architecture Overview</w:t>
        </w:r>
        <w:r w:rsidR="00AC4B41">
          <w:rPr>
            <w:noProof/>
            <w:webHidden/>
          </w:rPr>
          <w:tab/>
        </w:r>
        <w:r w:rsidR="00AC4B41">
          <w:rPr>
            <w:noProof/>
            <w:webHidden/>
          </w:rPr>
          <w:fldChar w:fldCharType="begin"/>
        </w:r>
        <w:r w:rsidR="00AC4B41">
          <w:rPr>
            <w:noProof/>
            <w:webHidden/>
          </w:rPr>
          <w:instrText xml:space="preserve"> PAGEREF _Toc490729108 \h </w:instrText>
        </w:r>
        <w:r w:rsidR="00AC4B41">
          <w:rPr>
            <w:noProof/>
            <w:webHidden/>
          </w:rPr>
        </w:r>
        <w:r w:rsidR="00AC4B41">
          <w:rPr>
            <w:noProof/>
            <w:webHidden/>
          </w:rPr>
          <w:fldChar w:fldCharType="separate"/>
        </w:r>
        <w:r w:rsidR="000A5A58">
          <w:rPr>
            <w:noProof/>
            <w:webHidden/>
          </w:rPr>
          <w:t>16</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09" w:history="1">
        <w:r w:rsidR="00AC4B41" w:rsidRPr="00F843D7">
          <w:rPr>
            <w:rStyle w:val="Hyperlink"/>
            <w:noProof/>
          </w:rPr>
          <w:t>Figure 5</w:t>
        </w:r>
        <w:r w:rsidR="00AC4B41" w:rsidRPr="00F843D7">
          <w:rPr>
            <w:rStyle w:val="Hyperlink"/>
            <w:noProof/>
          </w:rPr>
          <w:noBreakHyphen/>
          <w:t>2 - Solution Diagram overview</w:t>
        </w:r>
        <w:r w:rsidR="00AC4B41">
          <w:rPr>
            <w:noProof/>
            <w:webHidden/>
          </w:rPr>
          <w:tab/>
        </w:r>
        <w:r w:rsidR="00AC4B41">
          <w:rPr>
            <w:noProof/>
            <w:webHidden/>
          </w:rPr>
          <w:fldChar w:fldCharType="begin"/>
        </w:r>
        <w:r w:rsidR="00AC4B41">
          <w:rPr>
            <w:noProof/>
            <w:webHidden/>
          </w:rPr>
          <w:instrText xml:space="preserve"> PAGEREF _Toc490729109 \h </w:instrText>
        </w:r>
        <w:r w:rsidR="00AC4B41">
          <w:rPr>
            <w:noProof/>
            <w:webHidden/>
          </w:rPr>
        </w:r>
        <w:r w:rsidR="00AC4B41">
          <w:rPr>
            <w:noProof/>
            <w:webHidden/>
          </w:rPr>
          <w:fldChar w:fldCharType="separate"/>
        </w:r>
        <w:r w:rsidR="000A5A58">
          <w:rPr>
            <w:noProof/>
            <w:webHidden/>
          </w:rPr>
          <w:t>19</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0" w:history="1">
        <w:r w:rsidR="00AC4B41" w:rsidRPr="00F843D7">
          <w:rPr>
            <w:rStyle w:val="Hyperlink"/>
            <w:noProof/>
          </w:rPr>
          <w:t>Figure 6</w:t>
        </w:r>
        <w:r w:rsidR="00AC4B41" w:rsidRPr="00F843D7">
          <w:rPr>
            <w:rStyle w:val="Hyperlink"/>
            <w:noProof/>
          </w:rPr>
          <w:noBreakHyphen/>
          <w:t>1 - Interface Diagram</w:t>
        </w:r>
        <w:r w:rsidR="00AC4B41">
          <w:rPr>
            <w:noProof/>
            <w:webHidden/>
          </w:rPr>
          <w:tab/>
        </w:r>
        <w:r w:rsidR="00AC4B41">
          <w:rPr>
            <w:noProof/>
            <w:webHidden/>
          </w:rPr>
          <w:fldChar w:fldCharType="begin"/>
        </w:r>
        <w:r w:rsidR="00AC4B41">
          <w:rPr>
            <w:noProof/>
            <w:webHidden/>
          </w:rPr>
          <w:instrText xml:space="preserve"> PAGEREF _Toc490729110 \h </w:instrText>
        </w:r>
        <w:r w:rsidR="00AC4B41">
          <w:rPr>
            <w:noProof/>
            <w:webHidden/>
          </w:rPr>
        </w:r>
        <w:r w:rsidR="00AC4B41">
          <w:rPr>
            <w:noProof/>
            <w:webHidden/>
          </w:rPr>
          <w:fldChar w:fldCharType="separate"/>
        </w:r>
        <w:r w:rsidR="000A5A58">
          <w:rPr>
            <w:noProof/>
            <w:webHidden/>
          </w:rPr>
          <w:t>24</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1" w:history="1">
        <w:r w:rsidR="00AC4B41" w:rsidRPr="00F843D7">
          <w:rPr>
            <w:rStyle w:val="Hyperlink"/>
            <w:noProof/>
          </w:rPr>
          <w:t>Figure 6</w:t>
        </w:r>
        <w:r w:rsidR="00AC4B41" w:rsidRPr="00F843D7">
          <w:rPr>
            <w:rStyle w:val="Hyperlink"/>
            <w:noProof/>
          </w:rPr>
          <w:noBreakHyphen/>
          <w:t>2- Chunking the segments</w:t>
        </w:r>
        <w:r w:rsidR="00AC4B41">
          <w:rPr>
            <w:noProof/>
            <w:webHidden/>
          </w:rPr>
          <w:tab/>
        </w:r>
        <w:r w:rsidR="00AC4B41">
          <w:rPr>
            <w:noProof/>
            <w:webHidden/>
          </w:rPr>
          <w:fldChar w:fldCharType="begin"/>
        </w:r>
        <w:r w:rsidR="00AC4B41">
          <w:rPr>
            <w:noProof/>
            <w:webHidden/>
          </w:rPr>
          <w:instrText xml:space="preserve"> PAGEREF _Toc490729111 \h </w:instrText>
        </w:r>
        <w:r w:rsidR="00AC4B41">
          <w:rPr>
            <w:noProof/>
            <w:webHidden/>
          </w:rPr>
        </w:r>
        <w:r w:rsidR="00AC4B41">
          <w:rPr>
            <w:noProof/>
            <w:webHidden/>
          </w:rPr>
          <w:fldChar w:fldCharType="separate"/>
        </w:r>
        <w:r w:rsidR="000A5A58">
          <w:rPr>
            <w:noProof/>
            <w:webHidden/>
          </w:rPr>
          <w:t>29</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2" w:history="1">
        <w:r w:rsidR="00AC4B41" w:rsidRPr="00F843D7">
          <w:rPr>
            <w:rStyle w:val="Hyperlink"/>
            <w:noProof/>
          </w:rPr>
          <w:t>Figure 6</w:t>
        </w:r>
        <w:r w:rsidR="00AC4B41" w:rsidRPr="00F843D7">
          <w:rPr>
            <w:rStyle w:val="Hyperlink"/>
            <w:noProof/>
          </w:rPr>
          <w:noBreakHyphen/>
          <w:t>3 - Deployment Architecture for VOD QAM</w:t>
        </w:r>
        <w:r w:rsidR="00AC4B41">
          <w:rPr>
            <w:noProof/>
            <w:webHidden/>
          </w:rPr>
          <w:tab/>
        </w:r>
        <w:r w:rsidR="00AC4B41">
          <w:rPr>
            <w:noProof/>
            <w:webHidden/>
          </w:rPr>
          <w:fldChar w:fldCharType="begin"/>
        </w:r>
        <w:r w:rsidR="00AC4B41">
          <w:rPr>
            <w:noProof/>
            <w:webHidden/>
          </w:rPr>
          <w:instrText xml:space="preserve"> PAGEREF _Toc490729112 \h </w:instrText>
        </w:r>
        <w:r w:rsidR="00AC4B41">
          <w:rPr>
            <w:noProof/>
            <w:webHidden/>
          </w:rPr>
        </w:r>
        <w:r w:rsidR="00AC4B41">
          <w:rPr>
            <w:noProof/>
            <w:webHidden/>
          </w:rPr>
          <w:fldChar w:fldCharType="separate"/>
        </w:r>
        <w:r w:rsidR="000A5A58">
          <w:rPr>
            <w:noProof/>
            <w:webHidden/>
          </w:rPr>
          <w:t>55</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3" w:history="1">
        <w:r w:rsidR="00AC4B41" w:rsidRPr="00F843D7">
          <w:rPr>
            <w:rStyle w:val="Hyperlink"/>
            <w:noProof/>
          </w:rPr>
          <w:t>Figure 6</w:t>
        </w:r>
        <w:r w:rsidR="00AC4B41" w:rsidRPr="00F843D7">
          <w:rPr>
            <w:rStyle w:val="Hyperlink"/>
            <w:noProof/>
          </w:rPr>
          <w:noBreakHyphen/>
          <w:t>4 - Token flow</w:t>
        </w:r>
        <w:r w:rsidR="00AC4B41">
          <w:rPr>
            <w:noProof/>
            <w:webHidden/>
          </w:rPr>
          <w:tab/>
        </w:r>
        <w:r w:rsidR="00AC4B41">
          <w:rPr>
            <w:noProof/>
            <w:webHidden/>
          </w:rPr>
          <w:fldChar w:fldCharType="begin"/>
        </w:r>
        <w:r w:rsidR="00AC4B41">
          <w:rPr>
            <w:noProof/>
            <w:webHidden/>
          </w:rPr>
          <w:instrText xml:space="preserve"> PAGEREF _Toc490729113 \h </w:instrText>
        </w:r>
        <w:r w:rsidR="00AC4B41">
          <w:rPr>
            <w:noProof/>
            <w:webHidden/>
          </w:rPr>
        </w:r>
        <w:r w:rsidR="00AC4B41">
          <w:rPr>
            <w:noProof/>
            <w:webHidden/>
          </w:rPr>
          <w:fldChar w:fldCharType="separate"/>
        </w:r>
        <w:r w:rsidR="000A5A58">
          <w:rPr>
            <w:noProof/>
            <w:webHidden/>
          </w:rPr>
          <w:t>88</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4" w:history="1">
        <w:r w:rsidR="00AC4B41" w:rsidRPr="00F843D7">
          <w:rPr>
            <w:rStyle w:val="Hyperlink"/>
            <w:noProof/>
          </w:rPr>
          <w:t>Figure 6</w:t>
        </w:r>
        <w:r w:rsidR="00AC4B41" w:rsidRPr="00F843D7">
          <w:rPr>
            <w:rStyle w:val="Hyperlink"/>
            <w:noProof/>
          </w:rPr>
          <w:noBreakHyphen/>
          <w:t>5 - DASH structure</w:t>
        </w:r>
        <w:r w:rsidR="00AC4B41">
          <w:rPr>
            <w:noProof/>
            <w:webHidden/>
          </w:rPr>
          <w:tab/>
        </w:r>
        <w:r w:rsidR="00AC4B41">
          <w:rPr>
            <w:noProof/>
            <w:webHidden/>
          </w:rPr>
          <w:fldChar w:fldCharType="begin"/>
        </w:r>
        <w:r w:rsidR="00AC4B41">
          <w:rPr>
            <w:noProof/>
            <w:webHidden/>
          </w:rPr>
          <w:instrText xml:space="preserve"> PAGEREF _Toc490729114 \h </w:instrText>
        </w:r>
        <w:r w:rsidR="00AC4B41">
          <w:rPr>
            <w:noProof/>
            <w:webHidden/>
          </w:rPr>
        </w:r>
        <w:r w:rsidR="00AC4B41">
          <w:rPr>
            <w:noProof/>
            <w:webHidden/>
          </w:rPr>
          <w:fldChar w:fldCharType="separate"/>
        </w:r>
        <w:r w:rsidR="000A5A58">
          <w:rPr>
            <w:noProof/>
            <w:webHidden/>
          </w:rPr>
          <w:t>91</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5" w:history="1">
        <w:r w:rsidR="00AC4B41" w:rsidRPr="00F843D7">
          <w:rPr>
            <w:rStyle w:val="Hyperlink"/>
            <w:noProof/>
          </w:rPr>
          <w:t>Figure 6</w:t>
        </w:r>
        <w:r w:rsidR="00AC4B41" w:rsidRPr="00F843D7">
          <w:rPr>
            <w:rStyle w:val="Hyperlink"/>
            <w:noProof/>
          </w:rPr>
          <w:noBreakHyphen/>
          <w:t>6 - MPEG-DASH MPD file</w:t>
        </w:r>
        <w:r w:rsidR="00AC4B41">
          <w:rPr>
            <w:noProof/>
            <w:webHidden/>
          </w:rPr>
          <w:tab/>
        </w:r>
        <w:r w:rsidR="00AC4B41">
          <w:rPr>
            <w:noProof/>
            <w:webHidden/>
          </w:rPr>
          <w:fldChar w:fldCharType="begin"/>
        </w:r>
        <w:r w:rsidR="00AC4B41">
          <w:rPr>
            <w:noProof/>
            <w:webHidden/>
          </w:rPr>
          <w:instrText xml:space="preserve"> PAGEREF _Toc490729115 \h </w:instrText>
        </w:r>
        <w:r w:rsidR="00AC4B41">
          <w:rPr>
            <w:noProof/>
            <w:webHidden/>
          </w:rPr>
        </w:r>
        <w:r w:rsidR="00AC4B41">
          <w:rPr>
            <w:noProof/>
            <w:webHidden/>
          </w:rPr>
          <w:fldChar w:fldCharType="separate"/>
        </w:r>
        <w:r w:rsidR="000A5A58">
          <w:rPr>
            <w:noProof/>
            <w:webHidden/>
          </w:rPr>
          <w:t>91</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6" w:history="1">
        <w:r w:rsidR="00AC4B41" w:rsidRPr="00F843D7">
          <w:rPr>
            <w:rStyle w:val="Hyperlink"/>
            <w:noProof/>
          </w:rPr>
          <w:t>Figure 6</w:t>
        </w:r>
        <w:r w:rsidR="00AC4B41" w:rsidRPr="00F843D7">
          <w:rPr>
            <w:rStyle w:val="Hyperlink"/>
            <w:noProof/>
          </w:rPr>
          <w:noBreakHyphen/>
          <w:t>7 - MPD manipulation</w:t>
        </w:r>
        <w:r w:rsidR="00AC4B41">
          <w:rPr>
            <w:noProof/>
            <w:webHidden/>
          </w:rPr>
          <w:tab/>
        </w:r>
        <w:r w:rsidR="00AC4B41">
          <w:rPr>
            <w:noProof/>
            <w:webHidden/>
          </w:rPr>
          <w:fldChar w:fldCharType="begin"/>
        </w:r>
        <w:r w:rsidR="00AC4B41">
          <w:rPr>
            <w:noProof/>
            <w:webHidden/>
          </w:rPr>
          <w:instrText xml:space="preserve"> PAGEREF _Toc490729116 \h </w:instrText>
        </w:r>
        <w:r w:rsidR="00AC4B41">
          <w:rPr>
            <w:noProof/>
            <w:webHidden/>
          </w:rPr>
        </w:r>
        <w:r w:rsidR="00AC4B41">
          <w:rPr>
            <w:noProof/>
            <w:webHidden/>
          </w:rPr>
          <w:fldChar w:fldCharType="separate"/>
        </w:r>
        <w:r w:rsidR="000A5A58">
          <w:rPr>
            <w:noProof/>
            <w:webHidden/>
          </w:rPr>
          <w:t>92</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7" w:history="1">
        <w:r w:rsidR="00AC4B41" w:rsidRPr="00F843D7">
          <w:rPr>
            <w:rStyle w:val="Hyperlink"/>
            <w:noProof/>
          </w:rPr>
          <w:t>Figure 6</w:t>
        </w:r>
        <w:r w:rsidR="00AC4B41" w:rsidRPr="00F843D7">
          <w:rPr>
            <w:rStyle w:val="Hyperlink"/>
            <w:noProof/>
          </w:rPr>
          <w:noBreakHyphen/>
          <w:t>8 - MDC connections</w:t>
        </w:r>
        <w:r w:rsidR="00AC4B41">
          <w:rPr>
            <w:noProof/>
            <w:webHidden/>
          </w:rPr>
          <w:tab/>
        </w:r>
        <w:r w:rsidR="00AC4B41">
          <w:rPr>
            <w:noProof/>
            <w:webHidden/>
          </w:rPr>
          <w:fldChar w:fldCharType="begin"/>
        </w:r>
        <w:r w:rsidR="00AC4B41">
          <w:rPr>
            <w:noProof/>
            <w:webHidden/>
          </w:rPr>
          <w:instrText xml:space="preserve"> PAGEREF _Toc490729117 \h </w:instrText>
        </w:r>
        <w:r w:rsidR="00AC4B41">
          <w:rPr>
            <w:noProof/>
            <w:webHidden/>
          </w:rPr>
        </w:r>
        <w:r w:rsidR="00AC4B41">
          <w:rPr>
            <w:noProof/>
            <w:webHidden/>
          </w:rPr>
          <w:fldChar w:fldCharType="separate"/>
        </w:r>
        <w:r w:rsidR="000A5A58">
          <w:rPr>
            <w:noProof/>
            <w:webHidden/>
          </w:rPr>
          <w:t>94</w:t>
        </w:r>
        <w:r w:rsidR="00AC4B41">
          <w:rPr>
            <w:noProof/>
            <w:webHidden/>
          </w:rPr>
          <w:fldChar w:fldCharType="end"/>
        </w:r>
      </w:hyperlink>
    </w:p>
    <w:p w:rsidR="00AC4B41" w:rsidRDefault="004C38B6">
      <w:pPr>
        <w:pStyle w:val="TableofFigures"/>
        <w:tabs>
          <w:tab w:val="right" w:leader="dot" w:pos="9288"/>
        </w:tabs>
        <w:rPr>
          <w:rFonts w:asciiTheme="minorHAnsi" w:eastAsiaTheme="minorEastAsia" w:hAnsiTheme="minorHAnsi" w:cstheme="minorBidi"/>
          <w:i w:val="0"/>
          <w:iCs w:val="0"/>
          <w:noProof/>
          <w:sz w:val="22"/>
          <w:lang w:eastAsia="en-GB"/>
        </w:rPr>
      </w:pPr>
      <w:hyperlink w:anchor="_Toc490729118" w:history="1">
        <w:r w:rsidR="00AC4B41" w:rsidRPr="00F843D7">
          <w:rPr>
            <w:rStyle w:val="Hyperlink"/>
            <w:noProof/>
          </w:rPr>
          <w:t>Figure 6</w:t>
        </w:r>
        <w:r w:rsidR="00AC4B41" w:rsidRPr="00F843D7">
          <w:rPr>
            <w:rStyle w:val="Hyperlink"/>
            <w:noProof/>
          </w:rPr>
          <w:noBreakHyphen/>
          <w:t>9 - Arris, BA &amp; SeaChange connections</w:t>
        </w:r>
        <w:r w:rsidR="00AC4B41">
          <w:rPr>
            <w:noProof/>
            <w:webHidden/>
          </w:rPr>
          <w:tab/>
        </w:r>
        <w:r w:rsidR="00AC4B41">
          <w:rPr>
            <w:noProof/>
            <w:webHidden/>
          </w:rPr>
          <w:fldChar w:fldCharType="begin"/>
        </w:r>
        <w:r w:rsidR="00AC4B41">
          <w:rPr>
            <w:noProof/>
            <w:webHidden/>
          </w:rPr>
          <w:instrText xml:space="preserve"> PAGEREF _Toc490729118 \h </w:instrText>
        </w:r>
        <w:r w:rsidR="00AC4B41">
          <w:rPr>
            <w:noProof/>
            <w:webHidden/>
          </w:rPr>
        </w:r>
        <w:r w:rsidR="00AC4B41">
          <w:rPr>
            <w:noProof/>
            <w:webHidden/>
          </w:rPr>
          <w:fldChar w:fldCharType="separate"/>
        </w:r>
        <w:r w:rsidR="000A5A58">
          <w:rPr>
            <w:noProof/>
            <w:webHidden/>
          </w:rPr>
          <w:t>95</w:t>
        </w:r>
        <w:r w:rsidR="00AC4B41">
          <w:rPr>
            <w:noProof/>
            <w:webHidden/>
          </w:rPr>
          <w:fldChar w:fldCharType="end"/>
        </w:r>
      </w:hyperlink>
    </w:p>
    <w:p w:rsidR="00E92675" w:rsidRPr="0026066D" w:rsidRDefault="00E92675" w:rsidP="008E140C">
      <w:r w:rsidRPr="002B16F4">
        <w:fldChar w:fldCharType="end"/>
      </w:r>
    </w:p>
    <w:p w:rsidR="00E92675" w:rsidRPr="00230FB0" w:rsidRDefault="00E92675" w:rsidP="008E140C">
      <w:r w:rsidRPr="00230FB0">
        <w:br w:type="page"/>
      </w:r>
      <w:bookmarkStart w:id="15" w:name="_Toc182625193"/>
      <w:bookmarkStart w:id="16" w:name="_Toc182625194"/>
      <w:bookmarkStart w:id="17" w:name="_Toc182625568"/>
      <w:bookmarkStart w:id="18" w:name="_Toc228936418"/>
    </w:p>
    <w:p w:rsidR="00E92675" w:rsidRPr="00230FB0" w:rsidRDefault="00E92675" w:rsidP="00327045">
      <w:pPr>
        <w:pStyle w:val="Heading1"/>
      </w:pPr>
      <w:bookmarkStart w:id="19" w:name="_Toc252550901"/>
      <w:bookmarkStart w:id="20" w:name="_Toc252551511"/>
      <w:bookmarkStart w:id="21" w:name="_Toc253565024"/>
      <w:bookmarkStart w:id="22" w:name="_Toc272850029"/>
      <w:bookmarkStart w:id="23" w:name="_Toc490728923"/>
      <w:r w:rsidRPr="00230FB0">
        <w:t>Document Control</w:t>
      </w:r>
      <w:bookmarkEnd w:id="15"/>
      <w:bookmarkEnd w:id="16"/>
      <w:bookmarkEnd w:id="17"/>
      <w:bookmarkEnd w:id="18"/>
      <w:bookmarkEnd w:id="19"/>
      <w:bookmarkEnd w:id="20"/>
      <w:bookmarkEnd w:id="21"/>
      <w:bookmarkEnd w:id="22"/>
      <w:bookmarkEnd w:id="23"/>
    </w:p>
    <w:p w:rsidR="00E92675" w:rsidRDefault="00E92675" w:rsidP="00D624E9">
      <w:pPr>
        <w:pStyle w:val="Heading2"/>
      </w:pPr>
      <w:bookmarkStart w:id="24" w:name="_Toc103151769"/>
      <w:bookmarkStart w:id="25" w:name="_Toc103152289"/>
      <w:bookmarkStart w:id="26" w:name="_Toc103152329"/>
      <w:bookmarkStart w:id="27" w:name="_Toc103152498"/>
      <w:bookmarkStart w:id="28" w:name="_Toc182625195"/>
      <w:bookmarkStart w:id="29" w:name="_Toc182625569"/>
      <w:bookmarkStart w:id="30" w:name="_Toc228936419"/>
      <w:bookmarkStart w:id="31" w:name="_Toc252550902"/>
      <w:bookmarkStart w:id="32" w:name="_Toc252551512"/>
      <w:bookmarkStart w:id="33" w:name="_Toc253565025"/>
      <w:bookmarkStart w:id="34" w:name="_Toc272850030"/>
      <w:bookmarkStart w:id="35" w:name="_Toc490728924"/>
      <w:r w:rsidRPr="00230FB0">
        <w:t>Document Information</w:t>
      </w:r>
      <w:bookmarkEnd w:id="24"/>
      <w:bookmarkEnd w:id="25"/>
      <w:bookmarkEnd w:id="26"/>
      <w:bookmarkEnd w:id="27"/>
      <w:bookmarkEnd w:id="28"/>
      <w:bookmarkEnd w:id="29"/>
      <w:bookmarkEnd w:id="30"/>
      <w:bookmarkEnd w:id="31"/>
      <w:bookmarkEnd w:id="32"/>
      <w:bookmarkEnd w:id="33"/>
      <w:bookmarkEnd w:id="34"/>
      <w:bookmarkEnd w:id="35"/>
    </w:p>
    <w:p w:rsidR="00B00E39" w:rsidRPr="00B00E39" w:rsidRDefault="00B00E39" w:rsidP="00B00E39"/>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7"/>
        <w:gridCol w:w="7137"/>
      </w:tblGrid>
      <w:tr w:rsidR="00E92675" w:rsidRPr="003470D6" w:rsidTr="001A6BC1">
        <w:trPr>
          <w:tblHeader/>
        </w:trPr>
        <w:tc>
          <w:tcPr>
            <w:tcW w:w="1249"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Title</w:t>
            </w:r>
          </w:p>
        </w:tc>
        <w:tc>
          <w:tcPr>
            <w:tcW w:w="3751" w:type="pct"/>
            <w:tcBorders>
              <w:bottom w:val="single" w:sz="12" w:space="0" w:color="000000"/>
            </w:tcBorders>
            <w:shd w:val="solid" w:color="808080" w:fill="FFFFFF"/>
          </w:tcPr>
          <w:p w:rsidR="00E92675" w:rsidRPr="001A6BC1" w:rsidRDefault="004C38B6" w:rsidP="003470D6">
            <w:pPr>
              <w:rPr>
                <w:b/>
                <w:color w:val="FFFFFF"/>
              </w:rPr>
            </w:pPr>
            <w:fldSimple w:instr=" TITLE  \* MERGEFORMAT ">
              <w:r w:rsidR="00AC4B41" w:rsidRPr="00AC4B41">
                <w:rPr>
                  <w:b/>
                  <w:color w:val="FFFFFF"/>
                </w:rPr>
                <w:t>Advert Insertion Solution Design</w:t>
              </w:r>
            </w:fldSimple>
          </w:p>
        </w:tc>
      </w:tr>
      <w:tr w:rsidR="00E92675" w:rsidRPr="003470D6" w:rsidTr="001A6BC1">
        <w:tc>
          <w:tcPr>
            <w:tcW w:w="1249" w:type="pct"/>
            <w:shd w:val="clear" w:color="auto" w:fill="F3F3F3"/>
          </w:tcPr>
          <w:p w:rsidR="00E92675" w:rsidRPr="001A6BC1" w:rsidRDefault="00E92675" w:rsidP="003470D6">
            <w:pPr>
              <w:rPr>
                <w:b/>
              </w:rPr>
            </w:pPr>
            <w:r w:rsidRPr="001A6BC1">
              <w:rPr>
                <w:b/>
              </w:rPr>
              <w:t>Type</w:t>
            </w:r>
          </w:p>
        </w:tc>
        <w:tc>
          <w:tcPr>
            <w:tcW w:w="3751" w:type="pct"/>
          </w:tcPr>
          <w:p w:rsidR="00E92675" w:rsidRPr="003470D6" w:rsidRDefault="004C38B6" w:rsidP="003470D6">
            <w:fldSimple w:instr=" SUBJECT  \* MERGEFORMAT ">
              <w:r w:rsidR="00AC4B41">
                <w:t>Solution Design</w:t>
              </w:r>
            </w:fldSimple>
          </w:p>
        </w:tc>
      </w:tr>
      <w:tr w:rsidR="00E92675" w:rsidRPr="003470D6" w:rsidTr="001A6BC1">
        <w:tc>
          <w:tcPr>
            <w:tcW w:w="1249" w:type="pct"/>
            <w:shd w:val="clear" w:color="auto" w:fill="F3F3F3"/>
          </w:tcPr>
          <w:p w:rsidR="00E92675" w:rsidRPr="001A6BC1" w:rsidRDefault="00E92675" w:rsidP="003470D6">
            <w:pPr>
              <w:rPr>
                <w:b/>
              </w:rPr>
            </w:pPr>
            <w:r w:rsidRPr="001A6BC1">
              <w:rPr>
                <w:b/>
              </w:rPr>
              <w:t>Author / (Last saved by)</w:t>
            </w:r>
          </w:p>
        </w:tc>
        <w:tc>
          <w:tcPr>
            <w:tcW w:w="3751" w:type="pct"/>
          </w:tcPr>
          <w:p w:rsidR="00E92675" w:rsidRPr="003470D6" w:rsidRDefault="004C38B6" w:rsidP="003470D6">
            <w:fldSimple w:instr=" AUTHOR  \* MERGEFORMAT ">
              <w:r w:rsidR="00AC4B41">
                <w:rPr>
                  <w:noProof/>
                </w:rPr>
                <w:t>Geoff Routledge</w:t>
              </w:r>
            </w:fldSimple>
            <w:r w:rsidR="00E92675" w:rsidRPr="003470D6">
              <w:t xml:space="preserve"> / (</w:t>
            </w:r>
            <w:fldSimple w:instr=" LASTSAVEDBY  \* MERGEFORMAT ">
              <w:r w:rsidR="00AC4B41">
                <w:rPr>
                  <w:noProof/>
                </w:rPr>
                <w:t>Geoff Routledge</w:t>
              </w:r>
            </w:fldSimple>
            <w:r w:rsidR="00E92675" w:rsidRPr="003470D6">
              <w:t>)</w:t>
            </w:r>
          </w:p>
        </w:tc>
      </w:tr>
      <w:tr w:rsidR="00E92675" w:rsidRPr="003470D6" w:rsidTr="001A6BC1">
        <w:tc>
          <w:tcPr>
            <w:tcW w:w="1249" w:type="pct"/>
            <w:shd w:val="clear" w:color="auto" w:fill="F3F3F3"/>
          </w:tcPr>
          <w:p w:rsidR="00E92675" w:rsidRPr="001A6BC1" w:rsidRDefault="00E92675" w:rsidP="003470D6">
            <w:pPr>
              <w:rPr>
                <w:b/>
              </w:rPr>
            </w:pPr>
            <w:r w:rsidRPr="001A6BC1">
              <w:rPr>
                <w:b/>
              </w:rPr>
              <w:t>Status (Version)</w:t>
            </w:r>
          </w:p>
        </w:tc>
        <w:tc>
          <w:tcPr>
            <w:tcW w:w="3751" w:type="pct"/>
          </w:tcPr>
          <w:p w:rsidR="00E92675" w:rsidRPr="00936900" w:rsidRDefault="004C38B6" w:rsidP="003470D6">
            <w:fldSimple w:instr=" DOCPROPERTY &quot;VM_Doc_Status&quot;  \* MERGEFORMAT ">
              <w:r w:rsidR="00AC4B41" w:rsidRPr="00AC4B41">
                <w:rPr>
                  <w:lang w:val="en-US"/>
                </w:rPr>
                <w:t>Draft</w:t>
              </w:r>
            </w:fldSimple>
            <w:r w:rsidR="00E92675" w:rsidRPr="00936900">
              <w:t xml:space="preserve"> (</w:t>
            </w:r>
            <w:fldSimple w:instr=" DOCPROPERTY &quot;VM_Version&quot;  \* MERGEFORMAT ">
              <w:r w:rsidR="00AC4B41">
                <w:t>02_02</w:t>
              </w:r>
            </w:fldSimple>
            <w:r w:rsidR="00E92675" w:rsidRPr="00936900">
              <w:t xml:space="preserve"> )</w:t>
            </w:r>
          </w:p>
        </w:tc>
      </w:tr>
    </w:tbl>
    <w:p w:rsidR="00B00E39" w:rsidRDefault="00B00E39" w:rsidP="00B00E39">
      <w:bookmarkStart w:id="36" w:name="_Toc103151772"/>
      <w:bookmarkStart w:id="37" w:name="_Toc103152292"/>
      <w:bookmarkStart w:id="38" w:name="_Toc103152332"/>
      <w:bookmarkStart w:id="39" w:name="_Toc103152501"/>
      <w:bookmarkStart w:id="40" w:name="_Toc182625197"/>
      <w:bookmarkStart w:id="41" w:name="_Toc182625571"/>
      <w:bookmarkStart w:id="42" w:name="_Toc228936420"/>
      <w:bookmarkStart w:id="43" w:name="_Toc252550903"/>
      <w:bookmarkStart w:id="44" w:name="_Toc252551513"/>
      <w:bookmarkStart w:id="45" w:name="_Toc253565026"/>
      <w:bookmarkStart w:id="46" w:name="_Toc272850031"/>
    </w:p>
    <w:p w:rsidR="00E92675" w:rsidRDefault="00E92675" w:rsidP="00D624E9">
      <w:pPr>
        <w:pStyle w:val="Heading2"/>
      </w:pPr>
      <w:bookmarkStart w:id="47" w:name="_Toc490728925"/>
      <w:r w:rsidRPr="00230FB0">
        <w:t xml:space="preserve">Document Release </w:t>
      </w:r>
      <w:bookmarkEnd w:id="36"/>
      <w:bookmarkEnd w:id="37"/>
      <w:bookmarkEnd w:id="38"/>
      <w:bookmarkEnd w:id="39"/>
      <w:r w:rsidRPr="00230FB0">
        <w:t>Information</w:t>
      </w:r>
      <w:bookmarkEnd w:id="40"/>
      <w:bookmarkEnd w:id="41"/>
      <w:bookmarkEnd w:id="42"/>
      <w:bookmarkEnd w:id="43"/>
      <w:bookmarkEnd w:id="44"/>
      <w:bookmarkEnd w:id="45"/>
      <w:bookmarkEnd w:id="46"/>
      <w:bookmarkEnd w:id="47"/>
    </w:p>
    <w:p w:rsidR="00B00E39" w:rsidRPr="00B00E39" w:rsidRDefault="00B00E39" w:rsidP="00B00E39"/>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640"/>
        <w:gridCol w:w="3998"/>
        <w:gridCol w:w="2125"/>
        <w:gridCol w:w="1751"/>
      </w:tblGrid>
      <w:tr w:rsidR="00E92675" w:rsidRPr="003470D6" w:rsidTr="00B975CA">
        <w:trPr>
          <w:tblHeader/>
        </w:trPr>
        <w:tc>
          <w:tcPr>
            <w:tcW w:w="862"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Version</w:t>
            </w:r>
          </w:p>
        </w:tc>
        <w:tc>
          <w:tcPr>
            <w:tcW w:w="2101"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Description / Change Comments</w:t>
            </w:r>
          </w:p>
        </w:tc>
        <w:tc>
          <w:tcPr>
            <w:tcW w:w="1117"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Who</w:t>
            </w:r>
          </w:p>
        </w:tc>
        <w:tc>
          <w:tcPr>
            <w:tcW w:w="920"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Date</w:t>
            </w:r>
          </w:p>
        </w:tc>
      </w:tr>
      <w:tr w:rsidR="00E92675" w:rsidRPr="003470D6" w:rsidTr="00B975CA">
        <w:tc>
          <w:tcPr>
            <w:tcW w:w="862" w:type="pct"/>
            <w:shd w:val="clear" w:color="auto" w:fill="F3F3F3"/>
          </w:tcPr>
          <w:p w:rsidR="00E92675" w:rsidRPr="00A21021" w:rsidRDefault="00E92675" w:rsidP="003470D6">
            <w:r>
              <w:rPr>
                <w:rFonts w:cs="Arial"/>
              </w:rPr>
              <w:t>0.</w:t>
            </w:r>
            <w:r w:rsidR="00AF7A86">
              <w:rPr>
                <w:rFonts w:cs="Arial"/>
              </w:rPr>
              <w:t>2</w:t>
            </w:r>
            <w:r w:rsidR="00B975CA">
              <w:rPr>
                <w:rFonts w:cs="Arial"/>
              </w:rPr>
              <w:t>5</w:t>
            </w:r>
          </w:p>
        </w:tc>
        <w:tc>
          <w:tcPr>
            <w:tcW w:w="2101" w:type="pct"/>
          </w:tcPr>
          <w:p w:rsidR="00E92675" w:rsidRPr="003470D6" w:rsidRDefault="00E92675" w:rsidP="003470D6">
            <w:pPr>
              <w:rPr>
                <w:rStyle w:val="TableComments"/>
              </w:rPr>
            </w:pPr>
            <w:r>
              <w:rPr>
                <w:i/>
                <w:iCs/>
              </w:rPr>
              <w:t>Initial draft</w:t>
            </w:r>
          </w:p>
        </w:tc>
        <w:tc>
          <w:tcPr>
            <w:tcW w:w="1117" w:type="pct"/>
          </w:tcPr>
          <w:p w:rsidR="00E92675" w:rsidRPr="003470D6" w:rsidRDefault="00AF7A86" w:rsidP="003470D6">
            <w:r>
              <w:t>Keith</w:t>
            </w:r>
            <w:r w:rsidR="00B975CA">
              <w:t xml:space="preserve"> Wigmore</w:t>
            </w:r>
          </w:p>
        </w:tc>
        <w:tc>
          <w:tcPr>
            <w:tcW w:w="920" w:type="pct"/>
          </w:tcPr>
          <w:p w:rsidR="00E92675" w:rsidRPr="003470D6" w:rsidRDefault="00B975CA" w:rsidP="003470D6">
            <w:r>
              <w:t>02/09/15</w:t>
            </w:r>
          </w:p>
        </w:tc>
      </w:tr>
      <w:tr w:rsidR="009539D6" w:rsidRPr="003470D6" w:rsidTr="00B975CA">
        <w:tc>
          <w:tcPr>
            <w:tcW w:w="862" w:type="pct"/>
            <w:shd w:val="clear" w:color="auto" w:fill="F3F3F3"/>
          </w:tcPr>
          <w:p w:rsidR="009539D6" w:rsidRDefault="009539D6" w:rsidP="003470D6">
            <w:pPr>
              <w:rPr>
                <w:rFonts w:cs="Arial"/>
              </w:rPr>
            </w:pPr>
            <w:r>
              <w:rPr>
                <w:rFonts w:cs="Arial"/>
              </w:rPr>
              <w:t>0.26</w:t>
            </w:r>
          </w:p>
        </w:tc>
        <w:tc>
          <w:tcPr>
            <w:tcW w:w="2101" w:type="pct"/>
          </w:tcPr>
          <w:p w:rsidR="009539D6" w:rsidRDefault="009539D6" w:rsidP="003470D6">
            <w:pPr>
              <w:rPr>
                <w:i/>
                <w:iCs/>
              </w:rPr>
            </w:pPr>
            <w:r>
              <w:rPr>
                <w:i/>
                <w:iCs/>
              </w:rPr>
              <w:t>Streaming, housing Input from TV Engineering – Tushar Patel</w:t>
            </w:r>
          </w:p>
        </w:tc>
        <w:tc>
          <w:tcPr>
            <w:tcW w:w="1117" w:type="pct"/>
          </w:tcPr>
          <w:p w:rsidR="009539D6" w:rsidRDefault="009539D6" w:rsidP="003470D6">
            <w:r>
              <w:t>Keith Wigmore/Tushar Patel</w:t>
            </w:r>
          </w:p>
        </w:tc>
        <w:tc>
          <w:tcPr>
            <w:tcW w:w="920" w:type="pct"/>
          </w:tcPr>
          <w:p w:rsidR="009539D6" w:rsidRDefault="009539D6" w:rsidP="003470D6">
            <w:r>
              <w:t>10/09/15</w:t>
            </w:r>
          </w:p>
        </w:tc>
      </w:tr>
      <w:tr w:rsidR="009539D6" w:rsidRPr="003470D6" w:rsidTr="00B975CA">
        <w:tc>
          <w:tcPr>
            <w:tcW w:w="862" w:type="pct"/>
            <w:shd w:val="clear" w:color="auto" w:fill="F3F3F3"/>
          </w:tcPr>
          <w:p w:rsidR="009539D6" w:rsidRDefault="009539D6" w:rsidP="003470D6">
            <w:pPr>
              <w:rPr>
                <w:rFonts w:cs="Arial"/>
              </w:rPr>
            </w:pPr>
            <w:r>
              <w:rPr>
                <w:rFonts w:cs="Arial"/>
              </w:rPr>
              <w:t>0.29</w:t>
            </w:r>
          </w:p>
        </w:tc>
        <w:tc>
          <w:tcPr>
            <w:tcW w:w="2101" w:type="pct"/>
          </w:tcPr>
          <w:p w:rsidR="009539D6" w:rsidRDefault="009539D6" w:rsidP="003470D6">
            <w:pPr>
              <w:rPr>
                <w:i/>
                <w:iCs/>
              </w:rPr>
            </w:pPr>
            <w:r>
              <w:rPr>
                <w:i/>
                <w:iCs/>
              </w:rPr>
              <w:t xml:space="preserve">Update after Arris, SeaChange &amp; </w:t>
            </w:r>
            <w:proofErr w:type="spellStart"/>
            <w:r>
              <w:rPr>
                <w:i/>
                <w:iCs/>
              </w:rPr>
              <w:t>BlackArrow</w:t>
            </w:r>
            <w:proofErr w:type="spellEnd"/>
            <w:r>
              <w:rPr>
                <w:i/>
                <w:iCs/>
              </w:rPr>
              <w:t xml:space="preserve"> review</w:t>
            </w:r>
          </w:p>
        </w:tc>
        <w:tc>
          <w:tcPr>
            <w:tcW w:w="1117" w:type="pct"/>
          </w:tcPr>
          <w:p w:rsidR="009539D6" w:rsidRDefault="009539D6">
            <w:r>
              <w:t>Keith Wigmore</w:t>
            </w:r>
          </w:p>
        </w:tc>
        <w:tc>
          <w:tcPr>
            <w:tcW w:w="920" w:type="pct"/>
          </w:tcPr>
          <w:p w:rsidR="009539D6" w:rsidRDefault="009539D6" w:rsidP="003470D6">
            <w:r>
              <w:t>21/10/2015</w:t>
            </w:r>
          </w:p>
        </w:tc>
      </w:tr>
      <w:tr w:rsidR="00EB6533" w:rsidRPr="003470D6" w:rsidTr="00B975CA">
        <w:tc>
          <w:tcPr>
            <w:tcW w:w="862" w:type="pct"/>
            <w:shd w:val="clear" w:color="auto" w:fill="F3F3F3"/>
          </w:tcPr>
          <w:p w:rsidR="00EB6533" w:rsidRDefault="00EB6533" w:rsidP="003470D6">
            <w:pPr>
              <w:rPr>
                <w:rFonts w:cs="Arial"/>
              </w:rPr>
            </w:pPr>
            <w:r>
              <w:rPr>
                <w:rFonts w:cs="Arial"/>
              </w:rPr>
              <w:t>1</w:t>
            </w:r>
          </w:p>
        </w:tc>
        <w:tc>
          <w:tcPr>
            <w:tcW w:w="2101" w:type="pct"/>
          </w:tcPr>
          <w:p w:rsidR="00EB6533" w:rsidRDefault="00EB6533" w:rsidP="003470D6">
            <w:pPr>
              <w:rPr>
                <w:i/>
                <w:iCs/>
              </w:rPr>
            </w:pPr>
            <w:proofErr w:type="spellStart"/>
            <w:r>
              <w:rPr>
                <w:i/>
                <w:iCs/>
              </w:rPr>
              <w:t>Officaly</w:t>
            </w:r>
            <w:proofErr w:type="spellEnd"/>
            <w:r>
              <w:rPr>
                <w:i/>
                <w:iCs/>
              </w:rPr>
              <w:t xml:space="preserve"> </w:t>
            </w:r>
            <w:proofErr w:type="spellStart"/>
            <w:r>
              <w:rPr>
                <w:i/>
                <w:iCs/>
              </w:rPr>
              <w:t>releas</w:t>
            </w:r>
            <w:proofErr w:type="spellEnd"/>
          </w:p>
        </w:tc>
        <w:tc>
          <w:tcPr>
            <w:tcW w:w="1117" w:type="pct"/>
          </w:tcPr>
          <w:p w:rsidR="00EB6533" w:rsidRDefault="00EB6533">
            <w:r>
              <w:t>Keith Wigmore</w:t>
            </w:r>
          </w:p>
        </w:tc>
        <w:tc>
          <w:tcPr>
            <w:tcW w:w="920" w:type="pct"/>
          </w:tcPr>
          <w:p w:rsidR="00EB6533" w:rsidRDefault="00EB6533" w:rsidP="003470D6">
            <w:r>
              <w:t>23/10/2015</w:t>
            </w:r>
          </w:p>
        </w:tc>
      </w:tr>
      <w:tr w:rsidR="00EB6533" w:rsidRPr="003470D6" w:rsidTr="00B975CA">
        <w:tc>
          <w:tcPr>
            <w:tcW w:w="862" w:type="pct"/>
            <w:shd w:val="clear" w:color="auto" w:fill="F3F3F3"/>
          </w:tcPr>
          <w:p w:rsidR="00EB6533" w:rsidRDefault="00EB6533" w:rsidP="003470D6">
            <w:pPr>
              <w:rPr>
                <w:rFonts w:cs="Arial"/>
              </w:rPr>
            </w:pPr>
            <w:r>
              <w:rPr>
                <w:rFonts w:cs="Arial"/>
              </w:rPr>
              <w:t>1.1</w:t>
            </w:r>
          </w:p>
        </w:tc>
        <w:tc>
          <w:tcPr>
            <w:tcW w:w="2101" w:type="pct"/>
          </w:tcPr>
          <w:p w:rsidR="00EB6533" w:rsidRDefault="00EB6533" w:rsidP="003470D6">
            <w:pPr>
              <w:rPr>
                <w:i/>
                <w:iCs/>
              </w:rPr>
            </w:pPr>
            <w:r>
              <w:rPr>
                <w:i/>
                <w:iCs/>
              </w:rPr>
              <w:t>Update from Arris – mirror fixes</w:t>
            </w:r>
          </w:p>
        </w:tc>
        <w:tc>
          <w:tcPr>
            <w:tcW w:w="1117" w:type="pct"/>
          </w:tcPr>
          <w:p w:rsidR="00EB6533" w:rsidRDefault="00EB6533">
            <w:r>
              <w:t>Keith Wigmore</w:t>
            </w:r>
          </w:p>
        </w:tc>
        <w:tc>
          <w:tcPr>
            <w:tcW w:w="920" w:type="pct"/>
          </w:tcPr>
          <w:p w:rsidR="00EB6533" w:rsidRDefault="008F3D2A" w:rsidP="003470D6">
            <w:r>
              <w:t>22/01/2016</w:t>
            </w:r>
          </w:p>
        </w:tc>
      </w:tr>
      <w:tr w:rsidR="00127055" w:rsidRPr="003470D6" w:rsidTr="00B975CA">
        <w:tc>
          <w:tcPr>
            <w:tcW w:w="862" w:type="pct"/>
            <w:shd w:val="clear" w:color="auto" w:fill="F3F3F3"/>
          </w:tcPr>
          <w:p w:rsidR="00127055" w:rsidRDefault="00127055" w:rsidP="003470D6">
            <w:pPr>
              <w:rPr>
                <w:rFonts w:cs="Arial"/>
              </w:rPr>
            </w:pPr>
            <w:r>
              <w:rPr>
                <w:rFonts w:cs="Arial"/>
              </w:rPr>
              <w:t>01_02</w:t>
            </w:r>
          </w:p>
        </w:tc>
        <w:tc>
          <w:tcPr>
            <w:tcW w:w="2101" w:type="pct"/>
          </w:tcPr>
          <w:p w:rsidR="00127055" w:rsidRDefault="00127055" w:rsidP="003470D6">
            <w:pPr>
              <w:rPr>
                <w:i/>
                <w:iCs/>
              </w:rPr>
            </w:pPr>
            <w:r>
              <w:rPr>
                <w:i/>
                <w:iCs/>
              </w:rPr>
              <w:t>Remove references to linear IP and TVA (this is now TiVo STB only).</w:t>
            </w:r>
          </w:p>
        </w:tc>
        <w:tc>
          <w:tcPr>
            <w:tcW w:w="1117" w:type="pct"/>
          </w:tcPr>
          <w:p w:rsidR="00127055" w:rsidRDefault="00127055">
            <w:r>
              <w:t>Geoff Routledge</w:t>
            </w:r>
          </w:p>
        </w:tc>
        <w:tc>
          <w:tcPr>
            <w:tcW w:w="920" w:type="pct"/>
          </w:tcPr>
          <w:p w:rsidR="00127055" w:rsidRDefault="00127055" w:rsidP="003470D6">
            <w:r>
              <w:t>22/03/2017</w:t>
            </w:r>
          </w:p>
        </w:tc>
      </w:tr>
      <w:tr w:rsidR="00004A80" w:rsidRPr="003470D6" w:rsidTr="00B975CA">
        <w:tc>
          <w:tcPr>
            <w:tcW w:w="862" w:type="pct"/>
            <w:shd w:val="clear" w:color="auto" w:fill="F3F3F3"/>
          </w:tcPr>
          <w:p w:rsidR="00004A80" w:rsidRDefault="00004A80" w:rsidP="003470D6">
            <w:pPr>
              <w:rPr>
                <w:rFonts w:cs="Arial"/>
              </w:rPr>
            </w:pPr>
            <w:r>
              <w:rPr>
                <w:rFonts w:cs="Arial"/>
              </w:rPr>
              <w:t>01_03</w:t>
            </w:r>
          </w:p>
        </w:tc>
        <w:tc>
          <w:tcPr>
            <w:tcW w:w="2101" w:type="pct"/>
          </w:tcPr>
          <w:p w:rsidR="00004A80" w:rsidRDefault="00004A80" w:rsidP="003470D6">
            <w:pPr>
              <w:rPr>
                <w:i/>
                <w:iCs/>
              </w:rPr>
            </w:pPr>
            <w:r>
              <w:rPr>
                <w:i/>
                <w:iCs/>
              </w:rPr>
              <w:t>New version to avoid confusion whilst previous is out for preliminary review. Add SCTE 130 PSN details.</w:t>
            </w:r>
          </w:p>
        </w:tc>
        <w:tc>
          <w:tcPr>
            <w:tcW w:w="1117" w:type="pct"/>
          </w:tcPr>
          <w:p w:rsidR="00004A80" w:rsidRDefault="00004A80">
            <w:r>
              <w:t>Geoff Rout</w:t>
            </w:r>
            <w:r w:rsidR="00515C97">
              <w:t>l</w:t>
            </w:r>
            <w:r>
              <w:t>edge</w:t>
            </w:r>
          </w:p>
        </w:tc>
        <w:tc>
          <w:tcPr>
            <w:tcW w:w="920" w:type="pct"/>
          </w:tcPr>
          <w:p w:rsidR="00004A80" w:rsidRDefault="00004A80" w:rsidP="003470D6">
            <w:r>
              <w:t>28/03/2017</w:t>
            </w:r>
          </w:p>
        </w:tc>
      </w:tr>
      <w:tr w:rsidR="00FE5CEA" w:rsidRPr="003470D6" w:rsidTr="00B975CA">
        <w:tc>
          <w:tcPr>
            <w:tcW w:w="862" w:type="pct"/>
            <w:shd w:val="clear" w:color="auto" w:fill="F3F3F3"/>
          </w:tcPr>
          <w:p w:rsidR="00FE5CEA" w:rsidRDefault="00FE5CEA" w:rsidP="003470D6">
            <w:pPr>
              <w:rPr>
                <w:rFonts w:cs="Arial"/>
              </w:rPr>
            </w:pPr>
            <w:r>
              <w:rPr>
                <w:rFonts w:cs="Arial"/>
              </w:rPr>
              <w:t>01_04</w:t>
            </w:r>
          </w:p>
        </w:tc>
        <w:tc>
          <w:tcPr>
            <w:tcW w:w="2101" w:type="pct"/>
          </w:tcPr>
          <w:p w:rsidR="00FE5CEA" w:rsidRDefault="00FE5CEA" w:rsidP="003470D6">
            <w:pPr>
              <w:rPr>
                <w:i/>
                <w:iCs/>
              </w:rPr>
            </w:pPr>
            <w:r>
              <w:rPr>
                <w:i/>
                <w:iCs/>
              </w:rPr>
              <w:t xml:space="preserve">Interim version, primarily of interest to TiVo. Has updates to sections describing the DASH manifest and the way in which tracking information is encoded in it. Also </w:t>
            </w:r>
            <w:proofErr w:type="gramStart"/>
            <w:r>
              <w:rPr>
                <w:i/>
                <w:iCs/>
              </w:rPr>
              <w:t>has changes</w:t>
            </w:r>
            <w:proofErr w:type="gramEnd"/>
            <w:r>
              <w:rPr>
                <w:i/>
                <w:iCs/>
              </w:rPr>
              <w:t xml:space="preserve"> to the SCTE 130-3 exchange between MM and Cadent.</w:t>
            </w:r>
          </w:p>
        </w:tc>
        <w:tc>
          <w:tcPr>
            <w:tcW w:w="1117" w:type="pct"/>
          </w:tcPr>
          <w:p w:rsidR="00FE5CEA" w:rsidRDefault="00FE5CEA">
            <w:r>
              <w:t>Geoff Routledge</w:t>
            </w:r>
          </w:p>
        </w:tc>
        <w:tc>
          <w:tcPr>
            <w:tcW w:w="920" w:type="pct"/>
          </w:tcPr>
          <w:p w:rsidR="00FE5CEA" w:rsidRDefault="00FE5CEA" w:rsidP="003470D6">
            <w:r>
              <w:t>25/04/2017</w:t>
            </w:r>
          </w:p>
        </w:tc>
      </w:tr>
      <w:tr w:rsidR="00740A6E" w:rsidRPr="003470D6" w:rsidTr="00B975CA">
        <w:tc>
          <w:tcPr>
            <w:tcW w:w="862" w:type="pct"/>
            <w:shd w:val="clear" w:color="auto" w:fill="F3F3F3"/>
          </w:tcPr>
          <w:p w:rsidR="00740A6E" w:rsidRDefault="00740A6E" w:rsidP="003470D6">
            <w:pPr>
              <w:rPr>
                <w:rFonts w:cs="Arial"/>
              </w:rPr>
            </w:pPr>
            <w:r>
              <w:rPr>
                <w:rFonts w:cs="Arial"/>
              </w:rPr>
              <w:t>01_05</w:t>
            </w:r>
          </w:p>
        </w:tc>
        <w:tc>
          <w:tcPr>
            <w:tcW w:w="2101" w:type="pct"/>
          </w:tcPr>
          <w:p w:rsidR="00740A6E" w:rsidRDefault="00740A6E" w:rsidP="003470D6">
            <w:pPr>
              <w:rPr>
                <w:i/>
                <w:iCs/>
              </w:rPr>
            </w:pPr>
            <w:r>
              <w:rPr>
                <w:i/>
                <w:iCs/>
              </w:rPr>
              <w:t>More detail around SeaChange to VSPP content processing.</w:t>
            </w:r>
          </w:p>
        </w:tc>
        <w:tc>
          <w:tcPr>
            <w:tcW w:w="1117" w:type="pct"/>
          </w:tcPr>
          <w:p w:rsidR="00740A6E" w:rsidRDefault="00740A6E">
            <w:r>
              <w:t>Geoff Routledge</w:t>
            </w:r>
          </w:p>
        </w:tc>
        <w:tc>
          <w:tcPr>
            <w:tcW w:w="920" w:type="pct"/>
          </w:tcPr>
          <w:p w:rsidR="00740A6E" w:rsidRDefault="00740A6E" w:rsidP="003470D6">
            <w:r>
              <w:t>25/04/2017</w:t>
            </w:r>
          </w:p>
        </w:tc>
      </w:tr>
      <w:tr w:rsidR="007A3ABF" w:rsidRPr="003470D6" w:rsidTr="00B975CA">
        <w:tc>
          <w:tcPr>
            <w:tcW w:w="862" w:type="pct"/>
            <w:shd w:val="clear" w:color="auto" w:fill="F3F3F3"/>
          </w:tcPr>
          <w:p w:rsidR="007A3ABF" w:rsidRDefault="007A3ABF" w:rsidP="003470D6">
            <w:pPr>
              <w:rPr>
                <w:rFonts w:cs="Arial"/>
              </w:rPr>
            </w:pPr>
            <w:r>
              <w:rPr>
                <w:rFonts w:cs="Arial"/>
              </w:rPr>
              <w:t>01_06</w:t>
            </w:r>
          </w:p>
        </w:tc>
        <w:tc>
          <w:tcPr>
            <w:tcW w:w="2101" w:type="pct"/>
          </w:tcPr>
          <w:p w:rsidR="007A3ABF" w:rsidRDefault="007A3ABF" w:rsidP="003470D6">
            <w:pPr>
              <w:rPr>
                <w:i/>
                <w:iCs/>
              </w:rPr>
            </w:pPr>
            <w:r>
              <w:rPr>
                <w:i/>
                <w:iCs/>
              </w:rPr>
              <w:t>Passing of reporting URL in manifest from MM.</w:t>
            </w:r>
            <w:r w:rsidR="009857A6">
              <w:rPr>
                <w:i/>
                <w:iCs/>
              </w:rPr>
              <w:t xml:space="preserve"> Compass and Leapfrog differences in playback. SeaChange to Cadent interface changes.</w:t>
            </w:r>
          </w:p>
        </w:tc>
        <w:tc>
          <w:tcPr>
            <w:tcW w:w="1117" w:type="pct"/>
          </w:tcPr>
          <w:p w:rsidR="007A3ABF" w:rsidRDefault="007A3ABF">
            <w:r>
              <w:t>Geoff Routledge</w:t>
            </w:r>
          </w:p>
        </w:tc>
        <w:tc>
          <w:tcPr>
            <w:tcW w:w="920" w:type="pct"/>
          </w:tcPr>
          <w:p w:rsidR="007A3ABF" w:rsidRDefault="007A3ABF" w:rsidP="003470D6">
            <w:r>
              <w:t>27/04/2017</w:t>
            </w:r>
          </w:p>
        </w:tc>
      </w:tr>
      <w:tr w:rsidR="00BD2E6C" w:rsidRPr="003470D6" w:rsidTr="00B975CA">
        <w:tc>
          <w:tcPr>
            <w:tcW w:w="862" w:type="pct"/>
            <w:shd w:val="clear" w:color="auto" w:fill="F3F3F3"/>
          </w:tcPr>
          <w:p w:rsidR="00BD2E6C" w:rsidRDefault="00BD2E6C" w:rsidP="003470D6">
            <w:pPr>
              <w:rPr>
                <w:rFonts w:cs="Arial"/>
              </w:rPr>
            </w:pPr>
            <w:r>
              <w:rPr>
                <w:rFonts w:cs="Arial"/>
              </w:rPr>
              <w:t>01_07</w:t>
            </w:r>
          </w:p>
        </w:tc>
        <w:tc>
          <w:tcPr>
            <w:tcW w:w="2101" w:type="pct"/>
          </w:tcPr>
          <w:p w:rsidR="00BD2E6C" w:rsidRDefault="00BD2E6C" w:rsidP="003470D6">
            <w:pPr>
              <w:rPr>
                <w:i/>
                <w:iCs/>
              </w:rPr>
            </w:pPr>
            <w:r>
              <w:rPr>
                <w:i/>
                <w:iCs/>
              </w:rPr>
              <w:t>Changes resulting from workshop session.</w:t>
            </w:r>
          </w:p>
        </w:tc>
        <w:tc>
          <w:tcPr>
            <w:tcW w:w="1117" w:type="pct"/>
          </w:tcPr>
          <w:p w:rsidR="00BD2E6C" w:rsidRDefault="00BD2E6C">
            <w:r>
              <w:t>Geoff Routledge</w:t>
            </w:r>
          </w:p>
        </w:tc>
        <w:tc>
          <w:tcPr>
            <w:tcW w:w="920" w:type="pct"/>
          </w:tcPr>
          <w:p w:rsidR="00BD2E6C" w:rsidRDefault="00BD2E6C" w:rsidP="003470D6">
            <w:r>
              <w:t>03/05/2017</w:t>
            </w:r>
          </w:p>
        </w:tc>
      </w:tr>
      <w:tr w:rsidR="009513A2" w:rsidRPr="003470D6" w:rsidTr="00B975CA">
        <w:tc>
          <w:tcPr>
            <w:tcW w:w="862" w:type="pct"/>
            <w:shd w:val="clear" w:color="auto" w:fill="F3F3F3"/>
          </w:tcPr>
          <w:p w:rsidR="009513A2" w:rsidRDefault="009513A2" w:rsidP="003470D6">
            <w:pPr>
              <w:rPr>
                <w:rFonts w:cs="Arial"/>
              </w:rPr>
            </w:pPr>
            <w:r>
              <w:rPr>
                <w:rFonts w:cs="Arial"/>
              </w:rPr>
              <w:t>01_08</w:t>
            </w:r>
          </w:p>
        </w:tc>
        <w:tc>
          <w:tcPr>
            <w:tcW w:w="2101" w:type="pct"/>
          </w:tcPr>
          <w:p w:rsidR="009513A2" w:rsidRDefault="009513A2" w:rsidP="003470D6">
            <w:pPr>
              <w:rPr>
                <w:i/>
                <w:iCs/>
              </w:rPr>
            </w:pPr>
            <w:r>
              <w:rPr>
                <w:i/>
                <w:iCs/>
              </w:rPr>
              <w:t xml:space="preserve">Further incremental </w:t>
            </w:r>
            <w:proofErr w:type="spellStart"/>
            <w:r>
              <w:rPr>
                <w:i/>
                <w:iCs/>
              </w:rPr>
              <w:t>changes.</w:t>
            </w:r>
            <w:r w:rsidR="00354237">
              <w:rPr>
                <w:i/>
                <w:iCs/>
              </w:rPr>
              <w:t>Consolidation</w:t>
            </w:r>
            <w:proofErr w:type="spellEnd"/>
            <w:r w:rsidR="00354237">
              <w:rPr>
                <w:i/>
                <w:iCs/>
              </w:rPr>
              <w:t xml:space="preserve"> of approach to SD/HD matching – use MM.</w:t>
            </w:r>
          </w:p>
        </w:tc>
        <w:tc>
          <w:tcPr>
            <w:tcW w:w="1117" w:type="pct"/>
          </w:tcPr>
          <w:p w:rsidR="009513A2" w:rsidRDefault="009513A2">
            <w:r>
              <w:t>Geoff Routledge</w:t>
            </w:r>
          </w:p>
        </w:tc>
        <w:tc>
          <w:tcPr>
            <w:tcW w:w="920" w:type="pct"/>
          </w:tcPr>
          <w:p w:rsidR="009513A2" w:rsidRDefault="009513A2" w:rsidP="003470D6">
            <w:r>
              <w:t>10/05/2017</w:t>
            </w:r>
          </w:p>
        </w:tc>
      </w:tr>
      <w:tr w:rsidR="00C65E3C" w:rsidRPr="003470D6" w:rsidTr="00B975CA">
        <w:tc>
          <w:tcPr>
            <w:tcW w:w="862" w:type="pct"/>
            <w:shd w:val="clear" w:color="auto" w:fill="F3F3F3"/>
          </w:tcPr>
          <w:p w:rsidR="00C65E3C" w:rsidRDefault="00C65E3C" w:rsidP="003470D6">
            <w:pPr>
              <w:rPr>
                <w:rFonts w:cs="Arial"/>
              </w:rPr>
            </w:pPr>
            <w:r>
              <w:rPr>
                <w:rFonts w:cs="Arial"/>
              </w:rPr>
              <w:t>01_09</w:t>
            </w:r>
          </w:p>
        </w:tc>
        <w:tc>
          <w:tcPr>
            <w:tcW w:w="2101" w:type="pct"/>
          </w:tcPr>
          <w:p w:rsidR="00C65E3C" w:rsidRDefault="00C65E3C" w:rsidP="003470D6">
            <w:pPr>
              <w:rPr>
                <w:i/>
                <w:iCs/>
              </w:rPr>
            </w:pPr>
            <w:r>
              <w:rPr>
                <w:i/>
                <w:iCs/>
              </w:rPr>
              <w:t>Updates as a result of review comments.</w:t>
            </w:r>
          </w:p>
        </w:tc>
        <w:tc>
          <w:tcPr>
            <w:tcW w:w="1117" w:type="pct"/>
          </w:tcPr>
          <w:p w:rsidR="00C65E3C" w:rsidRDefault="00C65E3C">
            <w:r>
              <w:t>Geoff Routledge</w:t>
            </w:r>
          </w:p>
        </w:tc>
        <w:tc>
          <w:tcPr>
            <w:tcW w:w="920" w:type="pct"/>
          </w:tcPr>
          <w:p w:rsidR="00C65E3C" w:rsidRDefault="00C65E3C" w:rsidP="003470D6">
            <w:r>
              <w:t>17/05/2017</w:t>
            </w:r>
          </w:p>
        </w:tc>
      </w:tr>
      <w:tr w:rsidR="00077945" w:rsidRPr="003470D6" w:rsidTr="00B975CA">
        <w:tc>
          <w:tcPr>
            <w:tcW w:w="862" w:type="pct"/>
            <w:shd w:val="clear" w:color="auto" w:fill="F3F3F3"/>
          </w:tcPr>
          <w:p w:rsidR="00077945" w:rsidRDefault="00F5429E" w:rsidP="003470D6">
            <w:pPr>
              <w:rPr>
                <w:rFonts w:cs="Arial"/>
              </w:rPr>
            </w:pPr>
            <w:r>
              <w:rPr>
                <w:rFonts w:cs="Arial"/>
              </w:rPr>
              <w:t>01_</w:t>
            </w:r>
            <w:r w:rsidR="00077945">
              <w:rPr>
                <w:rFonts w:cs="Arial"/>
              </w:rPr>
              <w:t>10</w:t>
            </w:r>
          </w:p>
        </w:tc>
        <w:tc>
          <w:tcPr>
            <w:tcW w:w="2101" w:type="pct"/>
          </w:tcPr>
          <w:p w:rsidR="00077945" w:rsidRDefault="00077945" w:rsidP="003470D6">
            <w:pPr>
              <w:rPr>
                <w:i/>
                <w:iCs/>
              </w:rPr>
            </w:pPr>
            <w:r>
              <w:rPr>
                <w:i/>
                <w:iCs/>
              </w:rPr>
              <w:t>Expansion of errors appendix. Minor changes to scope statement.</w:t>
            </w:r>
            <w:r w:rsidR="00236375">
              <w:rPr>
                <w:i/>
                <w:iCs/>
              </w:rPr>
              <w:t xml:space="preserve"> Changes arising from review comments.</w:t>
            </w:r>
          </w:p>
        </w:tc>
        <w:tc>
          <w:tcPr>
            <w:tcW w:w="1117" w:type="pct"/>
          </w:tcPr>
          <w:p w:rsidR="00077945" w:rsidRDefault="00077945">
            <w:r>
              <w:t>Geoff Routledge</w:t>
            </w:r>
          </w:p>
        </w:tc>
        <w:tc>
          <w:tcPr>
            <w:tcW w:w="920" w:type="pct"/>
          </w:tcPr>
          <w:p w:rsidR="00077945" w:rsidRDefault="00077945" w:rsidP="003470D6">
            <w:r>
              <w:t>25/05/2017</w:t>
            </w:r>
          </w:p>
        </w:tc>
      </w:tr>
      <w:tr w:rsidR="00861C33" w:rsidRPr="003470D6" w:rsidTr="00B975CA">
        <w:tc>
          <w:tcPr>
            <w:tcW w:w="862" w:type="pct"/>
            <w:shd w:val="clear" w:color="auto" w:fill="F3F3F3"/>
          </w:tcPr>
          <w:p w:rsidR="00861C33" w:rsidRDefault="00861C33" w:rsidP="003470D6">
            <w:pPr>
              <w:rPr>
                <w:rFonts w:cs="Arial"/>
              </w:rPr>
            </w:pPr>
            <w:r>
              <w:rPr>
                <w:rFonts w:cs="Arial"/>
              </w:rPr>
              <w:t>02_00</w:t>
            </w:r>
          </w:p>
        </w:tc>
        <w:tc>
          <w:tcPr>
            <w:tcW w:w="2101" w:type="pct"/>
          </w:tcPr>
          <w:p w:rsidR="00861C33" w:rsidRDefault="00861C33" w:rsidP="003470D6">
            <w:pPr>
              <w:rPr>
                <w:i/>
                <w:iCs/>
              </w:rPr>
            </w:pPr>
            <w:r>
              <w:rPr>
                <w:i/>
                <w:iCs/>
              </w:rPr>
              <w:t>Changes to NFRs. Issue.</w:t>
            </w:r>
            <w:r w:rsidR="000329DD">
              <w:rPr>
                <w:i/>
                <w:iCs/>
              </w:rPr>
              <w:t xml:space="preserve"> Include SeaChange comments that were missed.</w:t>
            </w:r>
          </w:p>
        </w:tc>
        <w:tc>
          <w:tcPr>
            <w:tcW w:w="1117" w:type="pct"/>
          </w:tcPr>
          <w:p w:rsidR="00861C33" w:rsidRDefault="00861C33">
            <w:r>
              <w:t>Geoff Routledge</w:t>
            </w:r>
          </w:p>
        </w:tc>
        <w:tc>
          <w:tcPr>
            <w:tcW w:w="920" w:type="pct"/>
          </w:tcPr>
          <w:p w:rsidR="00861C33" w:rsidRDefault="00861C33" w:rsidP="003470D6">
            <w:r>
              <w:t>14/06/2017</w:t>
            </w:r>
          </w:p>
        </w:tc>
      </w:tr>
      <w:tr w:rsidR="00936900" w:rsidRPr="003470D6" w:rsidTr="00B975CA">
        <w:tc>
          <w:tcPr>
            <w:tcW w:w="862" w:type="pct"/>
            <w:shd w:val="clear" w:color="auto" w:fill="F3F3F3"/>
          </w:tcPr>
          <w:p w:rsidR="00936900" w:rsidRDefault="00936900" w:rsidP="003470D6">
            <w:pPr>
              <w:rPr>
                <w:rFonts w:cs="Arial"/>
              </w:rPr>
            </w:pPr>
            <w:r>
              <w:rPr>
                <w:rFonts w:cs="Arial"/>
              </w:rPr>
              <w:t>02_01</w:t>
            </w:r>
          </w:p>
        </w:tc>
        <w:tc>
          <w:tcPr>
            <w:tcW w:w="2101" w:type="pct"/>
          </w:tcPr>
          <w:p w:rsidR="00936900" w:rsidRDefault="00936900" w:rsidP="003470D6">
            <w:pPr>
              <w:rPr>
                <w:i/>
                <w:iCs/>
              </w:rPr>
            </w:pPr>
            <w:r>
              <w:rPr>
                <w:i/>
                <w:iCs/>
              </w:rPr>
              <w:t>Correction on page 27 – table of interfaces – S2: this should be HTTPS.</w:t>
            </w:r>
            <w:r w:rsidR="00CF5778">
              <w:rPr>
                <w:i/>
                <w:iCs/>
              </w:rPr>
              <w:t xml:space="preserve"> Updated deployment architecture diagram for Cadent with Cadent’s new version.</w:t>
            </w:r>
          </w:p>
          <w:p w:rsidR="0070564E" w:rsidRDefault="0070564E" w:rsidP="003470D6">
            <w:pPr>
              <w:rPr>
                <w:i/>
                <w:iCs/>
              </w:rPr>
            </w:pPr>
            <w:r>
              <w:rPr>
                <w:i/>
                <w:iCs/>
              </w:rPr>
              <w:t>Additional detail and corrections in description of TVA Transformer file format as a result of review comments from SeaChange.</w:t>
            </w:r>
          </w:p>
        </w:tc>
        <w:tc>
          <w:tcPr>
            <w:tcW w:w="1117" w:type="pct"/>
          </w:tcPr>
          <w:p w:rsidR="00936900" w:rsidRDefault="00936900">
            <w:r>
              <w:t>Geoff Routledge</w:t>
            </w:r>
          </w:p>
        </w:tc>
        <w:tc>
          <w:tcPr>
            <w:tcW w:w="920" w:type="pct"/>
          </w:tcPr>
          <w:p w:rsidR="00936900" w:rsidRDefault="00936900" w:rsidP="003470D6">
            <w:r>
              <w:t>28/06/2017</w:t>
            </w:r>
          </w:p>
          <w:p w:rsidR="0070564E" w:rsidRDefault="0070564E" w:rsidP="003470D6"/>
          <w:p w:rsidR="0070564E" w:rsidRDefault="0070564E" w:rsidP="003470D6"/>
          <w:p w:rsidR="0070564E" w:rsidRDefault="0070564E" w:rsidP="003470D6"/>
          <w:p w:rsidR="0070564E" w:rsidRDefault="0070564E" w:rsidP="003470D6">
            <w:r>
              <w:t>08/08/2017</w:t>
            </w:r>
          </w:p>
        </w:tc>
      </w:tr>
      <w:tr w:rsidR="00AC4B41" w:rsidRPr="003470D6" w:rsidTr="00B975CA">
        <w:tc>
          <w:tcPr>
            <w:tcW w:w="862" w:type="pct"/>
            <w:shd w:val="clear" w:color="auto" w:fill="F3F3F3"/>
          </w:tcPr>
          <w:p w:rsidR="00AC4B41" w:rsidRDefault="00AC4B41" w:rsidP="003470D6">
            <w:pPr>
              <w:rPr>
                <w:rFonts w:cs="Arial"/>
              </w:rPr>
            </w:pPr>
            <w:ins w:id="48" w:author="Geoff Routledge" w:date="2017-08-17T10:28:00Z">
              <w:r>
                <w:rPr>
                  <w:rFonts w:cs="Arial"/>
                </w:rPr>
                <w:t>02_02</w:t>
              </w:r>
            </w:ins>
          </w:p>
        </w:tc>
        <w:tc>
          <w:tcPr>
            <w:tcW w:w="2101" w:type="pct"/>
          </w:tcPr>
          <w:p w:rsidR="00AC4B41" w:rsidRDefault="00AC4B41" w:rsidP="003470D6">
            <w:pPr>
              <w:rPr>
                <w:i/>
                <w:iCs/>
              </w:rPr>
            </w:pPr>
            <w:ins w:id="49" w:author="Geoff Routledge" w:date="2017-08-17T10:28:00Z">
              <w:r>
                <w:rPr>
                  <w:i/>
                  <w:iCs/>
                </w:rPr>
                <w:t xml:space="preserve">Add appendix detailing changes to move the VSPP solution to use the </w:t>
              </w:r>
              <w:proofErr w:type="spellStart"/>
              <w:r>
                <w:rPr>
                  <w:i/>
                  <w:iCs/>
                </w:rPr>
                <w:t>Velocix</w:t>
              </w:r>
              <w:proofErr w:type="spellEnd"/>
              <w:r>
                <w:rPr>
                  <w:i/>
                  <w:iCs/>
                </w:rPr>
                <w:t xml:space="preserve"> CDN. Also show the co-existence of a Harmonic/Akamai solution</w:t>
              </w:r>
            </w:ins>
            <w:ins w:id="50" w:author="Geoff Routledge" w:date="2017-08-17T10:29:00Z">
              <w:r>
                <w:rPr>
                  <w:i/>
                  <w:iCs/>
                </w:rPr>
                <w:t xml:space="preserve"> and explain how these run side-by-side. Ultimately, this information will be folded back into the main document but for now we will treat this as </w:t>
              </w:r>
            </w:ins>
            <w:ins w:id="51" w:author="Geoff Routledge" w:date="2017-08-17T10:30:00Z">
              <w:r>
                <w:rPr>
                  <w:i/>
                  <w:iCs/>
                </w:rPr>
                <w:t>an appendix and tech note.</w:t>
              </w:r>
            </w:ins>
          </w:p>
        </w:tc>
        <w:tc>
          <w:tcPr>
            <w:tcW w:w="1117" w:type="pct"/>
          </w:tcPr>
          <w:p w:rsidR="00AC4B41" w:rsidRDefault="00AC4B41">
            <w:ins w:id="52" w:author="Geoff Routledge" w:date="2017-08-17T10:30:00Z">
              <w:r>
                <w:t>Geoff Routledge</w:t>
              </w:r>
            </w:ins>
          </w:p>
        </w:tc>
        <w:tc>
          <w:tcPr>
            <w:tcW w:w="920" w:type="pct"/>
          </w:tcPr>
          <w:p w:rsidR="00AC4B41" w:rsidRDefault="00AC4B41" w:rsidP="003470D6">
            <w:ins w:id="53" w:author="Geoff Routledge" w:date="2017-08-17T10:30:00Z">
              <w:r>
                <w:t>17/08/2017</w:t>
              </w:r>
            </w:ins>
          </w:p>
        </w:tc>
      </w:tr>
    </w:tbl>
    <w:p w:rsidR="00B00E39" w:rsidRDefault="00B00E39" w:rsidP="00B00E39">
      <w:bookmarkStart w:id="54" w:name="_Toc428912725"/>
      <w:bookmarkStart w:id="55" w:name="_Toc428912961"/>
      <w:bookmarkStart w:id="56" w:name="_Toc428913175"/>
      <w:bookmarkStart w:id="57" w:name="_Toc428913411"/>
      <w:bookmarkStart w:id="58" w:name="_Toc428912730"/>
      <w:bookmarkStart w:id="59" w:name="_Toc428912966"/>
      <w:bookmarkStart w:id="60" w:name="_Toc428913180"/>
      <w:bookmarkStart w:id="61" w:name="_Toc428913416"/>
      <w:bookmarkStart w:id="62" w:name="_Toc428912735"/>
      <w:bookmarkStart w:id="63" w:name="_Toc428912971"/>
      <w:bookmarkStart w:id="64" w:name="_Toc428913185"/>
      <w:bookmarkStart w:id="65" w:name="_Toc428913421"/>
      <w:bookmarkStart w:id="66" w:name="_Toc428912740"/>
      <w:bookmarkStart w:id="67" w:name="_Toc428912976"/>
      <w:bookmarkStart w:id="68" w:name="_Toc428913190"/>
      <w:bookmarkStart w:id="69" w:name="_Toc428913426"/>
      <w:bookmarkStart w:id="70" w:name="_Toc428912745"/>
      <w:bookmarkStart w:id="71" w:name="_Toc428912981"/>
      <w:bookmarkStart w:id="72" w:name="_Toc428913195"/>
      <w:bookmarkStart w:id="73" w:name="_Toc428913431"/>
      <w:bookmarkStart w:id="74" w:name="_Toc428912750"/>
      <w:bookmarkStart w:id="75" w:name="_Toc428912986"/>
      <w:bookmarkStart w:id="76" w:name="_Toc428913200"/>
      <w:bookmarkStart w:id="77" w:name="_Toc428913436"/>
      <w:bookmarkStart w:id="78" w:name="_Toc428912755"/>
      <w:bookmarkStart w:id="79" w:name="_Toc428912991"/>
      <w:bookmarkStart w:id="80" w:name="_Toc428913205"/>
      <w:bookmarkStart w:id="81" w:name="_Toc428913441"/>
      <w:bookmarkStart w:id="82" w:name="_Toc228936421"/>
      <w:bookmarkStart w:id="83" w:name="_Toc252550904"/>
      <w:bookmarkStart w:id="84" w:name="_Toc252551514"/>
      <w:bookmarkStart w:id="85" w:name="_Toc253565027"/>
      <w:bookmarkStart w:id="86" w:name="_Toc27285003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E92675" w:rsidRDefault="00E92675" w:rsidP="003C7BB3">
      <w:pPr>
        <w:pStyle w:val="Heading2"/>
      </w:pPr>
      <w:bookmarkStart w:id="87" w:name="_Toc490728926"/>
      <w:r w:rsidRPr="00230FB0">
        <w:t>Preliminary Review</w:t>
      </w:r>
      <w:bookmarkEnd w:id="82"/>
      <w:bookmarkEnd w:id="83"/>
      <w:bookmarkEnd w:id="84"/>
      <w:bookmarkEnd w:id="85"/>
      <w:bookmarkEnd w:id="86"/>
      <w:bookmarkEnd w:id="87"/>
    </w:p>
    <w:p w:rsidR="00B00E39" w:rsidRPr="00B00E39" w:rsidRDefault="00B00E39" w:rsidP="00B00E39"/>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7"/>
        <w:gridCol w:w="5257"/>
        <w:gridCol w:w="1880"/>
      </w:tblGrid>
      <w:tr w:rsidR="00E92675" w:rsidRPr="00865CDC" w:rsidTr="001A6BC1">
        <w:trPr>
          <w:tblHeader/>
        </w:trPr>
        <w:tc>
          <w:tcPr>
            <w:tcW w:w="1249" w:type="pct"/>
            <w:tcBorders>
              <w:bottom w:val="single" w:sz="12" w:space="0" w:color="000000"/>
            </w:tcBorders>
            <w:shd w:val="solid" w:color="808080" w:fill="FFFFFF"/>
          </w:tcPr>
          <w:p w:rsidR="00E92675" w:rsidRPr="001A6BC1" w:rsidRDefault="00E92675" w:rsidP="00865CDC">
            <w:pPr>
              <w:rPr>
                <w:b/>
                <w:color w:val="FFFFFF"/>
              </w:rPr>
            </w:pPr>
            <w:r w:rsidRPr="001A6BC1">
              <w:rPr>
                <w:b/>
                <w:color w:val="FFFFFF"/>
              </w:rPr>
              <w:t>Name</w:t>
            </w:r>
          </w:p>
        </w:tc>
        <w:tc>
          <w:tcPr>
            <w:tcW w:w="2763" w:type="pct"/>
            <w:tcBorders>
              <w:bottom w:val="single" w:sz="12" w:space="0" w:color="000000"/>
            </w:tcBorders>
            <w:shd w:val="solid" w:color="808080" w:fill="FFFFFF"/>
          </w:tcPr>
          <w:p w:rsidR="00E92675" w:rsidRPr="001A6BC1" w:rsidRDefault="00E92675" w:rsidP="00865CDC">
            <w:pPr>
              <w:rPr>
                <w:b/>
                <w:color w:val="FFFFFF"/>
              </w:rPr>
            </w:pPr>
            <w:r w:rsidRPr="001A6BC1">
              <w:rPr>
                <w:b/>
                <w:color w:val="FFFFFF"/>
              </w:rPr>
              <w:t>Title / Department</w:t>
            </w:r>
          </w:p>
        </w:tc>
        <w:tc>
          <w:tcPr>
            <w:tcW w:w="988" w:type="pct"/>
            <w:tcBorders>
              <w:bottom w:val="single" w:sz="12" w:space="0" w:color="000000"/>
            </w:tcBorders>
            <w:shd w:val="solid" w:color="808080" w:fill="FFFFFF"/>
          </w:tcPr>
          <w:p w:rsidR="00E92675" w:rsidRPr="001A6BC1" w:rsidRDefault="00E92675" w:rsidP="00865CDC">
            <w:pPr>
              <w:rPr>
                <w:b/>
                <w:color w:val="FFFFFF"/>
              </w:rPr>
            </w:pPr>
            <w:r w:rsidRPr="001A6BC1">
              <w:rPr>
                <w:b/>
                <w:color w:val="FFFFFF"/>
              </w:rPr>
              <w:t>Approval (Y/N)</w:t>
            </w:r>
          </w:p>
        </w:tc>
      </w:tr>
      <w:tr w:rsidR="00E92675" w:rsidRPr="00865CDC" w:rsidTr="001A6BC1">
        <w:tc>
          <w:tcPr>
            <w:tcW w:w="1249" w:type="pct"/>
            <w:shd w:val="clear" w:color="auto" w:fill="F3F3F3"/>
          </w:tcPr>
          <w:p w:rsidR="00E92675" w:rsidRPr="00865CDC" w:rsidRDefault="007E1C14">
            <w:r>
              <w:t>Ben Hanson</w:t>
            </w:r>
          </w:p>
        </w:tc>
        <w:tc>
          <w:tcPr>
            <w:tcW w:w="2763" w:type="pct"/>
          </w:tcPr>
          <w:p w:rsidR="00E92675" w:rsidRPr="00865CDC" w:rsidRDefault="007E1C14">
            <w:r>
              <w:rPr>
                <w:color w:val="000000"/>
              </w:rPr>
              <w:t>Head of Product Solution Design</w:t>
            </w:r>
            <w:r w:rsidDel="007E1C14">
              <w:t xml:space="preserve"> </w:t>
            </w:r>
          </w:p>
        </w:tc>
        <w:tc>
          <w:tcPr>
            <w:tcW w:w="988" w:type="pct"/>
          </w:tcPr>
          <w:p w:rsidR="00E92675" w:rsidRPr="00865CDC" w:rsidRDefault="00E92675" w:rsidP="00865CDC"/>
        </w:tc>
      </w:tr>
      <w:tr w:rsidR="007E1C14" w:rsidRPr="00865CDC" w:rsidTr="001A6BC1">
        <w:tc>
          <w:tcPr>
            <w:tcW w:w="1249" w:type="pct"/>
            <w:shd w:val="clear" w:color="auto" w:fill="F3F3F3"/>
          </w:tcPr>
          <w:p w:rsidR="007E1C14" w:rsidRDefault="007E1C14">
            <w:r>
              <w:t>Tushar Patel</w:t>
            </w:r>
          </w:p>
        </w:tc>
        <w:tc>
          <w:tcPr>
            <w:tcW w:w="2763" w:type="pct"/>
          </w:tcPr>
          <w:p w:rsidR="007E1C14" w:rsidRPr="007E1C14" w:rsidRDefault="007E1C14">
            <w:r w:rsidRPr="007E1C14">
              <w:t>Principal Engineer, Content Protection &amp; Distribution</w:t>
            </w:r>
          </w:p>
        </w:tc>
        <w:tc>
          <w:tcPr>
            <w:tcW w:w="988" w:type="pct"/>
          </w:tcPr>
          <w:p w:rsidR="007E1C14" w:rsidRPr="00865CDC" w:rsidRDefault="007E1C14" w:rsidP="00865CDC"/>
        </w:tc>
      </w:tr>
      <w:tr w:rsidR="007E1C14" w:rsidRPr="00865CDC" w:rsidTr="001A6BC1">
        <w:tc>
          <w:tcPr>
            <w:tcW w:w="1249" w:type="pct"/>
            <w:shd w:val="clear" w:color="auto" w:fill="F3F3F3"/>
          </w:tcPr>
          <w:p w:rsidR="007E1C14" w:rsidRDefault="007E1C14" w:rsidP="00865CDC">
            <w:r>
              <w:t>Jon Haddock</w:t>
            </w:r>
          </w:p>
        </w:tc>
        <w:tc>
          <w:tcPr>
            <w:tcW w:w="2763" w:type="pct"/>
          </w:tcPr>
          <w:p w:rsidR="007E1C14" w:rsidRDefault="007E1C14" w:rsidP="00865CDC">
            <w:r>
              <w:t>Project Manager</w:t>
            </w:r>
          </w:p>
        </w:tc>
        <w:tc>
          <w:tcPr>
            <w:tcW w:w="988" w:type="pct"/>
          </w:tcPr>
          <w:p w:rsidR="007E1C14" w:rsidRPr="00865CDC" w:rsidRDefault="007E1C14" w:rsidP="00865CDC"/>
        </w:tc>
      </w:tr>
      <w:tr w:rsidR="00B975CA" w:rsidRPr="00865CDC" w:rsidTr="001A6BC1">
        <w:tc>
          <w:tcPr>
            <w:tcW w:w="1249" w:type="pct"/>
            <w:shd w:val="clear" w:color="auto" w:fill="F3F3F3"/>
          </w:tcPr>
          <w:p w:rsidR="00B975CA" w:rsidRDefault="00B975CA" w:rsidP="00865CDC">
            <w:r>
              <w:rPr>
                <w:color w:val="000000"/>
              </w:rPr>
              <w:t>David Holroyd</w:t>
            </w:r>
          </w:p>
        </w:tc>
        <w:tc>
          <w:tcPr>
            <w:tcW w:w="2763" w:type="pct"/>
          </w:tcPr>
          <w:p w:rsidR="00B975CA" w:rsidRDefault="00B975CA" w:rsidP="00865CDC">
            <w:r w:rsidRPr="00B975CA">
              <w:t>Solution/Systems Designer</w:t>
            </w:r>
          </w:p>
        </w:tc>
        <w:tc>
          <w:tcPr>
            <w:tcW w:w="988" w:type="pct"/>
          </w:tcPr>
          <w:p w:rsidR="00B975CA" w:rsidRPr="00865CDC" w:rsidRDefault="00B975CA" w:rsidP="00865CDC"/>
        </w:tc>
      </w:tr>
      <w:tr w:rsidR="00B975CA" w:rsidRPr="00865CDC" w:rsidTr="001A6BC1">
        <w:tc>
          <w:tcPr>
            <w:tcW w:w="1249" w:type="pct"/>
            <w:shd w:val="clear" w:color="auto" w:fill="F3F3F3"/>
          </w:tcPr>
          <w:p w:rsidR="00B975CA" w:rsidRDefault="00B975CA" w:rsidP="00865CDC">
            <w:proofErr w:type="spellStart"/>
            <w:r>
              <w:t>Blackarrow</w:t>
            </w:r>
            <w:proofErr w:type="spellEnd"/>
          </w:p>
        </w:tc>
        <w:tc>
          <w:tcPr>
            <w:tcW w:w="2763" w:type="pct"/>
          </w:tcPr>
          <w:p w:rsidR="00B975CA" w:rsidRDefault="00B975CA" w:rsidP="00865CDC">
            <w:r>
              <w:t>Vendor - ADS</w:t>
            </w:r>
          </w:p>
        </w:tc>
        <w:tc>
          <w:tcPr>
            <w:tcW w:w="988" w:type="pct"/>
          </w:tcPr>
          <w:p w:rsidR="00B975CA" w:rsidRPr="00865CDC" w:rsidRDefault="00B975CA" w:rsidP="00865CDC"/>
        </w:tc>
      </w:tr>
      <w:tr w:rsidR="00B975CA" w:rsidRPr="00865CDC" w:rsidTr="001A6BC1">
        <w:tc>
          <w:tcPr>
            <w:tcW w:w="1249" w:type="pct"/>
            <w:shd w:val="clear" w:color="auto" w:fill="F3F3F3"/>
          </w:tcPr>
          <w:p w:rsidR="00B975CA" w:rsidRDefault="00B975CA" w:rsidP="00865CDC">
            <w:r>
              <w:t>Arris</w:t>
            </w:r>
          </w:p>
        </w:tc>
        <w:tc>
          <w:tcPr>
            <w:tcW w:w="2763" w:type="pct"/>
          </w:tcPr>
          <w:p w:rsidR="00B975CA" w:rsidRDefault="00B975CA" w:rsidP="00865CDC">
            <w:r>
              <w:t>Vendor - ADM</w:t>
            </w:r>
          </w:p>
        </w:tc>
        <w:tc>
          <w:tcPr>
            <w:tcW w:w="988" w:type="pct"/>
          </w:tcPr>
          <w:p w:rsidR="00B975CA" w:rsidRPr="00865CDC" w:rsidRDefault="00B975CA" w:rsidP="00865CDC"/>
        </w:tc>
      </w:tr>
    </w:tbl>
    <w:p w:rsidR="00B00E39" w:rsidRDefault="00B00E39" w:rsidP="00B00E39">
      <w:bookmarkStart w:id="88" w:name="_Toc228936422"/>
      <w:bookmarkStart w:id="89" w:name="_Toc252550905"/>
      <w:bookmarkStart w:id="90" w:name="_Toc252551515"/>
      <w:bookmarkStart w:id="91" w:name="_Toc253565028"/>
      <w:bookmarkStart w:id="92" w:name="_Toc272850033"/>
      <w:bookmarkStart w:id="93" w:name="_Toc228936423"/>
      <w:bookmarkStart w:id="94" w:name="_Toc252550906"/>
      <w:bookmarkStart w:id="95" w:name="_Toc252551516"/>
      <w:bookmarkStart w:id="96" w:name="_Toc253565029"/>
      <w:bookmarkStart w:id="97" w:name="_Toc272850034"/>
    </w:p>
    <w:p w:rsidR="00E92675" w:rsidRPr="00230FB0" w:rsidRDefault="00E92675" w:rsidP="00024D8F">
      <w:pPr>
        <w:pStyle w:val="Heading2"/>
      </w:pPr>
      <w:bookmarkStart w:id="98" w:name="_Toc490728927"/>
      <w:r w:rsidRPr="00230FB0">
        <w:t>For Review</w:t>
      </w:r>
      <w:r>
        <w:t>/Impact Assessment</w:t>
      </w:r>
      <w:r w:rsidRPr="00230FB0">
        <w:t xml:space="preserve"> By</w:t>
      </w:r>
      <w:bookmarkEnd w:id="88"/>
      <w:bookmarkEnd w:id="89"/>
      <w:bookmarkEnd w:id="90"/>
      <w:bookmarkEnd w:id="91"/>
      <w:bookmarkEnd w:id="92"/>
      <w:bookmarkEnd w:id="98"/>
    </w:p>
    <w:p w:rsidR="00E92675" w:rsidRPr="00230FB0" w:rsidRDefault="00E92675" w:rsidP="00024D8F"/>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6"/>
        <w:gridCol w:w="4578"/>
        <w:gridCol w:w="973"/>
        <w:gridCol w:w="1587"/>
      </w:tblGrid>
      <w:tr w:rsidR="00E92675" w:rsidRPr="00865CDC" w:rsidTr="00EC7AC7">
        <w:trPr>
          <w:trHeight w:val="607"/>
          <w:tblHeader/>
        </w:trPr>
        <w:tc>
          <w:tcPr>
            <w:tcW w:w="1249" w:type="pct"/>
            <w:tcBorders>
              <w:bottom w:val="single" w:sz="12" w:space="0" w:color="000000"/>
            </w:tcBorders>
            <w:shd w:val="solid" w:color="808080" w:fill="FFFFFF"/>
          </w:tcPr>
          <w:p w:rsidR="00E92675" w:rsidRPr="001A6BC1" w:rsidRDefault="00E92675" w:rsidP="00336E64">
            <w:pPr>
              <w:rPr>
                <w:b/>
                <w:color w:val="FFFFFF"/>
              </w:rPr>
            </w:pPr>
          </w:p>
        </w:tc>
        <w:tc>
          <w:tcPr>
            <w:tcW w:w="2406" w:type="pct"/>
            <w:tcBorders>
              <w:bottom w:val="single" w:sz="12" w:space="0" w:color="000000"/>
            </w:tcBorders>
            <w:shd w:val="solid" w:color="808080" w:fill="FFFFFF"/>
          </w:tcPr>
          <w:p w:rsidR="00E92675" w:rsidRPr="001A6BC1" w:rsidRDefault="00E92675" w:rsidP="00336E64">
            <w:pPr>
              <w:rPr>
                <w:b/>
                <w:color w:val="FFFFFF"/>
              </w:rPr>
            </w:pPr>
          </w:p>
        </w:tc>
        <w:tc>
          <w:tcPr>
            <w:tcW w:w="511" w:type="pct"/>
            <w:tcBorders>
              <w:bottom w:val="single" w:sz="12" w:space="0" w:color="000000"/>
            </w:tcBorders>
            <w:shd w:val="solid" w:color="808080" w:fill="FFFFFF"/>
          </w:tcPr>
          <w:p w:rsidR="00E92675" w:rsidRPr="001A6BC1" w:rsidRDefault="00E92675" w:rsidP="00EC7AC7">
            <w:pPr>
              <w:jc w:val="center"/>
              <w:rPr>
                <w:b/>
                <w:color w:val="FFFFFF"/>
              </w:rPr>
            </w:pPr>
            <w:r w:rsidRPr="001A6BC1">
              <w:rPr>
                <w:b/>
                <w:color w:val="FFFFFF"/>
              </w:rPr>
              <w:t>Approval (Y/N)</w:t>
            </w:r>
          </w:p>
        </w:tc>
        <w:tc>
          <w:tcPr>
            <w:tcW w:w="834" w:type="pct"/>
            <w:tcBorders>
              <w:bottom w:val="single" w:sz="12" w:space="0" w:color="000000"/>
            </w:tcBorders>
            <w:shd w:val="solid" w:color="808080" w:fill="FFFFFF"/>
          </w:tcPr>
          <w:p w:rsidR="00E92675" w:rsidRDefault="00E92675" w:rsidP="00EC7AC7">
            <w:pPr>
              <w:jc w:val="center"/>
              <w:rPr>
                <w:b/>
                <w:color w:val="FFFFFF"/>
              </w:rPr>
            </w:pPr>
            <w:r>
              <w:rPr>
                <w:b/>
                <w:color w:val="FFFFFF"/>
              </w:rPr>
              <w:t>Impact Assessment</w:t>
            </w:r>
          </w:p>
          <w:p w:rsidR="00E92675" w:rsidRPr="001A6BC1" w:rsidRDefault="00E92675" w:rsidP="00EC7AC7">
            <w:pPr>
              <w:jc w:val="center"/>
              <w:rPr>
                <w:b/>
                <w:color w:val="FFFFFF"/>
              </w:rPr>
            </w:pPr>
            <w:r>
              <w:rPr>
                <w:b/>
                <w:color w:val="FFFFFF"/>
              </w:rPr>
              <w:t>(Y/N)</w:t>
            </w:r>
          </w:p>
        </w:tc>
      </w:tr>
      <w:tr w:rsidR="00E92675" w:rsidRPr="00865CDC" w:rsidTr="000D1B5D">
        <w:tc>
          <w:tcPr>
            <w:tcW w:w="1249" w:type="pct"/>
            <w:shd w:val="clear" w:color="auto" w:fill="F3F3F3"/>
            <w:vAlign w:val="center"/>
          </w:tcPr>
          <w:p w:rsidR="00E92675" w:rsidRDefault="00E92675">
            <w:pPr>
              <w:rPr>
                <w:color w:val="000000"/>
              </w:rPr>
            </w:pPr>
            <w:r>
              <w:rPr>
                <w:color w:val="000000"/>
              </w:rPr>
              <w:t>Ben Hanson</w:t>
            </w:r>
          </w:p>
        </w:tc>
        <w:tc>
          <w:tcPr>
            <w:tcW w:w="2406" w:type="pct"/>
            <w:vAlign w:val="center"/>
          </w:tcPr>
          <w:p w:rsidR="00E92675" w:rsidRDefault="00E92675">
            <w:pPr>
              <w:rPr>
                <w:color w:val="000000"/>
              </w:rPr>
            </w:pPr>
            <w:r>
              <w:rPr>
                <w:color w:val="000000"/>
              </w:rPr>
              <w:t>Head of Product Solution Design</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D97A88">
            <w:pPr>
              <w:rPr>
                <w:color w:val="000000"/>
              </w:rPr>
            </w:pPr>
            <w:r>
              <w:rPr>
                <w:color w:val="000000"/>
              </w:rPr>
              <w:t>Richard Wood</w:t>
            </w:r>
          </w:p>
        </w:tc>
        <w:tc>
          <w:tcPr>
            <w:tcW w:w="2406" w:type="pct"/>
            <w:vAlign w:val="center"/>
          </w:tcPr>
          <w:p w:rsidR="00E92675" w:rsidRDefault="007E1C14">
            <w:pPr>
              <w:rPr>
                <w:color w:val="000000"/>
              </w:rPr>
            </w:pPr>
            <w:r w:rsidRPr="007E1C14">
              <w:rPr>
                <w:color w:val="000000"/>
              </w:rPr>
              <w:t>Head of Entertainment Architecture</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proofErr w:type="spellStart"/>
            <w:r>
              <w:rPr>
                <w:color w:val="000000"/>
              </w:rPr>
              <w:t>Darron</w:t>
            </w:r>
            <w:proofErr w:type="spellEnd"/>
            <w:r>
              <w:rPr>
                <w:color w:val="000000"/>
              </w:rPr>
              <w:t xml:space="preserve"> Christopher</w:t>
            </w:r>
          </w:p>
        </w:tc>
        <w:tc>
          <w:tcPr>
            <w:tcW w:w="2406" w:type="pct"/>
            <w:vAlign w:val="center"/>
          </w:tcPr>
          <w:p w:rsidR="00E92675" w:rsidRDefault="00E92675">
            <w:pPr>
              <w:rPr>
                <w:color w:val="000000"/>
              </w:rPr>
            </w:pPr>
            <w:r>
              <w:rPr>
                <w:color w:val="000000"/>
              </w:rPr>
              <w:t>Head of Data Engineering</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D387B" w:rsidRPr="00865CDC" w:rsidTr="000D1B5D">
        <w:tc>
          <w:tcPr>
            <w:tcW w:w="1249" w:type="pct"/>
            <w:shd w:val="clear" w:color="auto" w:fill="F3F3F3"/>
            <w:vAlign w:val="center"/>
          </w:tcPr>
          <w:p w:rsidR="00ED387B" w:rsidRDefault="00ED387B">
            <w:pPr>
              <w:rPr>
                <w:color w:val="000000"/>
              </w:rPr>
            </w:pPr>
            <w:r>
              <w:rPr>
                <w:color w:val="000000"/>
              </w:rPr>
              <w:t>Mike Denney</w:t>
            </w:r>
          </w:p>
        </w:tc>
        <w:tc>
          <w:tcPr>
            <w:tcW w:w="2406" w:type="pct"/>
            <w:vAlign w:val="center"/>
          </w:tcPr>
          <w:p w:rsidR="00ED387B" w:rsidRDefault="00ED387B">
            <w:pPr>
              <w:rPr>
                <w:color w:val="000000"/>
              </w:rPr>
            </w:pPr>
            <w:r>
              <w:rPr>
                <w:color w:val="000000"/>
              </w:rPr>
              <w:t>Head of TV Engineering</w:t>
            </w:r>
          </w:p>
        </w:tc>
        <w:tc>
          <w:tcPr>
            <w:tcW w:w="511" w:type="pct"/>
            <w:vAlign w:val="center"/>
          </w:tcPr>
          <w:p w:rsidR="00ED387B" w:rsidRDefault="00ED387B">
            <w:pPr>
              <w:rPr>
                <w:color w:val="000000"/>
              </w:rPr>
            </w:pPr>
          </w:p>
        </w:tc>
        <w:tc>
          <w:tcPr>
            <w:tcW w:w="834" w:type="pct"/>
            <w:vAlign w:val="center"/>
          </w:tcPr>
          <w:p w:rsidR="00ED387B" w:rsidRDefault="00ED387B">
            <w:pPr>
              <w:rPr>
                <w:color w:val="000000"/>
              </w:rPr>
            </w:pPr>
          </w:p>
        </w:tc>
      </w:tr>
      <w:tr w:rsidR="00B975CA" w:rsidRPr="00865CDC" w:rsidTr="000D1B5D">
        <w:tc>
          <w:tcPr>
            <w:tcW w:w="1249" w:type="pct"/>
            <w:shd w:val="clear" w:color="auto" w:fill="F3F3F3"/>
            <w:vAlign w:val="center"/>
          </w:tcPr>
          <w:p w:rsidR="00B975CA" w:rsidRDefault="00B975CA">
            <w:pPr>
              <w:rPr>
                <w:color w:val="000000"/>
              </w:rPr>
            </w:pPr>
            <w:r>
              <w:rPr>
                <w:color w:val="000000"/>
              </w:rPr>
              <w:t>David Holroyd</w:t>
            </w:r>
          </w:p>
        </w:tc>
        <w:tc>
          <w:tcPr>
            <w:tcW w:w="2406" w:type="pct"/>
            <w:vAlign w:val="center"/>
          </w:tcPr>
          <w:p w:rsidR="00B975CA" w:rsidRDefault="0069181A">
            <w:pPr>
              <w:rPr>
                <w:color w:val="000000"/>
              </w:rPr>
            </w:pPr>
            <w:r>
              <w:rPr>
                <w:color w:val="000000"/>
              </w:rPr>
              <w:t>Local Integration Architect</w:t>
            </w:r>
          </w:p>
        </w:tc>
        <w:tc>
          <w:tcPr>
            <w:tcW w:w="511" w:type="pct"/>
            <w:vAlign w:val="center"/>
          </w:tcPr>
          <w:p w:rsidR="00B975CA" w:rsidRDefault="00B975CA">
            <w:pPr>
              <w:rPr>
                <w:color w:val="000000"/>
              </w:rPr>
            </w:pPr>
          </w:p>
        </w:tc>
        <w:tc>
          <w:tcPr>
            <w:tcW w:w="834" w:type="pct"/>
            <w:vAlign w:val="center"/>
          </w:tcPr>
          <w:p w:rsidR="00B975CA" w:rsidRDefault="00B975CA">
            <w:pPr>
              <w:rPr>
                <w:color w:val="000000"/>
              </w:rPr>
            </w:pPr>
          </w:p>
        </w:tc>
      </w:tr>
      <w:tr w:rsidR="00E92675" w:rsidRPr="00865CDC" w:rsidTr="000D1B5D">
        <w:tc>
          <w:tcPr>
            <w:tcW w:w="1249" w:type="pct"/>
            <w:shd w:val="clear" w:color="auto" w:fill="F3F3F3"/>
            <w:vAlign w:val="center"/>
          </w:tcPr>
          <w:p w:rsidR="00E92675" w:rsidRDefault="00E92675">
            <w:pPr>
              <w:rPr>
                <w:color w:val="000000"/>
              </w:rPr>
            </w:pPr>
            <w:r>
              <w:rPr>
                <w:color w:val="000000"/>
              </w:rPr>
              <w:t xml:space="preserve">David </w:t>
            </w:r>
            <w:proofErr w:type="spellStart"/>
            <w:r>
              <w:rPr>
                <w:color w:val="000000"/>
              </w:rPr>
              <w:t>Eatwell</w:t>
            </w:r>
            <w:proofErr w:type="spellEnd"/>
          </w:p>
        </w:tc>
        <w:tc>
          <w:tcPr>
            <w:tcW w:w="2406" w:type="pct"/>
            <w:vAlign w:val="center"/>
          </w:tcPr>
          <w:p w:rsidR="00E92675" w:rsidRDefault="00E92675">
            <w:pPr>
              <w:rPr>
                <w:color w:val="000000"/>
              </w:rPr>
            </w:pPr>
            <w:r>
              <w:rPr>
                <w:color w:val="000000"/>
              </w:rPr>
              <w:t>Service Transition Manager</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r>
              <w:rPr>
                <w:color w:val="000000"/>
              </w:rPr>
              <w:t>Dylan White</w:t>
            </w:r>
          </w:p>
        </w:tc>
        <w:tc>
          <w:tcPr>
            <w:tcW w:w="2406" w:type="pct"/>
            <w:vAlign w:val="center"/>
          </w:tcPr>
          <w:p w:rsidR="00E92675" w:rsidRDefault="00E92675">
            <w:pPr>
              <w:rPr>
                <w:color w:val="000000"/>
              </w:rPr>
            </w:pPr>
            <w:r>
              <w:rPr>
                <w:color w:val="000000"/>
              </w:rPr>
              <w:t>Security Engineering</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D387B" w:rsidRPr="00865CDC" w:rsidTr="000D1B5D">
        <w:tc>
          <w:tcPr>
            <w:tcW w:w="1249" w:type="pct"/>
            <w:shd w:val="clear" w:color="auto" w:fill="F3F3F3"/>
            <w:vAlign w:val="center"/>
          </w:tcPr>
          <w:p w:rsidR="00ED387B" w:rsidRDefault="00ED387B">
            <w:pPr>
              <w:rPr>
                <w:color w:val="000000"/>
              </w:rPr>
            </w:pPr>
            <w:r>
              <w:rPr>
                <w:color w:val="000000"/>
              </w:rPr>
              <w:t>Tushar Patel</w:t>
            </w:r>
          </w:p>
        </w:tc>
        <w:tc>
          <w:tcPr>
            <w:tcW w:w="2406" w:type="pct"/>
            <w:vAlign w:val="center"/>
          </w:tcPr>
          <w:p w:rsidR="00ED387B" w:rsidRDefault="007E1C14">
            <w:pPr>
              <w:rPr>
                <w:color w:val="000000"/>
              </w:rPr>
            </w:pPr>
            <w:r w:rsidRPr="007E1C14">
              <w:t>Principal Engineer, Content Protection &amp; Distribution</w:t>
            </w:r>
          </w:p>
        </w:tc>
        <w:tc>
          <w:tcPr>
            <w:tcW w:w="511" w:type="pct"/>
            <w:vAlign w:val="center"/>
          </w:tcPr>
          <w:p w:rsidR="00ED387B" w:rsidRDefault="00ED387B">
            <w:pPr>
              <w:rPr>
                <w:color w:val="000000"/>
              </w:rPr>
            </w:pPr>
          </w:p>
        </w:tc>
        <w:tc>
          <w:tcPr>
            <w:tcW w:w="834" w:type="pct"/>
            <w:vAlign w:val="center"/>
          </w:tcPr>
          <w:p w:rsidR="00ED387B" w:rsidRDefault="00ED387B">
            <w:pPr>
              <w:rPr>
                <w:color w:val="000000"/>
              </w:rPr>
            </w:pPr>
          </w:p>
        </w:tc>
      </w:tr>
      <w:tr w:rsidR="00E92675" w:rsidRPr="00865CDC" w:rsidTr="000D1B5D">
        <w:tc>
          <w:tcPr>
            <w:tcW w:w="1249" w:type="pct"/>
            <w:shd w:val="clear" w:color="auto" w:fill="F3F3F3"/>
            <w:vAlign w:val="center"/>
          </w:tcPr>
          <w:p w:rsidR="00E92675" w:rsidRDefault="00E92675">
            <w:pPr>
              <w:rPr>
                <w:color w:val="000000"/>
              </w:rPr>
            </w:pPr>
            <w:r>
              <w:rPr>
                <w:color w:val="000000"/>
              </w:rPr>
              <w:t xml:space="preserve">Mark </w:t>
            </w:r>
            <w:proofErr w:type="spellStart"/>
            <w:r>
              <w:rPr>
                <w:color w:val="000000"/>
              </w:rPr>
              <w:t>Ferres</w:t>
            </w:r>
            <w:proofErr w:type="spellEnd"/>
          </w:p>
        </w:tc>
        <w:tc>
          <w:tcPr>
            <w:tcW w:w="2406" w:type="pct"/>
            <w:vAlign w:val="center"/>
          </w:tcPr>
          <w:p w:rsidR="00E92675" w:rsidRDefault="00E92675">
            <w:pPr>
              <w:rPr>
                <w:color w:val="000000"/>
              </w:rPr>
            </w:pPr>
            <w:r>
              <w:rPr>
                <w:color w:val="000000"/>
              </w:rPr>
              <w:t>VMTS</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r>
              <w:rPr>
                <w:color w:val="000000"/>
              </w:rPr>
              <w:t>Mike Denney</w:t>
            </w:r>
          </w:p>
        </w:tc>
        <w:tc>
          <w:tcPr>
            <w:tcW w:w="2406" w:type="pct"/>
            <w:vAlign w:val="center"/>
          </w:tcPr>
          <w:p w:rsidR="00E92675" w:rsidRDefault="00E92675">
            <w:pPr>
              <w:rPr>
                <w:color w:val="000000"/>
              </w:rPr>
            </w:pPr>
            <w:r>
              <w:rPr>
                <w:color w:val="000000"/>
              </w:rPr>
              <w:t>Head of TiVo and Interactive Engineering</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r>
              <w:rPr>
                <w:color w:val="000000"/>
              </w:rPr>
              <w:t>Mike Fellows</w:t>
            </w:r>
          </w:p>
        </w:tc>
        <w:tc>
          <w:tcPr>
            <w:tcW w:w="2406" w:type="pct"/>
            <w:vAlign w:val="center"/>
          </w:tcPr>
          <w:p w:rsidR="00E92675" w:rsidRDefault="00E92675">
            <w:pPr>
              <w:rPr>
                <w:color w:val="000000"/>
              </w:rPr>
            </w:pPr>
            <w:r>
              <w:rPr>
                <w:color w:val="000000"/>
              </w:rPr>
              <w:t>Network Service Optimisation</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r>
              <w:rPr>
                <w:color w:val="000000"/>
              </w:rPr>
              <w:t>Neil Patterson</w:t>
            </w:r>
          </w:p>
        </w:tc>
        <w:tc>
          <w:tcPr>
            <w:tcW w:w="2406" w:type="pct"/>
            <w:vAlign w:val="center"/>
          </w:tcPr>
          <w:p w:rsidR="00E92675" w:rsidRDefault="00E92675">
            <w:pPr>
              <w:rPr>
                <w:color w:val="000000"/>
              </w:rPr>
            </w:pPr>
            <w:r>
              <w:rPr>
                <w:color w:val="000000"/>
              </w:rPr>
              <w:t>Lead Business Analyst</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92675">
            <w:pPr>
              <w:rPr>
                <w:color w:val="000000"/>
              </w:rPr>
            </w:pPr>
            <w:r>
              <w:rPr>
                <w:color w:val="000000"/>
              </w:rPr>
              <w:t>Noel Priddey</w:t>
            </w:r>
          </w:p>
        </w:tc>
        <w:tc>
          <w:tcPr>
            <w:tcW w:w="2406" w:type="pct"/>
            <w:vAlign w:val="center"/>
          </w:tcPr>
          <w:p w:rsidR="00E92675" w:rsidRDefault="00E92675">
            <w:pPr>
              <w:rPr>
                <w:color w:val="000000"/>
              </w:rPr>
            </w:pPr>
            <w:r>
              <w:rPr>
                <w:color w:val="000000"/>
              </w:rPr>
              <w:t>Senior Project Manager</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ED387B">
            <w:pPr>
              <w:rPr>
                <w:color w:val="000000"/>
              </w:rPr>
            </w:pPr>
            <w:r w:rsidRPr="00ED387B">
              <w:rPr>
                <w:color w:val="000000"/>
              </w:rPr>
              <w:t xml:space="preserve">Mark </w:t>
            </w:r>
            <w:proofErr w:type="spellStart"/>
            <w:r w:rsidRPr="00ED387B">
              <w:rPr>
                <w:color w:val="000000"/>
              </w:rPr>
              <w:t>Vandersluis</w:t>
            </w:r>
            <w:proofErr w:type="spellEnd"/>
          </w:p>
        </w:tc>
        <w:tc>
          <w:tcPr>
            <w:tcW w:w="2406" w:type="pct"/>
            <w:vAlign w:val="center"/>
          </w:tcPr>
          <w:p w:rsidR="00E92675" w:rsidRDefault="00ED387B">
            <w:pPr>
              <w:rPr>
                <w:color w:val="000000"/>
              </w:rPr>
            </w:pPr>
            <w:r w:rsidRPr="00ED387B">
              <w:rPr>
                <w:color w:val="000000"/>
              </w:rPr>
              <w:t>Solutions Engagement and Design Manager</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E92675" w:rsidRPr="00865CDC" w:rsidTr="000D1B5D">
        <w:tc>
          <w:tcPr>
            <w:tcW w:w="1249" w:type="pct"/>
            <w:shd w:val="clear" w:color="auto" w:fill="F3F3F3"/>
            <w:vAlign w:val="center"/>
          </w:tcPr>
          <w:p w:rsidR="00E92675" w:rsidRDefault="00C60825">
            <w:pPr>
              <w:rPr>
                <w:color w:val="000000"/>
              </w:rPr>
            </w:pPr>
            <w:r>
              <w:rPr>
                <w:color w:val="000000"/>
              </w:rPr>
              <w:t>Keith Wigmore</w:t>
            </w:r>
          </w:p>
        </w:tc>
        <w:tc>
          <w:tcPr>
            <w:tcW w:w="2406" w:type="pct"/>
            <w:vAlign w:val="center"/>
          </w:tcPr>
          <w:p w:rsidR="00E92675" w:rsidRDefault="00C60825">
            <w:pPr>
              <w:rPr>
                <w:color w:val="000000"/>
              </w:rPr>
            </w:pPr>
            <w:r>
              <w:rPr>
                <w:color w:val="000000"/>
              </w:rPr>
              <w:t>Lead Architecture</w:t>
            </w:r>
          </w:p>
        </w:tc>
        <w:tc>
          <w:tcPr>
            <w:tcW w:w="511" w:type="pct"/>
            <w:vAlign w:val="center"/>
          </w:tcPr>
          <w:p w:rsidR="00E92675" w:rsidRDefault="00E92675">
            <w:pPr>
              <w:rPr>
                <w:color w:val="000000"/>
              </w:rPr>
            </w:pPr>
            <w:r>
              <w:rPr>
                <w:color w:val="000000"/>
              </w:rPr>
              <w:t> </w:t>
            </w:r>
          </w:p>
        </w:tc>
        <w:tc>
          <w:tcPr>
            <w:tcW w:w="834" w:type="pct"/>
            <w:vAlign w:val="center"/>
          </w:tcPr>
          <w:p w:rsidR="00E92675" w:rsidRDefault="00E92675">
            <w:pPr>
              <w:rPr>
                <w:color w:val="000000"/>
              </w:rPr>
            </w:pPr>
            <w:r>
              <w:rPr>
                <w:color w:val="000000"/>
              </w:rPr>
              <w:t> </w:t>
            </w:r>
          </w:p>
        </w:tc>
      </w:tr>
      <w:tr w:rsidR="007E1C14" w:rsidRPr="00865CDC" w:rsidTr="000D1B5D">
        <w:tc>
          <w:tcPr>
            <w:tcW w:w="1249" w:type="pct"/>
            <w:shd w:val="clear" w:color="auto" w:fill="F3F3F3"/>
            <w:vAlign w:val="center"/>
          </w:tcPr>
          <w:p w:rsidR="007E1C14" w:rsidRDefault="007E1C14">
            <w:pPr>
              <w:rPr>
                <w:color w:val="000000"/>
              </w:rPr>
            </w:pPr>
            <w:r>
              <w:rPr>
                <w:color w:val="000000"/>
              </w:rPr>
              <w:t>Dale Woodcock</w:t>
            </w:r>
          </w:p>
        </w:tc>
        <w:tc>
          <w:tcPr>
            <w:tcW w:w="2406" w:type="pct"/>
            <w:vAlign w:val="center"/>
          </w:tcPr>
          <w:p w:rsidR="007E1C14" w:rsidRDefault="007E1C14">
            <w:pPr>
              <w:rPr>
                <w:color w:val="000000"/>
              </w:rPr>
            </w:pPr>
            <w:r w:rsidRPr="007E1C14">
              <w:rPr>
                <w:color w:val="000000"/>
              </w:rPr>
              <w:t>Principal Engineer, Content Ingest &amp; Management</w:t>
            </w:r>
          </w:p>
        </w:tc>
        <w:tc>
          <w:tcPr>
            <w:tcW w:w="511" w:type="pct"/>
            <w:vAlign w:val="center"/>
          </w:tcPr>
          <w:p w:rsidR="007E1C14" w:rsidRDefault="007E1C14">
            <w:pPr>
              <w:rPr>
                <w:color w:val="000000"/>
              </w:rPr>
            </w:pPr>
          </w:p>
        </w:tc>
        <w:tc>
          <w:tcPr>
            <w:tcW w:w="834" w:type="pct"/>
            <w:vAlign w:val="center"/>
          </w:tcPr>
          <w:p w:rsidR="007E1C14" w:rsidRDefault="007E1C14">
            <w:pPr>
              <w:rPr>
                <w:color w:val="000000"/>
              </w:rPr>
            </w:pPr>
          </w:p>
        </w:tc>
      </w:tr>
      <w:tr w:rsidR="007E1C14" w:rsidRPr="00865CDC" w:rsidTr="000D1B5D">
        <w:tc>
          <w:tcPr>
            <w:tcW w:w="1249" w:type="pct"/>
            <w:shd w:val="clear" w:color="auto" w:fill="F3F3F3"/>
            <w:vAlign w:val="center"/>
          </w:tcPr>
          <w:p w:rsidR="007E1C14" w:rsidRDefault="0069181A">
            <w:pPr>
              <w:rPr>
                <w:color w:val="000000"/>
              </w:rPr>
            </w:pPr>
            <w:r>
              <w:rPr>
                <w:color w:val="000000"/>
              </w:rPr>
              <w:t>Stephen Hagerty</w:t>
            </w:r>
          </w:p>
        </w:tc>
        <w:tc>
          <w:tcPr>
            <w:tcW w:w="2406" w:type="pct"/>
            <w:vAlign w:val="center"/>
          </w:tcPr>
          <w:p w:rsidR="007E1C14" w:rsidRDefault="0069181A">
            <w:pPr>
              <w:rPr>
                <w:color w:val="000000"/>
              </w:rPr>
            </w:pPr>
            <w:proofErr w:type="spellStart"/>
            <w:r>
              <w:rPr>
                <w:color w:val="000000"/>
              </w:rPr>
              <w:t>Senir</w:t>
            </w:r>
            <w:proofErr w:type="spellEnd"/>
            <w:r>
              <w:rPr>
                <w:color w:val="000000"/>
              </w:rPr>
              <w:t xml:space="preserve"> Project Manager, Network Delivery</w:t>
            </w:r>
          </w:p>
        </w:tc>
        <w:tc>
          <w:tcPr>
            <w:tcW w:w="511" w:type="pct"/>
            <w:vAlign w:val="center"/>
          </w:tcPr>
          <w:p w:rsidR="007E1C14" w:rsidRDefault="007E1C14">
            <w:pPr>
              <w:rPr>
                <w:color w:val="000000"/>
              </w:rPr>
            </w:pPr>
          </w:p>
        </w:tc>
        <w:tc>
          <w:tcPr>
            <w:tcW w:w="834" w:type="pct"/>
            <w:vAlign w:val="center"/>
          </w:tcPr>
          <w:p w:rsidR="007E1C14" w:rsidRDefault="007E1C14">
            <w:pPr>
              <w:rPr>
                <w:color w:val="000000"/>
              </w:rPr>
            </w:pPr>
          </w:p>
        </w:tc>
      </w:tr>
    </w:tbl>
    <w:p w:rsidR="00E92675" w:rsidRPr="00230FB0" w:rsidRDefault="00E92675" w:rsidP="00024D8F"/>
    <w:p w:rsidR="00E92675" w:rsidRDefault="00E92675" w:rsidP="00CC4A8F">
      <w:r w:rsidRPr="00230FB0">
        <w:t>Where a reviewer does not approve the document, the written list of changes required must be supplied by that reviewer.</w:t>
      </w:r>
    </w:p>
    <w:p w:rsidR="00B00E39" w:rsidRDefault="00B00E39" w:rsidP="00CC4A8F"/>
    <w:p w:rsidR="00E92675" w:rsidRPr="00EC7AC7" w:rsidRDefault="00E92675" w:rsidP="00CC4A8F">
      <w:r>
        <w:t xml:space="preserve">See </w:t>
      </w:r>
      <w:r>
        <w:rPr>
          <w:b/>
        </w:rPr>
        <w:t>Impact Assessments</w:t>
      </w:r>
      <w:r>
        <w:t xml:space="preserve"> section below for further details on expected IA deliverables from the Departments/Teams highlighted above</w:t>
      </w:r>
    </w:p>
    <w:p w:rsidR="007E1C14" w:rsidRDefault="007E1C14">
      <w:pPr>
        <w:rPr>
          <w:rFonts w:cs="Arial"/>
          <w:b/>
          <w:sz w:val="22"/>
        </w:rPr>
      </w:pPr>
      <w:r>
        <w:br w:type="page"/>
      </w:r>
    </w:p>
    <w:p w:rsidR="00E92675" w:rsidRPr="008A11DB" w:rsidRDefault="00E92675" w:rsidP="003C7BB3">
      <w:pPr>
        <w:pStyle w:val="Heading2"/>
      </w:pPr>
      <w:bookmarkStart w:id="99" w:name="_Toc490728928"/>
      <w:r w:rsidRPr="008A11DB">
        <w:t>Distribution</w:t>
      </w:r>
      <w:bookmarkEnd w:id="93"/>
      <w:bookmarkEnd w:id="94"/>
      <w:bookmarkEnd w:id="95"/>
      <w:bookmarkEnd w:id="96"/>
      <w:bookmarkEnd w:id="97"/>
      <w:bookmarkEnd w:id="99"/>
    </w:p>
    <w:p w:rsidR="00E92675" w:rsidRPr="00230FB0" w:rsidRDefault="00E92675" w:rsidP="00ED4653">
      <w:r w:rsidRPr="008A11DB">
        <w:t>Distribution is to the reviewer list above, plus to the following:</w:t>
      </w:r>
      <w:r w:rsidR="00AF7A86" w:rsidRPr="008A11DB">
        <w:t xml:space="preserve"> (</w:t>
      </w:r>
      <w:r w:rsidR="00AF7A86" w:rsidRPr="008A11DB">
        <w:rPr>
          <w:i/>
        </w:rPr>
        <w:t>this is the right list</w:t>
      </w:r>
      <w:r w:rsidR="00ED387B">
        <w:t>?</w:t>
      </w:r>
      <w:r w:rsidR="00AF7A86" w:rsidRPr="008A11DB">
        <w:t>)</w:t>
      </w:r>
    </w:p>
    <w:p w:rsidR="00E92675" w:rsidRDefault="00E92675" w:rsidP="006D14E5">
      <w:bookmarkStart w:id="100" w:name="_Toc103151771"/>
      <w:bookmarkStart w:id="101" w:name="_Toc103152291"/>
      <w:bookmarkStart w:id="102" w:name="_Toc103152331"/>
      <w:bookmarkStart w:id="103" w:name="_Toc103152500"/>
      <w:bookmarkStart w:id="104" w:name="_Toc183235879"/>
      <w:bookmarkStart w:id="105" w:name="_Toc228936424"/>
      <w:bookmarkStart w:id="106" w:name="_Toc252550907"/>
      <w:bookmarkStart w:id="107" w:name="_Toc252551517"/>
      <w:bookmarkStart w:id="108" w:name="_Toc253565030"/>
      <w:bookmarkStart w:id="109" w:name="_Toc272850035"/>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7"/>
        <w:gridCol w:w="7137"/>
      </w:tblGrid>
      <w:tr w:rsidR="00E92675" w:rsidTr="000D1B5D">
        <w:trPr>
          <w:tblHeader/>
        </w:trPr>
        <w:tc>
          <w:tcPr>
            <w:tcW w:w="1249" w:type="pct"/>
            <w:tcBorders>
              <w:bottom w:val="single" w:sz="12" w:space="0" w:color="000000"/>
            </w:tcBorders>
            <w:shd w:val="solid" w:color="808080" w:fill="FFFFFF"/>
            <w:vAlign w:val="center"/>
          </w:tcPr>
          <w:p w:rsidR="00E92675" w:rsidRDefault="00E92675">
            <w:pPr>
              <w:rPr>
                <w:b/>
                <w:bCs/>
                <w:color w:val="FFFFFF"/>
              </w:rPr>
            </w:pPr>
            <w:r>
              <w:rPr>
                <w:b/>
                <w:bCs/>
                <w:color w:val="FFFFFF"/>
              </w:rPr>
              <w:t>Name</w:t>
            </w:r>
          </w:p>
        </w:tc>
        <w:tc>
          <w:tcPr>
            <w:tcW w:w="3751" w:type="pct"/>
            <w:tcBorders>
              <w:bottom w:val="single" w:sz="12" w:space="0" w:color="000000"/>
            </w:tcBorders>
            <w:shd w:val="solid" w:color="808080" w:fill="FFFFFF"/>
            <w:vAlign w:val="center"/>
          </w:tcPr>
          <w:p w:rsidR="00E92675" w:rsidRDefault="00E92675">
            <w:pPr>
              <w:rPr>
                <w:b/>
                <w:bCs/>
                <w:color w:val="FFFFFF"/>
              </w:rPr>
            </w:pPr>
            <w:r>
              <w:rPr>
                <w:b/>
                <w:bCs/>
                <w:color w:val="FFFFFF"/>
              </w:rPr>
              <w:t>Title / Department</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Adrian Hayes</w:t>
            </w:r>
          </w:p>
        </w:tc>
        <w:tc>
          <w:tcPr>
            <w:tcW w:w="3751" w:type="pct"/>
            <w:vAlign w:val="center"/>
          </w:tcPr>
          <w:p w:rsidR="00E92675" w:rsidRDefault="00E92675">
            <w:pPr>
              <w:rPr>
                <w:color w:val="1F497D"/>
              </w:rPr>
            </w:pPr>
            <w:r>
              <w:rPr>
                <w:color w:val="1F497D"/>
              </w:rPr>
              <w:t>Business Improvement Manager,  Strategy &amp; Development</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Amery Saint</w:t>
            </w:r>
          </w:p>
        </w:tc>
        <w:tc>
          <w:tcPr>
            <w:tcW w:w="3751" w:type="pct"/>
            <w:vAlign w:val="center"/>
          </w:tcPr>
          <w:p w:rsidR="00E92675" w:rsidRDefault="00E92675">
            <w:pPr>
              <w:rPr>
                <w:color w:val="1F497D"/>
              </w:rPr>
            </w:pPr>
            <w:r>
              <w:rPr>
                <w:color w:val="1F497D"/>
              </w:rPr>
              <w:t>Multiscreen Applications Support Manager, Middleware &amp; Portals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Andrew </w:t>
            </w:r>
            <w:proofErr w:type="spellStart"/>
            <w:r>
              <w:rPr>
                <w:color w:val="000000"/>
              </w:rPr>
              <w:t>Wickens</w:t>
            </w:r>
            <w:proofErr w:type="spellEnd"/>
          </w:p>
        </w:tc>
        <w:tc>
          <w:tcPr>
            <w:tcW w:w="3751" w:type="pct"/>
            <w:vAlign w:val="center"/>
          </w:tcPr>
          <w:p w:rsidR="00E92675" w:rsidRDefault="00E92675">
            <w:pPr>
              <w:rPr>
                <w:color w:val="1F497D"/>
              </w:rPr>
            </w:pPr>
            <w:r>
              <w:rPr>
                <w:color w:val="1F497D"/>
              </w:rPr>
              <w:t xml:space="preserve">Manager, Problem Management, Incident and Problem </w:t>
            </w:r>
            <w:proofErr w:type="spellStart"/>
            <w:r>
              <w:rPr>
                <w:color w:val="1F497D"/>
              </w:rPr>
              <w:t>Mgmt</w:t>
            </w:r>
            <w:proofErr w:type="spellEnd"/>
          </w:p>
        </w:tc>
      </w:tr>
      <w:tr w:rsidR="00E92675" w:rsidTr="000D1B5D">
        <w:trPr>
          <w:trHeight w:val="140"/>
        </w:trPr>
        <w:tc>
          <w:tcPr>
            <w:tcW w:w="1249" w:type="pct"/>
            <w:shd w:val="clear" w:color="auto" w:fill="F3F3F3"/>
            <w:vAlign w:val="center"/>
          </w:tcPr>
          <w:p w:rsidR="00E92675" w:rsidRDefault="00E92675">
            <w:pPr>
              <w:rPr>
                <w:color w:val="000000"/>
              </w:rPr>
            </w:pPr>
            <w:proofErr w:type="spellStart"/>
            <w:r>
              <w:rPr>
                <w:color w:val="000000"/>
              </w:rPr>
              <w:t>Darran</w:t>
            </w:r>
            <w:proofErr w:type="spellEnd"/>
            <w:r>
              <w:rPr>
                <w:color w:val="1F497D"/>
              </w:rPr>
              <w:t xml:space="preserve"> </w:t>
            </w:r>
            <w:proofErr w:type="spellStart"/>
            <w:r>
              <w:rPr>
                <w:color w:val="000000"/>
              </w:rPr>
              <w:t>Tibbal</w:t>
            </w:r>
            <w:r>
              <w:rPr>
                <w:color w:val="1F497D"/>
              </w:rPr>
              <w:t>l</w:t>
            </w:r>
            <w:r>
              <w:rPr>
                <w:color w:val="000000"/>
              </w:rPr>
              <w:t>s</w:t>
            </w:r>
            <w:proofErr w:type="spellEnd"/>
          </w:p>
        </w:tc>
        <w:tc>
          <w:tcPr>
            <w:tcW w:w="3751" w:type="pct"/>
            <w:vAlign w:val="center"/>
          </w:tcPr>
          <w:p w:rsidR="00E92675" w:rsidRDefault="00E92675">
            <w:pPr>
              <w:rPr>
                <w:color w:val="1F497D"/>
              </w:rPr>
            </w:pPr>
            <w:r>
              <w:rPr>
                <w:color w:val="1F497D"/>
              </w:rPr>
              <w:t>Enterprise Monitoring &amp; Automation Support Manager, OSS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Dean Ralston</w:t>
            </w:r>
          </w:p>
        </w:tc>
        <w:tc>
          <w:tcPr>
            <w:tcW w:w="3751" w:type="pct"/>
            <w:vAlign w:val="center"/>
          </w:tcPr>
          <w:p w:rsidR="00E92675" w:rsidRDefault="00E92675">
            <w:pPr>
              <w:rPr>
                <w:color w:val="1F497D"/>
              </w:rPr>
            </w:pPr>
            <w:r>
              <w:rPr>
                <w:color w:val="1F497D"/>
              </w:rPr>
              <w:t>CNMC Team Leader, Customer Network Management Centre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Dee </w:t>
            </w:r>
            <w:proofErr w:type="spellStart"/>
            <w:r>
              <w:rPr>
                <w:color w:val="000000"/>
              </w:rPr>
              <w:t>Samra</w:t>
            </w:r>
            <w:proofErr w:type="spellEnd"/>
          </w:p>
        </w:tc>
        <w:tc>
          <w:tcPr>
            <w:tcW w:w="3751" w:type="pct"/>
            <w:vAlign w:val="center"/>
          </w:tcPr>
          <w:p w:rsidR="00E92675" w:rsidRDefault="00E92675">
            <w:pPr>
              <w:rPr>
                <w:color w:val="1F497D"/>
              </w:rPr>
            </w:pPr>
            <w:r>
              <w:rPr>
                <w:color w:val="1F497D"/>
              </w:rPr>
              <w:t>Delivery Manager, Enterprise Data Design &amp; Manage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Dom </w:t>
            </w:r>
            <w:proofErr w:type="spellStart"/>
            <w:r>
              <w:rPr>
                <w:color w:val="000000"/>
              </w:rPr>
              <w:t>DiMambro</w:t>
            </w:r>
            <w:proofErr w:type="spellEnd"/>
          </w:p>
        </w:tc>
        <w:tc>
          <w:tcPr>
            <w:tcW w:w="3751" w:type="pct"/>
            <w:vAlign w:val="center"/>
          </w:tcPr>
          <w:p w:rsidR="00E92675" w:rsidRDefault="00E92675">
            <w:pPr>
              <w:rPr>
                <w:color w:val="1F497D"/>
              </w:rPr>
            </w:pPr>
            <w:r>
              <w:rPr>
                <w:color w:val="1F497D"/>
              </w:rPr>
              <w:t>OSS Platform Support Manager, OSS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Graham Clare</w:t>
            </w:r>
          </w:p>
        </w:tc>
        <w:tc>
          <w:tcPr>
            <w:tcW w:w="3751" w:type="pct"/>
            <w:vAlign w:val="center"/>
          </w:tcPr>
          <w:p w:rsidR="00E92675" w:rsidRDefault="00E92675">
            <w:pPr>
              <w:rPr>
                <w:color w:val="1F497D"/>
              </w:rPr>
            </w:pPr>
            <w:r>
              <w:rPr>
                <w:color w:val="1F497D"/>
              </w:rPr>
              <w:t>Consumer Systems Support Manager, BSS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James </w:t>
            </w:r>
            <w:proofErr w:type="spellStart"/>
            <w:r>
              <w:rPr>
                <w:color w:val="000000"/>
              </w:rPr>
              <w:t>Liddiard</w:t>
            </w:r>
            <w:proofErr w:type="spellEnd"/>
          </w:p>
        </w:tc>
        <w:tc>
          <w:tcPr>
            <w:tcW w:w="3751" w:type="pct"/>
            <w:vAlign w:val="center"/>
          </w:tcPr>
          <w:p w:rsidR="00E92675" w:rsidRDefault="00E92675">
            <w:pPr>
              <w:rPr>
                <w:color w:val="1F497D"/>
              </w:rPr>
            </w:pPr>
            <w:r>
              <w:rPr>
                <w:color w:val="1F497D"/>
              </w:rPr>
              <w:t>Supplier Manager, Vendor Delivery</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John Craft</w:t>
            </w:r>
          </w:p>
        </w:tc>
        <w:tc>
          <w:tcPr>
            <w:tcW w:w="3751" w:type="pct"/>
            <w:vAlign w:val="center"/>
          </w:tcPr>
          <w:p w:rsidR="00E92675" w:rsidRDefault="00E92675">
            <w:pPr>
              <w:rPr>
                <w:color w:val="1F497D"/>
              </w:rPr>
            </w:pPr>
            <w:r>
              <w:rPr>
                <w:color w:val="1F497D"/>
              </w:rPr>
              <w:t>OSS Platform Development Manager, OSS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Jolene Copeland</w:t>
            </w:r>
          </w:p>
        </w:tc>
        <w:tc>
          <w:tcPr>
            <w:tcW w:w="3751" w:type="pct"/>
            <w:vAlign w:val="center"/>
          </w:tcPr>
          <w:p w:rsidR="00E92675" w:rsidRDefault="00E92675">
            <w:pPr>
              <w:rPr>
                <w:color w:val="1F497D"/>
              </w:rPr>
            </w:pPr>
            <w:r>
              <w:rPr>
                <w:color w:val="1F497D"/>
              </w:rPr>
              <w:t xml:space="preserve">Manager, Incident Management, Incident and Problem </w:t>
            </w:r>
            <w:proofErr w:type="spellStart"/>
            <w:r>
              <w:rPr>
                <w:color w:val="1F497D"/>
              </w:rPr>
              <w:t>Mgmt</w:t>
            </w:r>
            <w:proofErr w:type="spellEnd"/>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Jorge Martins</w:t>
            </w:r>
          </w:p>
        </w:tc>
        <w:tc>
          <w:tcPr>
            <w:tcW w:w="3751" w:type="pct"/>
            <w:vAlign w:val="center"/>
          </w:tcPr>
          <w:p w:rsidR="00E92675" w:rsidRDefault="00E92675">
            <w:pPr>
              <w:rPr>
                <w:color w:val="1F497D"/>
              </w:rPr>
            </w:pPr>
            <w:r>
              <w:rPr>
                <w:color w:val="1F497D"/>
              </w:rPr>
              <w:t xml:space="preserve">Problem Manager, Incident and Problem </w:t>
            </w:r>
            <w:proofErr w:type="spellStart"/>
            <w:r>
              <w:rPr>
                <w:color w:val="1F497D"/>
              </w:rPr>
              <w:t>Mgmt</w:t>
            </w:r>
            <w:proofErr w:type="spellEnd"/>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Kevin Crawford</w:t>
            </w:r>
          </w:p>
        </w:tc>
        <w:tc>
          <w:tcPr>
            <w:tcW w:w="3751" w:type="pct"/>
            <w:vAlign w:val="center"/>
          </w:tcPr>
          <w:p w:rsidR="00E92675" w:rsidRDefault="00E92675">
            <w:pPr>
              <w:rPr>
                <w:color w:val="1F497D"/>
              </w:rPr>
            </w:pPr>
            <w:r>
              <w:rPr>
                <w:color w:val="1F497D"/>
              </w:rPr>
              <w:t>Change Manager, Change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Laura Sheriff</w:t>
            </w:r>
          </w:p>
        </w:tc>
        <w:tc>
          <w:tcPr>
            <w:tcW w:w="3751" w:type="pct"/>
            <w:vAlign w:val="center"/>
          </w:tcPr>
          <w:p w:rsidR="00E92675" w:rsidRDefault="00E92675">
            <w:pPr>
              <w:rPr>
                <w:color w:val="1F497D"/>
              </w:rPr>
            </w:pPr>
            <w:r>
              <w:rPr>
                <w:color w:val="1F497D"/>
              </w:rPr>
              <w:t>Consumer Business Liaison Manager, Service Governance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Lesley </w:t>
            </w:r>
            <w:proofErr w:type="spellStart"/>
            <w:r>
              <w:rPr>
                <w:color w:val="000000"/>
              </w:rPr>
              <w:t>Waghorn</w:t>
            </w:r>
            <w:proofErr w:type="spellEnd"/>
          </w:p>
        </w:tc>
        <w:tc>
          <w:tcPr>
            <w:tcW w:w="3751" w:type="pct"/>
            <w:vAlign w:val="center"/>
          </w:tcPr>
          <w:p w:rsidR="00E92675" w:rsidRDefault="00E92675">
            <w:pPr>
              <w:rPr>
                <w:color w:val="1F497D"/>
              </w:rPr>
            </w:pPr>
            <w:r>
              <w:rPr>
                <w:color w:val="1F497D"/>
              </w:rPr>
              <w:t>Data Protection &amp; Privacy Manager, Privacy, IT &amp; Ops Risk</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Lynne </w:t>
            </w:r>
            <w:proofErr w:type="spellStart"/>
            <w:r>
              <w:rPr>
                <w:color w:val="000000"/>
              </w:rPr>
              <w:t>Ewington</w:t>
            </w:r>
            <w:proofErr w:type="spellEnd"/>
          </w:p>
        </w:tc>
        <w:tc>
          <w:tcPr>
            <w:tcW w:w="3751" w:type="pct"/>
            <w:vAlign w:val="center"/>
          </w:tcPr>
          <w:p w:rsidR="00E92675" w:rsidRDefault="00E92675">
            <w:pPr>
              <w:rPr>
                <w:color w:val="1F497D"/>
              </w:rPr>
            </w:pPr>
            <w:r>
              <w:rPr>
                <w:color w:val="1F497D"/>
              </w:rPr>
              <w:t>Team Leader, BSS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Mark Jackman</w:t>
            </w:r>
          </w:p>
        </w:tc>
        <w:tc>
          <w:tcPr>
            <w:tcW w:w="3751" w:type="pct"/>
            <w:vAlign w:val="center"/>
          </w:tcPr>
          <w:p w:rsidR="00E92675" w:rsidRDefault="00E92675">
            <w:pPr>
              <w:rPr>
                <w:color w:val="1F497D"/>
              </w:rPr>
            </w:pPr>
            <w:r>
              <w:rPr>
                <w:color w:val="1F497D"/>
              </w:rPr>
              <w:t>Multiscreen Software Development Manager, Middleware &amp; Portals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Mark </w:t>
            </w:r>
            <w:proofErr w:type="spellStart"/>
            <w:r>
              <w:rPr>
                <w:color w:val="000000"/>
              </w:rPr>
              <w:t>Rotheram</w:t>
            </w:r>
            <w:proofErr w:type="spellEnd"/>
          </w:p>
        </w:tc>
        <w:tc>
          <w:tcPr>
            <w:tcW w:w="3751" w:type="pct"/>
            <w:vAlign w:val="center"/>
          </w:tcPr>
          <w:p w:rsidR="00E92675" w:rsidRDefault="00E92675">
            <w:pPr>
              <w:rPr>
                <w:color w:val="1F497D"/>
              </w:rPr>
            </w:pPr>
            <w:r>
              <w:rPr>
                <w:color w:val="1F497D"/>
              </w:rPr>
              <w:t>Technical Production Control Manager, IT Operations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Mark Titus</w:t>
            </w:r>
          </w:p>
        </w:tc>
        <w:tc>
          <w:tcPr>
            <w:tcW w:w="3751" w:type="pct"/>
            <w:vAlign w:val="center"/>
          </w:tcPr>
          <w:p w:rsidR="00E92675" w:rsidRDefault="00E92675">
            <w:pPr>
              <w:rPr>
                <w:color w:val="1F497D"/>
              </w:rPr>
            </w:pPr>
            <w:r>
              <w:rPr>
                <w:color w:val="1F497D"/>
              </w:rPr>
              <w:t>Data Delivery Manager, IT Technical Support</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Martin Harper</w:t>
            </w:r>
          </w:p>
        </w:tc>
        <w:tc>
          <w:tcPr>
            <w:tcW w:w="3751" w:type="pct"/>
            <w:vAlign w:val="center"/>
          </w:tcPr>
          <w:p w:rsidR="00E92675" w:rsidRDefault="00E92675">
            <w:pPr>
              <w:rPr>
                <w:color w:val="1F497D"/>
              </w:rPr>
            </w:pPr>
            <w:r>
              <w:rPr>
                <w:color w:val="1F497D"/>
              </w:rPr>
              <w:t>Network Specialist (Delivery), IT Technical Support</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Michael Daley</w:t>
            </w:r>
          </w:p>
        </w:tc>
        <w:tc>
          <w:tcPr>
            <w:tcW w:w="3751" w:type="pct"/>
            <w:vAlign w:val="center"/>
          </w:tcPr>
          <w:p w:rsidR="00E92675" w:rsidRDefault="00E92675">
            <w:pPr>
              <w:rPr>
                <w:color w:val="1F497D"/>
              </w:rPr>
            </w:pPr>
            <w:r>
              <w:rPr>
                <w:color w:val="1F497D"/>
              </w:rPr>
              <w:t>2nd Line Support Engineer, Network Support</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Neil </w:t>
            </w:r>
            <w:proofErr w:type="spellStart"/>
            <w:r>
              <w:rPr>
                <w:color w:val="000000"/>
              </w:rPr>
              <w:t>Letchford</w:t>
            </w:r>
            <w:proofErr w:type="spellEnd"/>
          </w:p>
        </w:tc>
        <w:tc>
          <w:tcPr>
            <w:tcW w:w="3751" w:type="pct"/>
            <w:vAlign w:val="center"/>
          </w:tcPr>
          <w:p w:rsidR="00E92675" w:rsidRDefault="00E92675">
            <w:pPr>
              <w:rPr>
                <w:color w:val="1F497D"/>
              </w:rPr>
            </w:pPr>
            <w:r>
              <w:rPr>
                <w:color w:val="1F497D"/>
              </w:rPr>
              <w:t>Online Development Manager, Middleware &amp; Portals</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Oliver Stanley</w:t>
            </w:r>
          </w:p>
        </w:tc>
        <w:tc>
          <w:tcPr>
            <w:tcW w:w="3751" w:type="pct"/>
            <w:vAlign w:val="center"/>
          </w:tcPr>
          <w:p w:rsidR="00E92675" w:rsidRDefault="00E92675">
            <w:pPr>
              <w:rPr>
                <w:color w:val="1F497D"/>
              </w:rPr>
            </w:pPr>
            <w:r>
              <w:rPr>
                <w:color w:val="1F497D"/>
              </w:rPr>
              <w:t>Senior Developer, OSS</w:t>
            </w:r>
          </w:p>
        </w:tc>
      </w:tr>
      <w:tr w:rsidR="00E92675" w:rsidTr="000D1B5D">
        <w:trPr>
          <w:trHeight w:val="140"/>
        </w:trPr>
        <w:tc>
          <w:tcPr>
            <w:tcW w:w="1249" w:type="pct"/>
            <w:shd w:val="clear" w:color="auto" w:fill="F3F3F3"/>
            <w:vAlign w:val="center"/>
          </w:tcPr>
          <w:p w:rsidR="00E92675" w:rsidRDefault="00E92675">
            <w:pPr>
              <w:rPr>
                <w:color w:val="000000"/>
              </w:rPr>
            </w:pPr>
            <w:proofErr w:type="spellStart"/>
            <w:r>
              <w:rPr>
                <w:color w:val="000000"/>
              </w:rPr>
              <w:t>Pardip</w:t>
            </w:r>
            <w:proofErr w:type="spellEnd"/>
            <w:r>
              <w:rPr>
                <w:color w:val="000000"/>
              </w:rPr>
              <w:t xml:space="preserve"> Sahota</w:t>
            </w:r>
          </w:p>
        </w:tc>
        <w:tc>
          <w:tcPr>
            <w:tcW w:w="3751" w:type="pct"/>
            <w:vAlign w:val="center"/>
          </w:tcPr>
          <w:p w:rsidR="00E92675" w:rsidRDefault="00E92675">
            <w:pPr>
              <w:rPr>
                <w:color w:val="1F497D"/>
              </w:rPr>
            </w:pPr>
            <w:r>
              <w:rPr>
                <w:color w:val="1F497D"/>
              </w:rPr>
              <w:t>Security Operations Analyst, CIO Office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Paul Baker</w:t>
            </w:r>
          </w:p>
        </w:tc>
        <w:tc>
          <w:tcPr>
            <w:tcW w:w="3751" w:type="pct"/>
            <w:vAlign w:val="center"/>
          </w:tcPr>
          <w:p w:rsidR="00E92675" w:rsidRDefault="00E92675">
            <w:pPr>
              <w:rPr>
                <w:color w:val="1F497D"/>
              </w:rPr>
            </w:pPr>
            <w:r>
              <w:rPr>
                <w:color w:val="1F497D"/>
              </w:rPr>
              <w:t>Configuration Analyst, Operational Governance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 xml:space="preserve">Rob </w:t>
            </w:r>
            <w:proofErr w:type="spellStart"/>
            <w:r>
              <w:rPr>
                <w:color w:val="000000"/>
              </w:rPr>
              <w:t>Pinniger</w:t>
            </w:r>
            <w:proofErr w:type="spellEnd"/>
          </w:p>
        </w:tc>
        <w:tc>
          <w:tcPr>
            <w:tcW w:w="3751" w:type="pct"/>
            <w:vAlign w:val="center"/>
          </w:tcPr>
          <w:p w:rsidR="00E92675" w:rsidRDefault="00E92675">
            <w:pPr>
              <w:rPr>
                <w:color w:val="1F497D"/>
              </w:rPr>
            </w:pPr>
            <w:r>
              <w:rPr>
                <w:color w:val="1F497D"/>
              </w:rPr>
              <w:t>Senior Manager, Content Security, TV Content Acquisition</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Stephen Oakham</w:t>
            </w:r>
          </w:p>
        </w:tc>
        <w:tc>
          <w:tcPr>
            <w:tcW w:w="3751" w:type="pct"/>
            <w:vAlign w:val="center"/>
          </w:tcPr>
          <w:p w:rsidR="00E92675" w:rsidRDefault="00E92675">
            <w:pPr>
              <w:rPr>
                <w:color w:val="1F497D"/>
              </w:rPr>
            </w:pPr>
            <w:r>
              <w:rPr>
                <w:color w:val="1F497D"/>
              </w:rPr>
              <w:t>Service Partner, Service Governance</w:t>
            </w:r>
          </w:p>
        </w:tc>
      </w:tr>
      <w:tr w:rsidR="00E92675" w:rsidTr="000D1B5D">
        <w:trPr>
          <w:trHeight w:val="140"/>
        </w:trPr>
        <w:tc>
          <w:tcPr>
            <w:tcW w:w="1249" w:type="pct"/>
            <w:shd w:val="clear" w:color="auto" w:fill="F3F3F3"/>
            <w:vAlign w:val="center"/>
          </w:tcPr>
          <w:p w:rsidR="00E92675" w:rsidRDefault="00E92675">
            <w:pPr>
              <w:rPr>
                <w:color w:val="000000"/>
              </w:rPr>
            </w:pPr>
            <w:r>
              <w:rPr>
                <w:color w:val="000000"/>
              </w:rPr>
              <w:t>Tracy Redfern</w:t>
            </w:r>
          </w:p>
        </w:tc>
        <w:tc>
          <w:tcPr>
            <w:tcW w:w="3751" w:type="pct"/>
            <w:vAlign w:val="center"/>
          </w:tcPr>
          <w:p w:rsidR="00E92675" w:rsidRDefault="00E92675">
            <w:pPr>
              <w:rPr>
                <w:color w:val="1F497D"/>
              </w:rPr>
            </w:pPr>
            <w:r>
              <w:rPr>
                <w:color w:val="1F497D"/>
              </w:rPr>
              <w:t>Broadcast Operations Manager, TV NMC</w:t>
            </w:r>
          </w:p>
        </w:tc>
      </w:tr>
      <w:tr w:rsidR="00E92675" w:rsidTr="000D1B5D">
        <w:trPr>
          <w:trHeight w:val="140"/>
        </w:trPr>
        <w:tc>
          <w:tcPr>
            <w:tcW w:w="1249" w:type="pct"/>
            <w:shd w:val="clear" w:color="auto" w:fill="F3F3F3"/>
            <w:vAlign w:val="center"/>
          </w:tcPr>
          <w:p w:rsidR="00E92675" w:rsidRDefault="00E92675">
            <w:pPr>
              <w:rPr>
                <w:color w:val="000000"/>
              </w:rPr>
            </w:pPr>
            <w:proofErr w:type="spellStart"/>
            <w:r>
              <w:rPr>
                <w:color w:val="000000"/>
              </w:rPr>
              <w:t>Vawns</w:t>
            </w:r>
            <w:proofErr w:type="spellEnd"/>
            <w:r>
              <w:rPr>
                <w:color w:val="000000"/>
              </w:rPr>
              <w:t xml:space="preserve"> Murphy</w:t>
            </w:r>
          </w:p>
        </w:tc>
        <w:tc>
          <w:tcPr>
            <w:tcW w:w="3751" w:type="pct"/>
            <w:vAlign w:val="center"/>
          </w:tcPr>
          <w:p w:rsidR="00E92675" w:rsidRDefault="00E92675">
            <w:pPr>
              <w:rPr>
                <w:color w:val="1F497D"/>
              </w:rPr>
            </w:pPr>
            <w:r>
              <w:rPr>
                <w:color w:val="1F497D"/>
              </w:rPr>
              <w:t>Change Specialist, Change</w:t>
            </w:r>
          </w:p>
        </w:tc>
      </w:tr>
    </w:tbl>
    <w:p w:rsidR="00E92675" w:rsidRDefault="00E92675" w:rsidP="008E209A"/>
    <w:p w:rsidR="00E92675" w:rsidRDefault="00E92675" w:rsidP="003C7BB3">
      <w:pPr>
        <w:pStyle w:val="Heading2"/>
      </w:pPr>
      <w:bookmarkStart w:id="110" w:name="_Ref428906458"/>
      <w:bookmarkStart w:id="111" w:name="_Ref428906533"/>
      <w:bookmarkStart w:id="112" w:name="_Ref428906922"/>
      <w:bookmarkStart w:id="113" w:name="_Ref428906963"/>
      <w:bookmarkStart w:id="114" w:name="_Ref428907155"/>
      <w:bookmarkStart w:id="115" w:name="_Ref428907250"/>
      <w:bookmarkStart w:id="116" w:name="_Ref428908123"/>
      <w:bookmarkStart w:id="117" w:name="_Ref428908962"/>
      <w:bookmarkStart w:id="118" w:name="_Ref428909222"/>
      <w:bookmarkStart w:id="119" w:name="_Ref428909259"/>
      <w:bookmarkStart w:id="120" w:name="_Ref428909474"/>
      <w:bookmarkStart w:id="121" w:name="_Ref428909842"/>
      <w:bookmarkStart w:id="122" w:name="_Ref428910637"/>
      <w:bookmarkStart w:id="123" w:name="_Ref428910682"/>
      <w:bookmarkStart w:id="124" w:name="_Ref428910879"/>
      <w:bookmarkStart w:id="125" w:name="_Ref428911094"/>
      <w:bookmarkStart w:id="126" w:name="_Ref428912009"/>
      <w:bookmarkStart w:id="127" w:name="_Ref428912393"/>
      <w:bookmarkStart w:id="128" w:name="_Ref428912406"/>
      <w:bookmarkStart w:id="129" w:name="_Ref428912466"/>
      <w:bookmarkStart w:id="130" w:name="_Ref428912582"/>
      <w:bookmarkStart w:id="131" w:name="_Toc490728929"/>
      <w:r w:rsidRPr="00230FB0">
        <w:t>References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E92675" w:rsidRPr="00230FB0" w:rsidRDefault="00E92675" w:rsidP="00D624E9"/>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057"/>
        <w:gridCol w:w="5300"/>
        <w:gridCol w:w="3157"/>
      </w:tblGrid>
      <w:tr w:rsidR="00E92675" w:rsidRPr="00230FB0" w:rsidTr="0066318F">
        <w:trPr>
          <w:tblHeader/>
        </w:trPr>
        <w:tc>
          <w:tcPr>
            <w:tcW w:w="555"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Reference</w:t>
            </w:r>
          </w:p>
        </w:tc>
        <w:tc>
          <w:tcPr>
            <w:tcW w:w="2786"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w:t>
            </w:r>
          </w:p>
        </w:tc>
        <w:tc>
          <w:tcPr>
            <w:tcW w:w="1659"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Link / Path</w:t>
            </w:r>
          </w:p>
        </w:tc>
      </w:tr>
      <w:tr w:rsidR="008058D4" w:rsidRPr="00230FB0" w:rsidTr="0066318F">
        <w:tc>
          <w:tcPr>
            <w:tcW w:w="555" w:type="pct"/>
            <w:shd w:val="clear" w:color="auto" w:fill="F3F3F3"/>
          </w:tcPr>
          <w:p w:rsidR="008058D4" w:rsidRPr="008A11DB" w:rsidRDefault="008058D4" w:rsidP="00B00E39">
            <w:pPr>
              <w:rPr>
                <w:b/>
              </w:rPr>
            </w:pPr>
            <w:r w:rsidRPr="008A11DB">
              <w:t>Ref01</w:t>
            </w:r>
          </w:p>
        </w:tc>
        <w:tc>
          <w:tcPr>
            <w:tcW w:w="2786" w:type="pct"/>
          </w:tcPr>
          <w:p w:rsidR="008058D4" w:rsidRPr="00B975CA" w:rsidRDefault="008058D4" w:rsidP="002B1AB4">
            <w:r w:rsidRPr="00B975CA">
              <w:rPr>
                <w:rFonts w:cs="Arial"/>
              </w:rPr>
              <w:t>1008264: STB VOD Re-launch - SDD</w:t>
            </w:r>
          </w:p>
        </w:tc>
        <w:tc>
          <w:tcPr>
            <w:tcW w:w="1659" w:type="pct"/>
          </w:tcPr>
          <w:p w:rsidR="008058D4" w:rsidRPr="00624829" w:rsidRDefault="004C38B6" w:rsidP="00624829">
            <w:hyperlink r:id="rId10"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Ref02</w:t>
            </w:r>
          </w:p>
        </w:tc>
        <w:tc>
          <w:tcPr>
            <w:tcW w:w="2786" w:type="pct"/>
          </w:tcPr>
          <w:p w:rsidR="008058D4" w:rsidRPr="00B975CA" w:rsidRDefault="008058D4" w:rsidP="002B1AB4">
            <w:r w:rsidRPr="00B975CA">
              <w:rPr>
                <w:rFonts w:cs="Arial"/>
              </w:rPr>
              <w:t>STCE35 standard – “Digital Program Insertion Cueing Message for Cable” - ANSI/SCTE 35 2013</w:t>
            </w:r>
          </w:p>
        </w:tc>
        <w:tc>
          <w:tcPr>
            <w:tcW w:w="1659" w:type="pct"/>
          </w:tcPr>
          <w:p w:rsidR="008058D4" w:rsidRPr="00624829" w:rsidRDefault="004C38B6" w:rsidP="00624829">
            <w:hyperlink r:id="rId11"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Ref03</w:t>
            </w:r>
          </w:p>
        </w:tc>
        <w:tc>
          <w:tcPr>
            <w:tcW w:w="2786" w:type="pct"/>
          </w:tcPr>
          <w:p w:rsidR="008058D4" w:rsidRPr="00B975CA" w:rsidRDefault="004C38B6" w:rsidP="002B1AB4">
            <w:hyperlink r:id="rId12" w:history="1">
              <w:r w:rsidR="008058D4" w:rsidRPr="00B975CA">
                <w:rPr>
                  <w:rStyle w:val="Hyperlink"/>
                  <w:rFonts w:cs="Arial"/>
                  <w:color w:val="auto"/>
                  <w:shd w:val="clear" w:color="auto" w:fill="FFFFFF"/>
                </w:rPr>
                <w:t xml:space="preserve">VDE-102 VTVA 2 Simulcast and </w:t>
              </w:r>
              <w:proofErr w:type="spellStart"/>
              <w:r w:rsidR="008058D4" w:rsidRPr="00B975CA">
                <w:rPr>
                  <w:rStyle w:val="Hyperlink"/>
                  <w:rFonts w:cs="Arial"/>
                  <w:color w:val="auto"/>
                  <w:shd w:val="clear" w:color="auto" w:fill="FFFFFF"/>
                </w:rPr>
                <w:t>Playready</w:t>
              </w:r>
              <w:proofErr w:type="spellEnd"/>
              <w:r w:rsidR="008058D4" w:rsidRPr="00B975CA">
                <w:rPr>
                  <w:rStyle w:val="Hyperlink"/>
                  <w:rFonts w:cs="Arial"/>
                  <w:color w:val="auto"/>
                  <w:shd w:val="clear" w:color="auto" w:fill="FFFFFF"/>
                </w:rPr>
                <w:t xml:space="preserve"> HLA v1_0</w:t>
              </w:r>
            </w:hyperlink>
          </w:p>
        </w:tc>
        <w:tc>
          <w:tcPr>
            <w:tcW w:w="1659" w:type="pct"/>
          </w:tcPr>
          <w:p w:rsidR="008058D4" w:rsidRPr="00624829" w:rsidRDefault="004C38B6" w:rsidP="00624829">
            <w:hyperlink r:id="rId13"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Ref04</w:t>
            </w:r>
          </w:p>
        </w:tc>
        <w:tc>
          <w:tcPr>
            <w:tcW w:w="2786" w:type="pct"/>
          </w:tcPr>
          <w:p w:rsidR="008058D4" w:rsidRPr="00B975CA" w:rsidRDefault="004C38B6" w:rsidP="002B1AB4">
            <w:hyperlink r:id="rId14" w:history="1">
              <w:r w:rsidR="008058D4" w:rsidRPr="00B975CA">
                <w:rPr>
                  <w:rStyle w:val="Hyperlink"/>
                  <w:rFonts w:cs="Arial"/>
                  <w:color w:val="auto"/>
                  <w:shd w:val="clear" w:color="auto" w:fill="FFFFFF"/>
                </w:rPr>
                <w:t>VDE-051 HLA_TV_Simulcast_v1.42</w:t>
              </w:r>
            </w:hyperlink>
          </w:p>
        </w:tc>
        <w:tc>
          <w:tcPr>
            <w:tcW w:w="1659" w:type="pct"/>
          </w:tcPr>
          <w:p w:rsidR="008058D4" w:rsidRDefault="004C38B6" w:rsidP="00624829">
            <w:hyperlink r:id="rId15"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Ref05</w:t>
            </w:r>
          </w:p>
        </w:tc>
        <w:tc>
          <w:tcPr>
            <w:tcW w:w="2786" w:type="pct"/>
          </w:tcPr>
          <w:p w:rsidR="008058D4" w:rsidRPr="00B975CA" w:rsidRDefault="008058D4" w:rsidP="002B1AB4">
            <w:r w:rsidRPr="00B975CA">
              <w:rPr>
                <w:rFonts w:cs="Arial"/>
              </w:rPr>
              <w:t>2.18 MDC 2.7 HA User Guide.pdf – Arris Spectrum MDC</w:t>
            </w:r>
          </w:p>
        </w:tc>
        <w:tc>
          <w:tcPr>
            <w:tcW w:w="1659" w:type="pct"/>
          </w:tcPr>
          <w:p w:rsidR="008058D4" w:rsidRDefault="004C38B6" w:rsidP="00624829">
            <w:hyperlink r:id="rId16"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Ref06</w:t>
            </w:r>
          </w:p>
        </w:tc>
        <w:tc>
          <w:tcPr>
            <w:tcW w:w="2786" w:type="pct"/>
          </w:tcPr>
          <w:p w:rsidR="008058D4" w:rsidRPr="00B975CA" w:rsidRDefault="008058D4" w:rsidP="002B1AB4"/>
        </w:tc>
        <w:tc>
          <w:tcPr>
            <w:tcW w:w="1659" w:type="pct"/>
          </w:tcPr>
          <w:p w:rsidR="008058D4" w:rsidRDefault="008058D4" w:rsidP="00624829"/>
        </w:tc>
      </w:tr>
      <w:tr w:rsidR="008058D4" w:rsidRPr="00230FB0" w:rsidTr="0066318F">
        <w:tc>
          <w:tcPr>
            <w:tcW w:w="555" w:type="pct"/>
            <w:shd w:val="clear" w:color="auto" w:fill="F3F3F3"/>
          </w:tcPr>
          <w:p w:rsidR="008058D4" w:rsidRPr="008A11DB" w:rsidRDefault="008058D4" w:rsidP="00B00E39">
            <w:pPr>
              <w:rPr>
                <w:b/>
              </w:rPr>
            </w:pPr>
            <w:r w:rsidRPr="008A11DB">
              <w:t>Ref07</w:t>
            </w:r>
          </w:p>
        </w:tc>
        <w:tc>
          <w:tcPr>
            <w:tcW w:w="2786" w:type="pct"/>
          </w:tcPr>
          <w:p w:rsidR="008058D4" w:rsidRPr="00B975CA" w:rsidRDefault="008058D4" w:rsidP="008058D4">
            <w:pPr>
              <w:rPr>
                <w:rFonts w:cs="Arial"/>
                <w:lang w:val="en-US"/>
              </w:rPr>
            </w:pPr>
            <w:r w:rsidRPr="00B975CA">
              <w:rPr>
                <w:rFonts w:cs="Arial"/>
                <w:lang w:val="en-US"/>
              </w:rPr>
              <w:t>VoD Advert Replacement - VoD Advert Replacement</w:t>
            </w:r>
          </w:p>
          <w:p w:rsidR="008058D4" w:rsidRPr="00B975CA" w:rsidRDefault="008058D4" w:rsidP="002B1AB4">
            <w:r w:rsidRPr="00B975CA">
              <w:rPr>
                <w:rFonts w:cs="Arial"/>
                <w:lang w:val="en-US"/>
              </w:rPr>
              <w:t>High Level Architecture (HLA_BlackArrow_1_0ca.doc)</w:t>
            </w:r>
          </w:p>
        </w:tc>
        <w:tc>
          <w:tcPr>
            <w:tcW w:w="1659" w:type="pct"/>
          </w:tcPr>
          <w:p w:rsidR="008058D4" w:rsidRDefault="004C38B6" w:rsidP="00624829">
            <w:hyperlink r:id="rId17"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Ref08</w:t>
            </w:r>
          </w:p>
        </w:tc>
        <w:tc>
          <w:tcPr>
            <w:tcW w:w="2786" w:type="pct"/>
          </w:tcPr>
          <w:p w:rsidR="008058D4" w:rsidRPr="00B975CA" w:rsidRDefault="008058D4" w:rsidP="002B1AB4">
            <w:r w:rsidRPr="00B975CA">
              <w:rPr>
                <w:rFonts w:cs="Arial"/>
              </w:rPr>
              <w:t>Virgin Media message flows_lmc20150421.pdf</w:t>
            </w:r>
          </w:p>
        </w:tc>
        <w:tc>
          <w:tcPr>
            <w:tcW w:w="1659" w:type="pct"/>
          </w:tcPr>
          <w:p w:rsidR="008058D4" w:rsidRDefault="004C38B6" w:rsidP="00624829">
            <w:hyperlink r:id="rId18"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Ref09</w:t>
            </w:r>
          </w:p>
        </w:tc>
        <w:tc>
          <w:tcPr>
            <w:tcW w:w="2786" w:type="pct"/>
          </w:tcPr>
          <w:p w:rsidR="008058D4" w:rsidRPr="00B975CA" w:rsidRDefault="008058D4" w:rsidP="002B1AB4">
            <w:r w:rsidRPr="00B975CA">
              <w:rPr>
                <w:rFonts w:cs="Arial"/>
              </w:rPr>
              <w:t>Digital Video Ad Serving Template (VAST) 3.0</w:t>
            </w:r>
          </w:p>
        </w:tc>
        <w:tc>
          <w:tcPr>
            <w:tcW w:w="1659" w:type="pct"/>
          </w:tcPr>
          <w:p w:rsidR="008058D4" w:rsidRDefault="008058D4" w:rsidP="00624829">
            <w:r w:rsidRPr="008D364F">
              <w:rPr>
                <w:rFonts w:cs="Arial"/>
                <w:sz w:val="16"/>
                <w:szCs w:val="16"/>
              </w:rPr>
              <w:t>http://www.iab.net/media/file/VASTv3.0.pdf</w:t>
            </w:r>
          </w:p>
        </w:tc>
      </w:tr>
      <w:tr w:rsidR="008058D4" w:rsidRPr="00230FB0" w:rsidTr="0066318F">
        <w:tc>
          <w:tcPr>
            <w:tcW w:w="555" w:type="pct"/>
            <w:shd w:val="clear" w:color="auto" w:fill="F3F3F3"/>
          </w:tcPr>
          <w:p w:rsidR="008058D4" w:rsidRPr="008A11DB" w:rsidRDefault="008058D4" w:rsidP="00B00E39">
            <w:pPr>
              <w:rPr>
                <w:b/>
              </w:rPr>
            </w:pPr>
            <w:r w:rsidRPr="008A11DB">
              <w:t>Ref10</w:t>
            </w:r>
          </w:p>
        </w:tc>
        <w:tc>
          <w:tcPr>
            <w:tcW w:w="2786" w:type="pct"/>
          </w:tcPr>
          <w:p w:rsidR="008058D4" w:rsidRPr="00B975CA" w:rsidRDefault="008058D4" w:rsidP="002B1AB4">
            <w:r w:rsidRPr="00B975CA">
              <w:rPr>
                <w:rFonts w:cs="Arial"/>
              </w:rPr>
              <w:t>Digital Video Multiple Ad Playlist (VMAP) 1.0.1</w:t>
            </w:r>
          </w:p>
        </w:tc>
        <w:tc>
          <w:tcPr>
            <w:tcW w:w="1659" w:type="pct"/>
          </w:tcPr>
          <w:p w:rsidR="008058D4" w:rsidRDefault="008058D4" w:rsidP="00624829">
            <w:r w:rsidRPr="008D364F">
              <w:rPr>
                <w:rFonts w:cs="Arial"/>
                <w:sz w:val="16"/>
                <w:szCs w:val="16"/>
              </w:rPr>
              <w:t>http://www.iab.net/media/file/VMAP.pdf</w:t>
            </w:r>
          </w:p>
        </w:tc>
      </w:tr>
      <w:tr w:rsidR="008058D4" w:rsidRPr="00230FB0" w:rsidTr="0066318F">
        <w:tc>
          <w:tcPr>
            <w:tcW w:w="555" w:type="pct"/>
            <w:shd w:val="clear" w:color="auto" w:fill="F3F3F3"/>
          </w:tcPr>
          <w:p w:rsidR="008058D4" w:rsidRPr="008A11DB" w:rsidRDefault="008058D4" w:rsidP="00B00E39">
            <w:pPr>
              <w:rPr>
                <w:b/>
              </w:rPr>
            </w:pPr>
            <w:r w:rsidRPr="008A11DB">
              <w:t>Ref11</w:t>
            </w:r>
          </w:p>
        </w:tc>
        <w:tc>
          <w:tcPr>
            <w:tcW w:w="2786" w:type="pct"/>
          </w:tcPr>
          <w:p w:rsidR="008058D4" w:rsidRPr="00B975CA" w:rsidRDefault="008058D4" w:rsidP="002B1AB4">
            <w:r w:rsidRPr="00B975CA">
              <w:rPr>
                <w:rFonts w:cs="Arial"/>
              </w:rPr>
              <w:t>VirginVirtuousSolutionApproach_lmc20150505.pdf</w:t>
            </w:r>
          </w:p>
        </w:tc>
        <w:tc>
          <w:tcPr>
            <w:tcW w:w="1659" w:type="pct"/>
          </w:tcPr>
          <w:p w:rsidR="008058D4" w:rsidRDefault="004C38B6" w:rsidP="00624829">
            <w:hyperlink r:id="rId19"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Ref12</w:t>
            </w:r>
          </w:p>
        </w:tc>
        <w:tc>
          <w:tcPr>
            <w:tcW w:w="2786" w:type="pct"/>
          </w:tcPr>
          <w:p w:rsidR="008058D4" w:rsidRPr="00B975CA" w:rsidRDefault="008058D4" w:rsidP="002B1AB4">
            <w:r w:rsidRPr="00B975CA">
              <w:rPr>
                <w:rFonts w:cs="Arial"/>
              </w:rPr>
              <w:t>Ad FFW Reporting -v2.pdf</w:t>
            </w:r>
          </w:p>
        </w:tc>
        <w:tc>
          <w:tcPr>
            <w:tcW w:w="1659" w:type="pct"/>
          </w:tcPr>
          <w:p w:rsidR="008058D4" w:rsidRDefault="004C38B6" w:rsidP="00624829">
            <w:hyperlink r:id="rId20" w:history="1">
              <w:r w:rsidR="008058D4" w:rsidRPr="008D364F">
                <w:rPr>
                  <w:rStyle w:val="Hyperlink"/>
                  <w:rFonts w:cs="Arial"/>
                  <w:sz w:val="16"/>
                  <w:szCs w:val="16"/>
                </w:rPr>
                <w:t>SharePoint link</w:t>
              </w:r>
            </w:hyperlink>
          </w:p>
        </w:tc>
      </w:tr>
      <w:tr w:rsidR="008058D4" w:rsidRPr="00230FB0" w:rsidTr="0066318F">
        <w:tc>
          <w:tcPr>
            <w:tcW w:w="555" w:type="pct"/>
            <w:shd w:val="clear" w:color="auto" w:fill="F3F3F3"/>
          </w:tcPr>
          <w:p w:rsidR="008058D4" w:rsidRPr="008A11DB" w:rsidRDefault="008058D4" w:rsidP="00B00E39">
            <w:pPr>
              <w:rPr>
                <w:b/>
              </w:rPr>
            </w:pPr>
            <w:r w:rsidRPr="008A11DB">
              <w:t>Ref13</w:t>
            </w:r>
          </w:p>
        </w:tc>
        <w:tc>
          <w:tcPr>
            <w:tcW w:w="2786" w:type="pct"/>
          </w:tcPr>
          <w:p w:rsidR="008058D4" w:rsidRPr="00B975CA" w:rsidRDefault="00322A96" w:rsidP="002B1AB4">
            <w:r w:rsidRPr="00322A96">
              <w:rPr>
                <w:rFonts w:cs="Arial"/>
              </w:rPr>
              <w:t>SeaChange Interface Part 2 – Asset ingest</w:t>
            </w:r>
            <w:r>
              <w:rPr>
                <w:rFonts w:cs="Arial"/>
              </w:rPr>
              <w:t xml:space="preserve"> + VM Addendum</w:t>
            </w:r>
          </w:p>
        </w:tc>
        <w:tc>
          <w:tcPr>
            <w:tcW w:w="1659" w:type="pct"/>
          </w:tcPr>
          <w:p w:rsidR="008058D4" w:rsidRDefault="008058D4" w:rsidP="00624829"/>
        </w:tc>
      </w:tr>
      <w:tr w:rsidR="009B7A4C" w:rsidRPr="00230FB0" w:rsidTr="0066318F">
        <w:tc>
          <w:tcPr>
            <w:tcW w:w="555" w:type="pct"/>
            <w:shd w:val="clear" w:color="auto" w:fill="F3F3F3"/>
          </w:tcPr>
          <w:p w:rsidR="009B7A4C" w:rsidRPr="008A11DB" w:rsidRDefault="00541DD2" w:rsidP="00B00E39">
            <w:r w:rsidRPr="008A11DB">
              <w:t>Ref14</w:t>
            </w:r>
          </w:p>
        </w:tc>
        <w:tc>
          <w:tcPr>
            <w:tcW w:w="2786" w:type="pct"/>
          </w:tcPr>
          <w:p w:rsidR="009B7A4C" w:rsidRPr="00B975CA" w:rsidRDefault="002745E8" w:rsidP="002B1AB4">
            <w:pPr>
              <w:rPr>
                <w:rFonts w:cs="Arial"/>
              </w:rPr>
            </w:pPr>
            <w:r w:rsidRPr="00B975CA">
              <w:rPr>
                <w:rFonts w:cs="Arial"/>
              </w:rPr>
              <w:t>Solution Architecture Virgin Media OTT Ad Insertion v0.6 clean</w:t>
            </w:r>
          </w:p>
        </w:tc>
        <w:tc>
          <w:tcPr>
            <w:tcW w:w="1659" w:type="pct"/>
          </w:tcPr>
          <w:p w:rsidR="009B7A4C" w:rsidRDefault="004C38B6" w:rsidP="00624829">
            <w:hyperlink r:id="rId21" w:history="1">
              <w:r w:rsidR="0066318F" w:rsidRPr="00DF1FEE">
                <w:rPr>
                  <w:rStyle w:val="Hyperlink"/>
                </w:rPr>
                <w:t>SharePoint Link</w:t>
              </w:r>
            </w:hyperlink>
          </w:p>
        </w:tc>
      </w:tr>
      <w:tr w:rsidR="009B7A4C" w:rsidRPr="00230FB0" w:rsidTr="0066318F">
        <w:tc>
          <w:tcPr>
            <w:tcW w:w="555" w:type="pct"/>
            <w:shd w:val="clear" w:color="auto" w:fill="F3F3F3"/>
          </w:tcPr>
          <w:p w:rsidR="009B7A4C" w:rsidRDefault="00541DD2" w:rsidP="00B00E39">
            <w:r>
              <w:t>Ref15</w:t>
            </w:r>
          </w:p>
        </w:tc>
        <w:tc>
          <w:tcPr>
            <w:tcW w:w="2786" w:type="pct"/>
          </w:tcPr>
          <w:p w:rsidR="009B7A4C" w:rsidRPr="00B975CA" w:rsidRDefault="00541DD2" w:rsidP="002B1AB4">
            <w:pPr>
              <w:rPr>
                <w:rFonts w:cs="Arial"/>
              </w:rPr>
            </w:pPr>
            <w:r w:rsidRPr="00B975CA">
              <w:t>VOD Advertising Manifest Manipulator Infrastructure Design</w:t>
            </w:r>
          </w:p>
        </w:tc>
        <w:tc>
          <w:tcPr>
            <w:tcW w:w="1659" w:type="pct"/>
          </w:tcPr>
          <w:p w:rsidR="009B7A4C" w:rsidRDefault="004C38B6" w:rsidP="00624829">
            <w:hyperlink r:id="rId22" w:history="1">
              <w:r w:rsidR="00DF1FEE" w:rsidRPr="00DF1FEE">
                <w:rPr>
                  <w:rStyle w:val="Hyperlink"/>
                </w:rPr>
                <w:t>SharePoint Link</w:t>
              </w:r>
            </w:hyperlink>
          </w:p>
        </w:tc>
      </w:tr>
      <w:tr w:rsidR="0066318F" w:rsidRPr="00230FB0" w:rsidTr="0066318F">
        <w:tc>
          <w:tcPr>
            <w:tcW w:w="555" w:type="pct"/>
            <w:shd w:val="clear" w:color="auto" w:fill="F3F3F3"/>
          </w:tcPr>
          <w:p w:rsidR="0066318F" w:rsidRDefault="0066318F" w:rsidP="00B00E39">
            <w:r>
              <w:t>Ref16</w:t>
            </w:r>
          </w:p>
        </w:tc>
        <w:tc>
          <w:tcPr>
            <w:tcW w:w="2786" w:type="pct"/>
          </w:tcPr>
          <w:p w:rsidR="0066318F" w:rsidRPr="00B975CA" w:rsidRDefault="0066318F" w:rsidP="002B1AB4">
            <w:pPr>
              <w:rPr>
                <w:rFonts w:cs="Arial"/>
              </w:rPr>
            </w:pPr>
            <w:r w:rsidRPr="00B975CA">
              <w:rPr>
                <w:rFonts w:cs="Arial"/>
              </w:rPr>
              <w:t>Virgin Media Advertising on TVA+IPVOD Proposal v11 ISSUED</w:t>
            </w:r>
          </w:p>
        </w:tc>
        <w:tc>
          <w:tcPr>
            <w:tcW w:w="1659" w:type="pct"/>
          </w:tcPr>
          <w:p w:rsidR="0066318F" w:rsidRDefault="004C38B6" w:rsidP="00624829">
            <w:hyperlink r:id="rId23" w:history="1">
              <w:r w:rsidR="0066318F" w:rsidRPr="0066318F">
                <w:rPr>
                  <w:rStyle w:val="Hyperlink"/>
                </w:rPr>
                <w:t>SharePoint Link</w:t>
              </w:r>
            </w:hyperlink>
          </w:p>
        </w:tc>
      </w:tr>
      <w:tr w:rsidR="0066318F" w:rsidRPr="00230FB0" w:rsidTr="0066318F">
        <w:tc>
          <w:tcPr>
            <w:tcW w:w="555" w:type="pct"/>
            <w:shd w:val="clear" w:color="auto" w:fill="F3F3F3"/>
          </w:tcPr>
          <w:p w:rsidR="0066318F" w:rsidRDefault="0066318F" w:rsidP="00B00E39">
            <w:r>
              <w:t>Ref17</w:t>
            </w:r>
          </w:p>
        </w:tc>
        <w:tc>
          <w:tcPr>
            <w:tcW w:w="2786" w:type="pct"/>
          </w:tcPr>
          <w:p w:rsidR="0066318F" w:rsidRPr="00B975CA" w:rsidRDefault="0066318F" w:rsidP="002B1AB4">
            <w:pPr>
              <w:rPr>
                <w:rFonts w:cs="Arial"/>
              </w:rPr>
            </w:pPr>
            <w:r w:rsidRPr="00B975CA">
              <w:rPr>
                <w:rFonts w:cs="Arial"/>
              </w:rPr>
              <w:t>VMAP_Response_Standard.xml</w:t>
            </w:r>
          </w:p>
        </w:tc>
        <w:tc>
          <w:tcPr>
            <w:tcW w:w="1659" w:type="pct"/>
          </w:tcPr>
          <w:p w:rsidR="0066318F" w:rsidRDefault="004C38B6" w:rsidP="00624829">
            <w:hyperlink r:id="rId24" w:history="1">
              <w:r w:rsidR="0066318F" w:rsidRPr="0066318F">
                <w:rPr>
                  <w:rStyle w:val="Hyperlink"/>
                </w:rPr>
                <w:t>SharePoint Link</w:t>
              </w:r>
            </w:hyperlink>
          </w:p>
        </w:tc>
      </w:tr>
      <w:tr w:rsidR="0066318F" w:rsidRPr="00230FB0" w:rsidTr="0066318F">
        <w:tc>
          <w:tcPr>
            <w:tcW w:w="555" w:type="pct"/>
            <w:shd w:val="clear" w:color="auto" w:fill="F3F3F3"/>
          </w:tcPr>
          <w:p w:rsidR="0066318F" w:rsidRDefault="0066318F" w:rsidP="00B00E39">
            <w:r>
              <w:t>Ref18</w:t>
            </w:r>
          </w:p>
        </w:tc>
        <w:tc>
          <w:tcPr>
            <w:tcW w:w="2786" w:type="pct"/>
          </w:tcPr>
          <w:p w:rsidR="0066318F" w:rsidRPr="00A60C49" w:rsidRDefault="0066318F" w:rsidP="002B1AB4">
            <w:pPr>
              <w:rPr>
                <w:rFonts w:cs="Arial"/>
              </w:rPr>
            </w:pPr>
            <w:r w:rsidRPr="00A60C49">
              <w:rPr>
                <w:rFonts w:cs="Arial"/>
              </w:rPr>
              <w:t>VMAP_Response_Extended.xml</w:t>
            </w:r>
          </w:p>
        </w:tc>
        <w:tc>
          <w:tcPr>
            <w:tcW w:w="1659" w:type="pct"/>
          </w:tcPr>
          <w:p w:rsidR="0066318F" w:rsidRDefault="004C38B6" w:rsidP="00624829">
            <w:hyperlink r:id="rId25" w:history="1">
              <w:r w:rsidR="0066318F" w:rsidRPr="0066318F">
                <w:rPr>
                  <w:rStyle w:val="Hyperlink"/>
                </w:rPr>
                <w:t>SharePoint Link</w:t>
              </w:r>
            </w:hyperlink>
          </w:p>
        </w:tc>
      </w:tr>
      <w:tr w:rsidR="0066318F" w:rsidRPr="00230FB0" w:rsidTr="0066318F">
        <w:tc>
          <w:tcPr>
            <w:tcW w:w="555" w:type="pct"/>
            <w:shd w:val="clear" w:color="auto" w:fill="F3F3F3"/>
          </w:tcPr>
          <w:p w:rsidR="0066318F" w:rsidRDefault="0066318F" w:rsidP="00B00E39">
            <w:r>
              <w:t>Ref19</w:t>
            </w:r>
          </w:p>
        </w:tc>
        <w:tc>
          <w:tcPr>
            <w:tcW w:w="2786" w:type="pct"/>
          </w:tcPr>
          <w:p w:rsidR="0066318F" w:rsidRPr="00A60C49" w:rsidRDefault="0066318F" w:rsidP="002B1AB4">
            <w:pPr>
              <w:rPr>
                <w:rFonts w:cs="Arial"/>
              </w:rPr>
            </w:pPr>
            <w:r w:rsidRPr="00477673">
              <w:rPr>
                <w:rFonts w:cs="Arial"/>
              </w:rPr>
              <w:t>BAIABExtensions_lmc20150529.pdf</w:t>
            </w:r>
          </w:p>
        </w:tc>
        <w:tc>
          <w:tcPr>
            <w:tcW w:w="1659" w:type="pct"/>
          </w:tcPr>
          <w:p w:rsidR="0066318F" w:rsidRDefault="004C38B6" w:rsidP="00624829">
            <w:hyperlink r:id="rId26" w:history="1">
              <w:r w:rsidR="0066318F" w:rsidRPr="0066318F">
                <w:rPr>
                  <w:rStyle w:val="Hyperlink"/>
                </w:rPr>
                <w:t>SharePoint Link</w:t>
              </w:r>
            </w:hyperlink>
          </w:p>
        </w:tc>
      </w:tr>
      <w:tr w:rsidR="0066318F" w:rsidRPr="00230FB0" w:rsidTr="0066318F">
        <w:tc>
          <w:tcPr>
            <w:tcW w:w="555" w:type="pct"/>
            <w:shd w:val="clear" w:color="auto" w:fill="F3F3F3"/>
          </w:tcPr>
          <w:p w:rsidR="0066318F" w:rsidRDefault="0066318F" w:rsidP="00B00E39">
            <w:r>
              <w:t>Ref20</w:t>
            </w:r>
          </w:p>
        </w:tc>
        <w:tc>
          <w:tcPr>
            <w:tcW w:w="2786" w:type="pct"/>
          </w:tcPr>
          <w:p w:rsidR="0066318F" w:rsidRPr="00477673" w:rsidRDefault="0066318F" w:rsidP="002B1AB4">
            <w:pPr>
              <w:rPr>
                <w:rFonts w:cs="Arial"/>
              </w:rPr>
            </w:pPr>
            <w:r w:rsidRPr="000A1BE7">
              <w:rPr>
                <w:rFonts w:cs="Arial"/>
              </w:rPr>
              <w:t>applePlaylist577610.m3u8</w:t>
            </w:r>
          </w:p>
        </w:tc>
        <w:tc>
          <w:tcPr>
            <w:tcW w:w="1659" w:type="pct"/>
          </w:tcPr>
          <w:p w:rsidR="0066318F" w:rsidRDefault="004C38B6" w:rsidP="00624829">
            <w:hyperlink r:id="rId27" w:history="1">
              <w:r w:rsidR="0066318F" w:rsidRPr="0066318F">
                <w:rPr>
                  <w:rStyle w:val="Hyperlink"/>
                </w:rPr>
                <w:t>SharePoint Link</w:t>
              </w:r>
            </w:hyperlink>
          </w:p>
        </w:tc>
      </w:tr>
      <w:tr w:rsidR="00112C99" w:rsidRPr="00230FB0" w:rsidTr="0066318F">
        <w:tc>
          <w:tcPr>
            <w:tcW w:w="555" w:type="pct"/>
            <w:shd w:val="clear" w:color="auto" w:fill="F3F3F3"/>
          </w:tcPr>
          <w:p w:rsidR="00112C99" w:rsidRDefault="00112C99" w:rsidP="00B00E39">
            <w:r>
              <w:t>Ref21</w:t>
            </w:r>
          </w:p>
        </w:tc>
        <w:tc>
          <w:tcPr>
            <w:tcW w:w="2786" w:type="pct"/>
          </w:tcPr>
          <w:p w:rsidR="00112C99" w:rsidRPr="000A1BE7" w:rsidRDefault="00112C99" w:rsidP="002B1AB4">
            <w:pPr>
              <w:rPr>
                <w:rFonts w:cs="Arial"/>
              </w:rPr>
            </w:pPr>
            <w:proofErr w:type="spellStart"/>
            <w:r w:rsidRPr="00112C99">
              <w:rPr>
                <w:rFonts w:cs="Arial"/>
              </w:rPr>
              <w:t>Technology_HLA_IP</w:t>
            </w:r>
            <w:proofErr w:type="spellEnd"/>
            <w:r w:rsidRPr="00112C99">
              <w:rPr>
                <w:rFonts w:cs="Arial"/>
              </w:rPr>
              <w:t xml:space="preserve"> VoD Ingest(VSPP)_VMUK_v1_</w:t>
            </w:r>
            <w:r w:rsidR="0048796F">
              <w:rPr>
                <w:rFonts w:cs="Arial"/>
              </w:rPr>
              <w:t>2</w:t>
            </w:r>
            <w:r w:rsidRPr="00112C99">
              <w:rPr>
                <w:rFonts w:cs="Arial"/>
              </w:rPr>
              <w:t>.docx</w:t>
            </w:r>
          </w:p>
        </w:tc>
        <w:tc>
          <w:tcPr>
            <w:tcW w:w="1659" w:type="pct"/>
          </w:tcPr>
          <w:p w:rsidR="00112C99" w:rsidRDefault="00112C99" w:rsidP="00624829"/>
        </w:tc>
      </w:tr>
    </w:tbl>
    <w:p w:rsidR="00E92675" w:rsidRPr="00230FB0" w:rsidRDefault="00E92675" w:rsidP="00C17365">
      <w:bookmarkStart w:id="132" w:name="_Toc228936425"/>
    </w:p>
    <w:p w:rsidR="00E92675" w:rsidRPr="00230FB0" w:rsidRDefault="00E92675" w:rsidP="00C17365">
      <w:r w:rsidRPr="00230FB0">
        <w:t>Please contact</w:t>
      </w:r>
      <w:r>
        <w:t xml:space="preserve"> </w:t>
      </w:r>
      <w:fldSimple w:instr=" AUTHOR  \* MERGEFORMAT ">
        <w:r w:rsidR="00AC4B41">
          <w:rPr>
            <w:noProof/>
          </w:rPr>
          <w:t>Geoff Routledge</w:t>
        </w:r>
      </w:fldSimple>
      <w:r w:rsidRPr="00230FB0">
        <w:t xml:space="preserve"> if you have trouble accessing any of the </w:t>
      </w:r>
      <w:r>
        <w:t>referenced</w:t>
      </w:r>
      <w:r w:rsidRPr="00230FB0">
        <w:t xml:space="preserve"> documents</w:t>
      </w:r>
      <w:r>
        <w:t>.</w:t>
      </w:r>
    </w:p>
    <w:p w:rsidR="00E92675" w:rsidRPr="00230FB0" w:rsidRDefault="00E92675" w:rsidP="003C7BB3">
      <w:pPr>
        <w:pStyle w:val="Heading2"/>
      </w:pPr>
      <w:bookmarkStart w:id="133" w:name="_Toc252550908"/>
      <w:bookmarkStart w:id="134" w:name="_Toc252551518"/>
      <w:bookmarkStart w:id="135" w:name="_Toc253565031"/>
      <w:bookmarkStart w:id="136" w:name="_Toc272850036"/>
      <w:bookmarkStart w:id="137" w:name="_Toc490728930"/>
      <w:r w:rsidRPr="00230FB0">
        <w:t>Contributors to this document</w:t>
      </w:r>
      <w:bookmarkEnd w:id="132"/>
      <w:bookmarkEnd w:id="133"/>
      <w:bookmarkEnd w:id="134"/>
      <w:bookmarkEnd w:id="135"/>
      <w:bookmarkEnd w:id="136"/>
      <w:bookmarkEnd w:id="137"/>
    </w:p>
    <w:p w:rsidR="00E92675" w:rsidRPr="00230FB0" w:rsidRDefault="00E92675" w:rsidP="003C7BB3">
      <w:r w:rsidRPr="00230FB0">
        <w:t>The following people provided input into this document:</w:t>
      </w:r>
    </w:p>
    <w:p w:rsidR="00E92675" w:rsidRPr="00230FB0" w:rsidRDefault="00E92675" w:rsidP="003C7BB3"/>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7"/>
        <w:gridCol w:w="7137"/>
      </w:tblGrid>
      <w:tr w:rsidR="00E92675" w:rsidRPr="00230FB0" w:rsidTr="001A6BC1">
        <w:trPr>
          <w:tblHeader/>
        </w:trPr>
        <w:tc>
          <w:tcPr>
            <w:tcW w:w="1249"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Name</w:t>
            </w:r>
          </w:p>
        </w:tc>
        <w:tc>
          <w:tcPr>
            <w:tcW w:w="3751"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Role / Company</w:t>
            </w:r>
          </w:p>
        </w:tc>
      </w:tr>
      <w:tr w:rsidR="00E92675" w:rsidRPr="00230FB0" w:rsidTr="001A6BC1">
        <w:tc>
          <w:tcPr>
            <w:tcW w:w="1249" w:type="pct"/>
            <w:shd w:val="clear" w:color="auto" w:fill="F3F3F3"/>
          </w:tcPr>
          <w:p w:rsidR="00E92675" w:rsidRPr="00230FB0" w:rsidRDefault="008058D4" w:rsidP="002B1AB4">
            <w:r>
              <w:t>Tushar Patel</w:t>
            </w:r>
          </w:p>
        </w:tc>
        <w:tc>
          <w:tcPr>
            <w:tcW w:w="3751" w:type="pct"/>
          </w:tcPr>
          <w:p w:rsidR="00E92675" w:rsidRPr="00230FB0" w:rsidRDefault="008058D4" w:rsidP="002B1AB4">
            <w:proofErr w:type="spellStart"/>
            <w:r>
              <w:t>Tv</w:t>
            </w:r>
            <w:proofErr w:type="spellEnd"/>
            <w:r>
              <w:t xml:space="preserve"> Engineering</w:t>
            </w:r>
          </w:p>
        </w:tc>
      </w:tr>
      <w:tr w:rsidR="00E92675" w:rsidRPr="00230FB0" w:rsidTr="001A6BC1">
        <w:tc>
          <w:tcPr>
            <w:tcW w:w="1249" w:type="pct"/>
            <w:shd w:val="clear" w:color="auto" w:fill="F3F3F3"/>
          </w:tcPr>
          <w:p w:rsidR="00E92675" w:rsidRDefault="008058D4" w:rsidP="002B1AB4">
            <w:r>
              <w:t>David Holroyd</w:t>
            </w:r>
          </w:p>
        </w:tc>
        <w:tc>
          <w:tcPr>
            <w:tcW w:w="3751" w:type="pct"/>
          </w:tcPr>
          <w:p w:rsidR="00E92675" w:rsidRPr="00230FB0" w:rsidRDefault="008058D4" w:rsidP="002B1AB4">
            <w:r>
              <w:t>Solution Design</w:t>
            </w:r>
          </w:p>
        </w:tc>
      </w:tr>
      <w:tr w:rsidR="00E92675" w:rsidRPr="00230FB0" w:rsidTr="001A6BC1">
        <w:tc>
          <w:tcPr>
            <w:tcW w:w="1249" w:type="pct"/>
            <w:shd w:val="clear" w:color="auto" w:fill="F3F3F3"/>
          </w:tcPr>
          <w:p w:rsidR="00E92675" w:rsidRDefault="0069181A" w:rsidP="002B1AB4">
            <w:r>
              <w:t>Les Carter</w:t>
            </w:r>
          </w:p>
        </w:tc>
        <w:tc>
          <w:tcPr>
            <w:tcW w:w="3751" w:type="pct"/>
          </w:tcPr>
          <w:p w:rsidR="00E92675" w:rsidRDefault="0069181A" w:rsidP="002B1AB4">
            <w:r>
              <w:t>Cadent</w:t>
            </w:r>
          </w:p>
        </w:tc>
      </w:tr>
      <w:tr w:rsidR="00AB4979" w:rsidRPr="00230FB0" w:rsidTr="001A6BC1">
        <w:tc>
          <w:tcPr>
            <w:tcW w:w="1249" w:type="pct"/>
            <w:shd w:val="clear" w:color="auto" w:fill="F3F3F3"/>
          </w:tcPr>
          <w:p w:rsidR="00AB4979" w:rsidDel="0069181A" w:rsidRDefault="00AB4979" w:rsidP="002B1AB4">
            <w:r>
              <w:t>Elvio Caruana</w:t>
            </w:r>
          </w:p>
        </w:tc>
        <w:tc>
          <w:tcPr>
            <w:tcW w:w="3751" w:type="pct"/>
          </w:tcPr>
          <w:p w:rsidR="00AB4979" w:rsidDel="0069181A" w:rsidRDefault="00AB4979" w:rsidP="002B1AB4">
            <w:r>
              <w:t>Cadent</w:t>
            </w:r>
          </w:p>
        </w:tc>
      </w:tr>
      <w:tr w:rsidR="00E92675" w:rsidRPr="00230FB0" w:rsidTr="001A6BC1">
        <w:tc>
          <w:tcPr>
            <w:tcW w:w="1249" w:type="pct"/>
            <w:shd w:val="clear" w:color="auto" w:fill="F3F3F3"/>
          </w:tcPr>
          <w:p w:rsidR="00E92675" w:rsidRDefault="0069181A" w:rsidP="002B1AB4">
            <w:r>
              <w:t xml:space="preserve">Dave </w:t>
            </w:r>
            <w:proofErr w:type="spellStart"/>
            <w:r>
              <w:t>Romrell</w:t>
            </w:r>
            <w:proofErr w:type="spellEnd"/>
          </w:p>
        </w:tc>
        <w:tc>
          <w:tcPr>
            <w:tcW w:w="3751" w:type="pct"/>
          </w:tcPr>
          <w:p w:rsidR="00E92675" w:rsidRDefault="00AF7A86" w:rsidP="002B1AB4">
            <w:r>
              <w:t>Arris</w:t>
            </w:r>
          </w:p>
        </w:tc>
      </w:tr>
    </w:tbl>
    <w:p w:rsidR="00E92675" w:rsidRPr="00230FB0" w:rsidRDefault="00E92675" w:rsidP="003C7BB3">
      <w:pPr>
        <w:pStyle w:val="Heading2"/>
      </w:pPr>
      <w:bookmarkStart w:id="138" w:name="_Toc428912765"/>
      <w:bookmarkStart w:id="139" w:name="_Toc428913001"/>
      <w:bookmarkStart w:id="140" w:name="_Toc428913215"/>
      <w:bookmarkStart w:id="141" w:name="_Toc428913451"/>
      <w:bookmarkStart w:id="142" w:name="_Toc428912768"/>
      <w:bookmarkStart w:id="143" w:name="_Toc428913004"/>
      <w:bookmarkStart w:id="144" w:name="_Toc428913218"/>
      <w:bookmarkStart w:id="145" w:name="_Toc428913454"/>
      <w:bookmarkStart w:id="146" w:name="_Toc183235880"/>
      <w:bookmarkStart w:id="147" w:name="_Toc228936426"/>
      <w:bookmarkStart w:id="148" w:name="_Toc252550909"/>
      <w:bookmarkStart w:id="149" w:name="_Toc252551519"/>
      <w:bookmarkStart w:id="150" w:name="_Toc253565032"/>
      <w:bookmarkStart w:id="151" w:name="_Toc272850037"/>
      <w:bookmarkStart w:id="152" w:name="_Toc490728931"/>
      <w:bookmarkEnd w:id="138"/>
      <w:bookmarkEnd w:id="139"/>
      <w:bookmarkEnd w:id="140"/>
      <w:bookmarkEnd w:id="141"/>
      <w:bookmarkEnd w:id="142"/>
      <w:bookmarkEnd w:id="143"/>
      <w:bookmarkEnd w:id="144"/>
      <w:bookmarkEnd w:id="145"/>
      <w:r w:rsidRPr="00230FB0">
        <w:t>Glossary</w:t>
      </w:r>
      <w:bookmarkEnd w:id="146"/>
      <w:bookmarkEnd w:id="147"/>
      <w:bookmarkEnd w:id="148"/>
      <w:bookmarkEnd w:id="149"/>
      <w:bookmarkEnd w:id="150"/>
      <w:bookmarkEnd w:id="151"/>
      <w:bookmarkEnd w:id="152"/>
    </w:p>
    <w:p w:rsidR="00E92675" w:rsidRPr="00230FB0" w:rsidRDefault="00E92675" w:rsidP="00ED4653">
      <w:r w:rsidRPr="00230FB0">
        <w:t>The following terms have been used in this document:</w:t>
      </w:r>
    </w:p>
    <w:p w:rsidR="00E92675" w:rsidRPr="00230FB0" w:rsidRDefault="00E92675" w:rsidP="00ED4653"/>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77"/>
        <w:gridCol w:w="7137"/>
      </w:tblGrid>
      <w:tr w:rsidR="00E92675" w:rsidRPr="00230FB0" w:rsidTr="001A6BC1">
        <w:trPr>
          <w:tblHeader/>
        </w:trPr>
        <w:tc>
          <w:tcPr>
            <w:tcW w:w="1249"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Term</w:t>
            </w:r>
            <w:r w:rsidRPr="001A6BC1">
              <w:rPr>
                <w:b/>
                <w:color w:val="FFFFFF"/>
              </w:rPr>
              <w:tab/>
            </w:r>
          </w:p>
        </w:tc>
        <w:tc>
          <w:tcPr>
            <w:tcW w:w="3751" w:type="pct"/>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Description</w:t>
            </w:r>
          </w:p>
        </w:tc>
      </w:tr>
      <w:tr w:rsidR="00E92675" w:rsidRPr="00230FB0" w:rsidTr="001A6BC1">
        <w:tc>
          <w:tcPr>
            <w:tcW w:w="1249" w:type="pct"/>
            <w:shd w:val="clear" w:color="auto" w:fill="F3F3F3"/>
          </w:tcPr>
          <w:p w:rsidR="00E92675" w:rsidRDefault="00E92675" w:rsidP="002B1AB4">
            <w:r>
              <w:t>TVA</w:t>
            </w:r>
          </w:p>
        </w:tc>
        <w:tc>
          <w:tcPr>
            <w:tcW w:w="3751" w:type="pct"/>
          </w:tcPr>
          <w:p w:rsidR="00E92675" w:rsidRDefault="00E92675" w:rsidP="002B1AB4">
            <w:r>
              <w:t>TV Anywhere, a Virgin Media mobile application allowing access to streaming video content and acting as a companion for the TiVo service</w:t>
            </w:r>
          </w:p>
        </w:tc>
      </w:tr>
      <w:tr w:rsidR="00B84AD1" w:rsidRPr="00230FB0" w:rsidTr="001A6BC1">
        <w:tc>
          <w:tcPr>
            <w:tcW w:w="1249" w:type="pct"/>
            <w:shd w:val="clear" w:color="auto" w:fill="F3F3F3"/>
          </w:tcPr>
          <w:p w:rsidR="00B84AD1" w:rsidRDefault="00B84AD1" w:rsidP="002B1AB4">
            <w:r>
              <w:t>TVA</w:t>
            </w:r>
          </w:p>
        </w:tc>
        <w:tc>
          <w:tcPr>
            <w:tcW w:w="3751" w:type="pct"/>
          </w:tcPr>
          <w:p w:rsidR="00B84AD1" w:rsidRDefault="00B84AD1" w:rsidP="002B1AB4">
            <w:r>
              <w:t>TV Anytime. Metadata format relevant to the TVA Transformer interface out of SeaChange Adrenalin.</w:t>
            </w:r>
          </w:p>
        </w:tc>
      </w:tr>
      <w:tr w:rsidR="00E92675" w:rsidRPr="00230FB0" w:rsidTr="001A6BC1">
        <w:tc>
          <w:tcPr>
            <w:tcW w:w="1249" w:type="pct"/>
            <w:shd w:val="clear" w:color="auto" w:fill="F3F3F3"/>
          </w:tcPr>
          <w:p w:rsidR="00E92675" w:rsidRDefault="004B107F" w:rsidP="002B1AB4">
            <w:r>
              <w:t>ABR</w:t>
            </w:r>
          </w:p>
        </w:tc>
        <w:tc>
          <w:tcPr>
            <w:tcW w:w="3751" w:type="pct"/>
          </w:tcPr>
          <w:p w:rsidR="00E92675" w:rsidRDefault="004B107F" w:rsidP="002B1AB4">
            <w:r>
              <w:t>Adaptive Bite rate</w:t>
            </w:r>
          </w:p>
        </w:tc>
      </w:tr>
      <w:tr w:rsidR="00E92675" w:rsidRPr="00230FB0" w:rsidTr="001A6BC1">
        <w:tc>
          <w:tcPr>
            <w:tcW w:w="1249" w:type="pct"/>
            <w:shd w:val="clear" w:color="auto" w:fill="F3F3F3"/>
          </w:tcPr>
          <w:p w:rsidR="00E92675" w:rsidRDefault="004B107F" w:rsidP="002B1AB4">
            <w:r>
              <w:t>MDC</w:t>
            </w:r>
          </w:p>
        </w:tc>
        <w:tc>
          <w:tcPr>
            <w:tcW w:w="3751" w:type="pct"/>
          </w:tcPr>
          <w:p w:rsidR="00E92675" w:rsidRDefault="004B107F" w:rsidP="002B1AB4">
            <w:r w:rsidRPr="004B107F">
              <w:t xml:space="preserve">ARRIS Spectrum MDC (Manifest Delivery Controller) </w:t>
            </w:r>
          </w:p>
        </w:tc>
      </w:tr>
      <w:tr w:rsidR="00E92675" w:rsidRPr="00230FB0" w:rsidTr="001A6BC1">
        <w:tc>
          <w:tcPr>
            <w:tcW w:w="1249" w:type="pct"/>
            <w:shd w:val="clear" w:color="auto" w:fill="F3F3F3"/>
          </w:tcPr>
          <w:p w:rsidR="00E92675" w:rsidRDefault="00AF7A86" w:rsidP="002B1AB4">
            <w:r>
              <w:t>CMS</w:t>
            </w:r>
          </w:p>
        </w:tc>
        <w:tc>
          <w:tcPr>
            <w:tcW w:w="3751" w:type="pct"/>
          </w:tcPr>
          <w:p w:rsidR="00E92675" w:rsidRDefault="00AF7A86">
            <w:r>
              <w:t>Arris Spectrum CMS (</w:t>
            </w:r>
            <w:r w:rsidR="004E11F5">
              <w:t>Central Manager System)</w:t>
            </w:r>
          </w:p>
        </w:tc>
      </w:tr>
      <w:tr w:rsidR="00E92675" w:rsidRPr="00230FB0" w:rsidTr="001A6BC1">
        <w:tc>
          <w:tcPr>
            <w:tcW w:w="1249" w:type="pct"/>
            <w:shd w:val="clear" w:color="auto" w:fill="F3F3F3"/>
          </w:tcPr>
          <w:p w:rsidR="00E92675" w:rsidRDefault="00E92675" w:rsidP="002B1AB4">
            <w:r>
              <w:t>STB</w:t>
            </w:r>
          </w:p>
        </w:tc>
        <w:tc>
          <w:tcPr>
            <w:tcW w:w="3751" w:type="pct"/>
          </w:tcPr>
          <w:p w:rsidR="00E92675" w:rsidRDefault="00E92675" w:rsidP="002B1AB4">
            <w:r>
              <w:t>Set top box</w:t>
            </w:r>
          </w:p>
        </w:tc>
      </w:tr>
      <w:tr w:rsidR="00E92675" w:rsidRPr="00230FB0" w:rsidTr="001A6BC1">
        <w:tc>
          <w:tcPr>
            <w:tcW w:w="1249" w:type="pct"/>
            <w:shd w:val="clear" w:color="auto" w:fill="F3F3F3"/>
          </w:tcPr>
          <w:p w:rsidR="00E92675" w:rsidRDefault="00E92675" w:rsidP="002B1AB4">
            <w:r>
              <w:t>OTT</w:t>
            </w:r>
          </w:p>
        </w:tc>
        <w:tc>
          <w:tcPr>
            <w:tcW w:w="3751" w:type="pct"/>
          </w:tcPr>
          <w:p w:rsidR="00E92675" w:rsidRDefault="00E92675" w:rsidP="002B1AB4">
            <w:r>
              <w:t>Over-the-top, delivery of content over IP networks</w:t>
            </w:r>
          </w:p>
        </w:tc>
      </w:tr>
      <w:tr w:rsidR="00E92675" w:rsidRPr="00230FB0" w:rsidTr="001A6BC1">
        <w:tc>
          <w:tcPr>
            <w:tcW w:w="1249" w:type="pct"/>
            <w:shd w:val="clear" w:color="auto" w:fill="F3F3F3"/>
          </w:tcPr>
          <w:p w:rsidR="00E92675" w:rsidRDefault="00E92675" w:rsidP="002B1AB4">
            <w:r>
              <w:t>CPE</w:t>
            </w:r>
          </w:p>
        </w:tc>
        <w:tc>
          <w:tcPr>
            <w:tcW w:w="3751" w:type="pct"/>
          </w:tcPr>
          <w:p w:rsidR="00E92675" w:rsidRDefault="00E92675" w:rsidP="002B1AB4">
            <w:r>
              <w:t>Customer-premises equipment</w:t>
            </w:r>
          </w:p>
        </w:tc>
      </w:tr>
      <w:tr w:rsidR="00E92675" w:rsidRPr="00230FB0" w:rsidTr="001A6BC1">
        <w:tc>
          <w:tcPr>
            <w:tcW w:w="1249" w:type="pct"/>
            <w:shd w:val="clear" w:color="auto" w:fill="F3F3F3"/>
          </w:tcPr>
          <w:p w:rsidR="00E92675" w:rsidRPr="00230FB0" w:rsidRDefault="00E92675" w:rsidP="002B1AB4">
            <w:r>
              <w:t>DTV</w:t>
            </w:r>
          </w:p>
        </w:tc>
        <w:tc>
          <w:tcPr>
            <w:tcW w:w="3751" w:type="pct"/>
          </w:tcPr>
          <w:p w:rsidR="00E92675" w:rsidRPr="00230FB0" w:rsidRDefault="00E92675" w:rsidP="002B1AB4">
            <w:r>
              <w:t xml:space="preserve">Digital </w:t>
            </w:r>
            <w:proofErr w:type="spellStart"/>
            <w:r>
              <w:t>TeleVision</w:t>
            </w:r>
            <w:proofErr w:type="spellEnd"/>
          </w:p>
        </w:tc>
      </w:tr>
      <w:tr w:rsidR="00E92675" w:rsidRPr="00230FB0" w:rsidTr="001A6BC1">
        <w:tc>
          <w:tcPr>
            <w:tcW w:w="1249" w:type="pct"/>
            <w:shd w:val="clear" w:color="auto" w:fill="F3F3F3"/>
          </w:tcPr>
          <w:p w:rsidR="00E92675" w:rsidRDefault="00E92675" w:rsidP="002B1AB4">
            <w:r>
              <w:t>PVR</w:t>
            </w:r>
          </w:p>
        </w:tc>
        <w:tc>
          <w:tcPr>
            <w:tcW w:w="3751" w:type="pct"/>
          </w:tcPr>
          <w:p w:rsidR="00E92675" w:rsidRDefault="00E92675">
            <w:r>
              <w:t>Personal Video Recorder, a set top box with an internal hard-drive for recording.</w:t>
            </w:r>
          </w:p>
        </w:tc>
      </w:tr>
      <w:tr w:rsidR="00E92675" w:rsidRPr="00230FB0" w:rsidTr="001A6BC1">
        <w:tc>
          <w:tcPr>
            <w:tcW w:w="1249" w:type="pct"/>
            <w:shd w:val="clear" w:color="auto" w:fill="F3F3F3"/>
          </w:tcPr>
          <w:p w:rsidR="00E92675" w:rsidRDefault="002302A8" w:rsidP="002B1AB4">
            <w:r>
              <w:t>PID</w:t>
            </w:r>
          </w:p>
        </w:tc>
        <w:tc>
          <w:tcPr>
            <w:tcW w:w="3751" w:type="pct"/>
          </w:tcPr>
          <w:p w:rsidR="00E92675" w:rsidRDefault="002302A8" w:rsidP="00CD5F60">
            <w:r>
              <w:t>Provider ID</w:t>
            </w:r>
          </w:p>
        </w:tc>
      </w:tr>
      <w:tr w:rsidR="00E92675" w:rsidRPr="00230FB0" w:rsidTr="001A6BC1">
        <w:tc>
          <w:tcPr>
            <w:tcW w:w="1249" w:type="pct"/>
            <w:shd w:val="clear" w:color="auto" w:fill="F3F3F3"/>
          </w:tcPr>
          <w:p w:rsidR="00E92675" w:rsidRDefault="002302A8" w:rsidP="002B1AB4">
            <w:r>
              <w:t>PAID</w:t>
            </w:r>
          </w:p>
        </w:tc>
        <w:tc>
          <w:tcPr>
            <w:tcW w:w="3751" w:type="pct"/>
          </w:tcPr>
          <w:p w:rsidR="00E92675" w:rsidRDefault="002302A8" w:rsidP="00CD5F60">
            <w:r w:rsidRPr="002302A8">
              <w:t>Provider</w:t>
            </w:r>
            <w:r>
              <w:t xml:space="preserve"> </w:t>
            </w:r>
            <w:r w:rsidR="00AB4979">
              <w:t xml:space="preserve">&amp; </w:t>
            </w:r>
            <w:r w:rsidRPr="002302A8">
              <w:t>Asset</w:t>
            </w:r>
            <w:r>
              <w:t xml:space="preserve"> </w:t>
            </w:r>
            <w:r w:rsidRPr="002302A8">
              <w:t>ID</w:t>
            </w:r>
            <w:r w:rsidR="00AB4979">
              <w:t>. The combination of provider and asset ID. Also sometimes referred to as PID/PAID.</w:t>
            </w:r>
          </w:p>
        </w:tc>
      </w:tr>
      <w:tr w:rsidR="00E92675" w:rsidRPr="00230FB0" w:rsidTr="001A6BC1">
        <w:tc>
          <w:tcPr>
            <w:tcW w:w="1249" w:type="pct"/>
            <w:shd w:val="clear" w:color="auto" w:fill="F3F3F3"/>
          </w:tcPr>
          <w:p w:rsidR="00E92675" w:rsidRDefault="00E92675" w:rsidP="002B1AB4">
            <w:r>
              <w:t>VOD</w:t>
            </w:r>
          </w:p>
        </w:tc>
        <w:tc>
          <w:tcPr>
            <w:tcW w:w="3751" w:type="pct"/>
          </w:tcPr>
          <w:p w:rsidR="00E92675" w:rsidRDefault="00813721" w:rsidP="00CD5F60">
            <w:r>
              <w:t>Video On Demand</w:t>
            </w:r>
          </w:p>
        </w:tc>
      </w:tr>
      <w:tr w:rsidR="00E92675" w:rsidRPr="00230FB0" w:rsidTr="001A6BC1">
        <w:tc>
          <w:tcPr>
            <w:tcW w:w="1249" w:type="pct"/>
            <w:shd w:val="clear" w:color="auto" w:fill="F3F3F3"/>
          </w:tcPr>
          <w:p w:rsidR="00E92675" w:rsidRDefault="00E92675" w:rsidP="002B1AB4">
            <w:r>
              <w:t>LGI</w:t>
            </w:r>
          </w:p>
        </w:tc>
        <w:tc>
          <w:tcPr>
            <w:tcW w:w="3751" w:type="pct"/>
          </w:tcPr>
          <w:p w:rsidR="00E92675" w:rsidRDefault="00813721" w:rsidP="00CD5F60">
            <w:r>
              <w:t>Liberty Global central organisation</w:t>
            </w:r>
          </w:p>
        </w:tc>
      </w:tr>
      <w:tr w:rsidR="00E92675" w:rsidRPr="00230FB0" w:rsidTr="001A6BC1">
        <w:tc>
          <w:tcPr>
            <w:tcW w:w="1249" w:type="pct"/>
            <w:shd w:val="clear" w:color="auto" w:fill="F3F3F3"/>
          </w:tcPr>
          <w:p w:rsidR="00E92675" w:rsidRDefault="001666DB" w:rsidP="001666DB">
            <w:r>
              <w:t>XML</w:t>
            </w:r>
          </w:p>
        </w:tc>
        <w:tc>
          <w:tcPr>
            <w:tcW w:w="3751" w:type="pct"/>
          </w:tcPr>
          <w:p w:rsidR="00E92675" w:rsidRDefault="001666DB" w:rsidP="00CD5F60">
            <w:r>
              <w:t xml:space="preserve">Extensible </w:t>
            </w:r>
            <w:proofErr w:type="spellStart"/>
            <w:r>
              <w:t>markup</w:t>
            </w:r>
            <w:proofErr w:type="spellEnd"/>
            <w:r>
              <w:t xml:space="preserve"> language</w:t>
            </w:r>
          </w:p>
        </w:tc>
      </w:tr>
      <w:tr w:rsidR="00E92675" w:rsidRPr="00230FB0" w:rsidTr="001A6BC1">
        <w:tc>
          <w:tcPr>
            <w:tcW w:w="1249" w:type="pct"/>
            <w:shd w:val="clear" w:color="auto" w:fill="F3F3F3"/>
          </w:tcPr>
          <w:p w:rsidR="00E92675" w:rsidRDefault="001666DB" w:rsidP="001666DB">
            <w:r>
              <w:t>ADI</w:t>
            </w:r>
          </w:p>
        </w:tc>
        <w:tc>
          <w:tcPr>
            <w:tcW w:w="3751" w:type="pct"/>
          </w:tcPr>
          <w:p w:rsidR="00E92675" w:rsidRDefault="001666DB" w:rsidP="00CD5F60">
            <w:r>
              <w:t>Asset distribution interface</w:t>
            </w:r>
          </w:p>
        </w:tc>
      </w:tr>
      <w:tr w:rsidR="001666DB" w:rsidRPr="00230FB0" w:rsidTr="001A6BC1">
        <w:tc>
          <w:tcPr>
            <w:tcW w:w="1249" w:type="pct"/>
            <w:shd w:val="clear" w:color="auto" w:fill="F3F3F3"/>
          </w:tcPr>
          <w:p w:rsidR="001666DB" w:rsidRDefault="001666DB" w:rsidP="001666DB">
            <w:r>
              <w:t>IAB</w:t>
            </w:r>
          </w:p>
        </w:tc>
        <w:tc>
          <w:tcPr>
            <w:tcW w:w="3751" w:type="pct"/>
          </w:tcPr>
          <w:p w:rsidR="001666DB" w:rsidRDefault="001666DB" w:rsidP="00CD5F60">
            <w:r>
              <w:t>Internet Advertising Bureau</w:t>
            </w:r>
          </w:p>
        </w:tc>
      </w:tr>
      <w:tr w:rsidR="001666DB" w:rsidRPr="00230FB0" w:rsidTr="001A6BC1">
        <w:tc>
          <w:tcPr>
            <w:tcW w:w="1249" w:type="pct"/>
            <w:shd w:val="clear" w:color="auto" w:fill="F3F3F3"/>
          </w:tcPr>
          <w:p w:rsidR="001666DB" w:rsidRDefault="001666DB" w:rsidP="001666DB">
            <w:r>
              <w:t>SCTE</w:t>
            </w:r>
          </w:p>
        </w:tc>
        <w:tc>
          <w:tcPr>
            <w:tcW w:w="3751" w:type="pct"/>
          </w:tcPr>
          <w:p w:rsidR="001666DB" w:rsidRDefault="001666DB" w:rsidP="00CD5F60">
            <w:r>
              <w:t>Society of Cable Telecommunication Engineers</w:t>
            </w:r>
          </w:p>
        </w:tc>
      </w:tr>
      <w:tr w:rsidR="001666DB" w:rsidRPr="00230FB0" w:rsidTr="001A6BC1">
        <w:tc>
          <w:tcPr>
            <w:tcW w:w="1249" w:type="pct"/>
            <w:shd w:val="clear" w:color="auto" w:fill="F3F3F3"/>
          </w:tcPr>
          <w:p w:rsidR="001666DB" w:rsidRDefault="001666DB" w:rsidP="001666DB">
            <w:r>
              <w:t>VAST</w:t>
            </w:r>
          </w:p>
        </w:tc>
        <w:tc>
          <w:tcPr>
            <w:tcW w:w="3751" w:type="pct"/>
          </w:tcPr>
          <w:p w:rsidR="001666DB" w:rsidRDefault="001666DB" w:rsidP="00B975CA">
            <w:r>
              <w:t>Video ad serving template</w:t>
            </w:r>
          </w:p>
        </w:tc>
      </w:tr>
      <w:tr w:rsidR="001666DB" w:rsidRPr="00230FB0" w:rsidTr="001A6BC1">
        <w:tc>
          <w:tcPr>
            <w:tcW w:w="1249" w:type="pct"/>
            <w:shd w:val="clear" w:color="auto" w:fill="F3F3F3"/>
          </w:tcPr>
          <w:p w:rsidR="001666DB" w:rsidRDefault="001666DB" w:rsidP="002B1AB4">
            <w:r>
              <w:t>VMAP</w:t>
            </w:r>
          </w:p>
        </w:tc>
        <w:tc>
          <w:tcPr>
            <w:tcW w:w="3751" w:type="pct"/>
          </w:tcPr>
          <w:p w:rsidR="001666DB" w:rsidRDefault="001666DB" w:rsidP="00CD5F60">
            <w:r>
              <w:t>Video multiple ad playlist</w:t>
            </w:r>
          </w:p>
        </w:tc>
      </w:tr>
      <w:tr w:rsidR="005029B6" w:rsidRPr="00230FB0" w:rsidTr="001A6BC1">
        <w:tc>
          <w:tcPr>
            <w:tcW w:w="1249" w:type="pct"/>
            <w:shd w:val="clear" w:color="auto" w:fill="F3F3F3"/>
          </w:tcPr>
          <w:p w:rsidR="005029B6" w:rsidRDefault="005029B6" w:rsidP="002B1AB4">
            <w:r>
              <w:t>CDN</w:t>
            </w:r>
          </w:p>
        </w:tc>
        <w:tc>
          <w:tcPr>
            <w:tcW w:w="3751" w:type="pct"/>
          </w:tcPr>
          <w:p w:rsidR="005029B6" w:rsidRDefault="005029B6" w:rsidP="00CD5F60">
            <w:r>
              <w:t>Content Distribution Network</w:t>
            </w:r>
          </w:p>
        </w:tc>
      </w:tr>
      <w:tr w:rsidR="005029B6" w:rsidRPr="00230FB0" w:rsidTr="001A6BC1">
        <w:tc>
          <w:tcPr>
            <w:tcW w:w="1249" w:type="pct"/>
            <w:shd w:val="clear" w:color="auto" w:fill="F3F3F3"/>
          </w:tcPr>
          <w:p w:rsidR="005029B6" w:rsidRDefault="005029B6" w:rsidP="002B1AB4"/>
        </w:tc>
        <w:tc>
          <w:tcPr>
            <w:tcW w:w="3751" w:type="pct"/>
          </w:tcPr>
          <w:p w:rsidR="005029B6" w:rsidRDefault="005029B6" w:rsidP="00CD5F60"/>
        </w:tc>
      </w:tr>
      <w:tr w:rsidR="005029B6" w:rsidRPr="00230FB0" w:rsidTr="001A6BC1">
        <w:tc>
          <w:tcPr>
            <w:tcW w:w="1249" w:type="pct"/>
            <w:shd w:val="clear" w:color="auto" w:fill="F3F3F3"/>
          </w:tcPr>
          <w:p w:rsidR="005029B6" w:rsidRDefault="005029B6" w:rsidP="002B1AB4"/>
        </w:tc>
        <w:tc>
          <w:tcPr>
            <w:tcW w:w="3751" w:type="pct"/>
          </w:tcPr>
          <w:p w:rsidR="005029B6" w:rsidRDefault="005029B6" w:rsidP="00CD5F60"/>
        </w:tc>
      </w:tr>
      <w:tr w:rsidR="005029B6" w:rsidRPr="00230FB0" w:rsidTr="001A6BC1">
        <w:tc>
          <w:tcPr>
            <w:tcW w:w="1249" w:type="pct"/>
            <w:shd w:val="clear" w:color="auto" w:fill="F3F3F3"/>
          </w:tcPr>
          <w:p w:rsidR="005029B6" w:rsidRDefault="005029B6" w:rsidP="002B1AB4"/>
        </w:tc>
        <w:tc>
          <w:tcPr>
            <w:tcW w:w="3751" w:type="pct"/>
          </w:tcPr>
          <w:p w:rsidR="005029B6" w:rsidRDefault="005029B6" w:rsidP="00CD5F60"/>
        </w:tc>
      </w:tr>
      <w:tr w:rsidR="005029B6" w:rsidRPr="00230FB0" w:rsidTr="001A6BC1">
        <w:tc>
          <w:tcPr>
            <w:tcW w:w="1249" w:type="pct"/>
            <w:shd w:val="clear" w:color="auto" w:fill="F3F3F3"/>
          </w:tcPr>
          <w:p w:rsidR="005029B6" w:rsidRDefault="005029B6" w:rsidP="002B1AB4"/>
        </w:tc>
        <w:tc>
          <w:tcPr>
            <w:tcW w:w="3751" w:type="pct"/>
          </w:tcPr>
          <w:p w:rsidR="005029B6" w:rsidRDefault="005029B6" w:rsidP="00CD5F60"/>
        </w:tc>
      </w:tr>
    </w:tbl>
    <w:p w:rsidR="00E92675" w:rsidRPr="008E209A" w:rsidRDefault="00E92675" w:rsidP="008E209A"/>
    <w:p w:rsidR="008058D4" w:rsidRPr="00CF0CA0" w:rsidRDefault="008058D4" w:rsidP="008058D4">
      <w:r>
        <w:t xml:space="preserve">Further </w:t>
      </w:r>
      <w:r w:rsidRPr="00CF0CA0">
        <w:t xml:space="preserve">glossary for the project can be found on </w:t>
      </w:r>
      <w:hyperlink r:id="rId28" w:history="1">
        <w:r w:rsidRPr="00CF0CA0">
          <w:rPr>
            <w:rStyle w:val="Hyperlink"/>
          </w:rPr>
          <w:t>SharePoint</w:t>
        </w:r>
      </w:hyperlink>
      <w:r w:rsidRPr="00CF0CA0">
        <w:t xml:space="preserve"> </w:t>
      </w:r>
    </w:p>
    <w:p w:rsidR="00E92675" w:rsidRPr="008E209A" w:rsidRDefault="00E92675" w:rsidP="008E209A"/>
    <w:p w:rsidR="00E92675" w:rsidRPr="00230FB0" w:rsidRDefault="00E92675" w:rsidP="00327045">
      <w:pPr>
        <w:pStyle w:val="Heading1"/>
      </w:pPr>
      <w:bookmarkStart w:id="153" w:name="_Toc252550910"/>
      <w:bookmarkStart w:id="154" w:name="_Toc252551520"/>
      <w:bookmarkStart w:id="155" w:name="_Toc253565033"/>
      <w:bookmarkStart w:id="156" w:name="_Toc272850038"/>
      <w:bookmarkStart w:id="157" w:name="_Toc490728932"/>
      <w:r w:rsidRPr="00230FB0">
        <w:t>Introduction</w:t>
      </w:r>
      <w:bookmarkEnd w:id="153"/>
      <w:bookmarkEnd w:id="154"/>
      <w:bookmarkEnd w:id="155"/>
      <w:bookmarkEnd w:id="156"/>
      <w:bookmarkEnd w:id="157"/>
    </w:p>
    <w:p w:rsidR="00E92675" w:rsidRPr="00230FB0" w:rsidRDefault="00E92675" w:rsidP="005950B9">
      <w:pPr>
        <w:pStyle w:val="Heading2"/>
      </w:pPr>
      <w:bookmarkStart w:id="158" w:name="_Toc252550916"/>
      <w:bookmarkStart w:id="159" w:name="_Toc252551526"/>
      <w:bookmarkStart w:id="160" w:name="_Toc253565039"/>
      <w:bookmarkStart w:id="161" w:name="_Toc272850039"/>
      <w:bookmarkStart w:id="162" w:name="_Toc490728933"/>
      <w:r>
        <w:t xml:space="preserve">Project </w:t>
      </w:r>
      <w:r w:rsidRPr="00230FB0">
        <w:t>Overview</w:t>
      </w:r>
      <w:bookmarkEnd w:id="158"/>
      <w:bookmarkEnd w:id="159"/>
      <w:bookmarkEnd w:id="160"/>
      <w:bookmarkEnd w:id="161"/>
      <w:bookmarkEnd w:id="162"/>
    </w:p>
    <w:p w:rsidR="00E92675" w:rsidRPr="009F5614" w:rsidRDefault="00E92675" w:rsidP="00B00E39">
      <w:pPr>
        <w:pStyle w:val="Heading3"/>
      </w:pPr>
      <w:bookmarkStart w:id="163" w:name="_Toc490728934"/>
      <w:r w:rsidRPr="009F5614">
        <w:t>Imperative</w:t>
      </w:r>
      <w:bookmarkEnd w:id="163"/>
    </w:p>
    <w:p w:rsidR="008058D4" w:rsidRDefault="008058D4" w:rsidP="00B00E39">
      <w:r w:rsidRPr="00CF0CA0">
        <w:t xml:space="preserve">VM’s obligations to serve video on demand advertising have increased significantly with new content providers coming on board, new OTT platforms to address through the TV Anywhere programme and an expectation to accrue increased revenue through targeted advertising. </w:t>
      </w:r>
    </w:p>
    <w:p w:rsidR="008058D4" w:rsidRPr="00CF0CA0" w:rsidRDefault="008058D4" w:rsidP="00B00E39"/>
    <w:p w:rsidR="008058D4" w:rsidRPr="00CF0CA0" w:rsidRDefault="00AB4979" w:rsidP="00B00E39">
      <w:r>
        <w:t>Cadent Technology Advanced Advertising System (CTAAS)</w:t>
      </w:r>
      <w:r w:rsidR="008058D4" w:rsidRPr="00CF0CA0">
        <w:t>, a leading advertising platform currently being deployed across Europe as part of LGI’s VOD Ad Insertion (VAI) initiative has been deployed to serve the QAM VOD ad insertion.</w:t>
      </w:r>
    </w:p>
    <w:p w:rsidR="008058D4" w:rsidRPr="00CF0CA0" w:rsidRDefault="008058D4" w:rsidP="00B00E39"/>
    <w:p w:rsidR="008058D4" w:rsidRPr="00CF0CA0" w:rsidRDefault="008058D4" w:rsidP="00B00E39">
      <w:r w:rsidRPr="00CF0CA0">
        <w:t>The objective of this project is to extend the Ad insertion capabilities to OTT IP VOD content for TiVo STB</w:t>
      </w:r>
      <w:r w:rsidR="00F628E7">
        <w:t xml:space="preserve"> for pre-rolls, mid-rolls and post-rolls.</w:t>
      </w:r>
    </w:p>
    <w:p w:rsidR="00E92675" w:rsidRPr="009F5614" w:rsidRDefault="00E92675" w:rsidP="009F5614"/>
    <w:p w:rsidR="00E92675" w:rsidRPr="009F5614" w:rsidRDefault="00E92675" w:rsidP="00B00E39">
      <w:pPr>
        <w:pStyle w:val="Heading3"/>
      </w:pPr>
      <w:bookmarkStart w:id="164" w:name="_Toc490728935"/>
      <w:r w:rsidRPr="009F5614">
        <w:t>Future State Vision</w:t>
      </w:r>
      <w:bookmarkEnd w:id="164"/>
    </w:p>
    <w:p w:rsidR="00E92675" w:rsidRDefault="00F628E7" w:rsidP="00B00E39">
      <w:r>
        <w:t xml:space="preserve">Delivery of content and advertising to OTT devices will eventually use similar architectural </w:t>
      </w:r>
      <w:r w:rsidR="00AB4979">
        <w:t>components</w:t>
      </w:r>
      <w:r>
        <w:t xml:space="preserve"> but will be delivered as part of the Horizon Go project. This document focuses on delivery of targeted advertising for VoD content to TiVo STBs.</w:t>
      </w:r>
    </w:p>
    <w:p w:rsidR="00E92675" w:rsidRPr="009F5614" w:rsidRDefault="00E92675" w:rsidP="00B00E39"/>
    <w:p w:rsidR="00E92675" w:rsidRPr="009F5614" w:rsidRDefault="00E92675" w:rsidP="00B00E39">
      <w:pPr>
        <w:pStyle w:val="Heading3"/>
      </w:pPr>
      <w:bookmarkStart w:id="165" w:name="_Toc490728936"/>
      <w:r w:rsidRPr="009F5614">
        <w:t>Approach</w:t>
      </w:r>
      <w:bookmarkEnd w:id="165"/>
    </w:p>
    <w:p w:rsidR="00E92675" w:rsidRPr="009F5614" w:rsidRDefault="008058D4" w:rsidP="00B00E39">
      <w:r>
        <w:t>Arris MDC (</w:t>
      </w:r>
      <w:r w:rsidR="005C4BF5">
        <w:t>Manifest Delivery Controller</w:t>
      </w:r>
      <w:r>
        <w:t xml:space="preserve">) and </w:t>
      </w:r>
      <w:r w:rsidR="00F628E7">
        <w:t>Cadent/</w:t>
      </w:r>
      <w:proofErr w:type="spellStart"/>
      <w:r>
        <w:t>Blackarrow</w:t>
      </w:r>
      <w:proofErr w:type="spellEnd"/>
      <w:r>
        <w:t xml:space="preserve"> will be used to deliver </w:t>
      </w:r>
      <w:r w:rsidR="004E11F5">
        <w:t>dynamic</w:t>
      </w:r>
      <w:r>
        <w:t xml:space="preserve"> advert insertion to the TiVo IP VOD platform</w:t>
      </w:r>
      <w:r w:rsidR="00F628E7">
        <w:t>.</w:t>
      </w:r>
    </w:p>
    <w:p w:rsidR="00E92675" w:rsidRDefault="00E92675" w:rsidP="00DD53D8">
      <w:pPr>
        <w:pStyle w:val="Heading2"/>
      </w:pPr>
      <w:bookmarkStart w:id="166" w:name="_Toc490728937"/>
      <w:r>
        <w:t>Scope</w:t>
      </w:r>
      <w:bookmarkEnd w:id="166"/>
    </w:p>
    <w:p w:rsidR="008058D4" w:rsidRPr="00FD591E" w:rsidRDefault="008058D4" w:rsidP="008058D4">
      <w:pPr>
        <w:pStyle w:val="Heading3"/>
      </w:pPr>
      <w:bookmarkStart w:id="167" w:name="_Toc421284850"/>
      <w:bookmarkStart w:id="168" w:name="_Toc490728938"/>
      <w:r w:rsidRPr="00FD591E">
        <w:t>D</w:t>
      </w:r>
      <w:r w:rsidRPr="00FD591E">
        <w:rPr>
          <w:lang w:val="en-US"/>
        </w:rPr>
        <w:t>ay 1 Scope</w:t>
      </w:r>
      <w:bookmarkEnd w:id="167"/>
      <w:bookmarkEnd w:id="168"/>
      <w:r w:rsidRPr="00FD591E">
        <w:rPr>
          <w:lang w:val="en-US"/>
        </w:rPr>
        <w:t xml:space="preserve"> </w:t>
      </w:r>
    </w:p>
    <w:p w:rsidR="008058D4" w:rsidRPr="00FD591E" w:rsidRDefault="008058D4" w:rsidP="00F628E7">
      <w:pPr>
        <w:pStyle w:val="ListBullet"/>
      </w:pPr>
      <w:r w:rsidRPr="00FD591E">
        <w:t xml:space="preserve">Core delivery functionality to serve and play adverts on IP VOD STB </w:t>
      </w:r>
    </w:p>
    <w:p w:rsidR="008058D4" w:rsidRPr="00FD591E" w:rsidRDefault="008058D4" w:rsidP="00F628E7">
      <w:pPr>
        <w:pStyle w:val="ListBullet2"/>
      </w:pPr>
      <w:r w:rsidRPr="00FD591E">
        <w:t>Ingest advert (video and metadata) and publish on CDN</w:t>
      </w:r>
    </w:p>
    <w:p w:rsidR="008058D4" w:rsidRPr="00FD591E" w:rsidRDefault="008058D4" w:rsidP="00F628E7">
      <w:pPr>
        <w:pStyle w:val="ListBullet2"/>
      </w:pPr>
      <w:r w:rsidRPr="00FD591E">
        <w:t>Create and manage ad campaigns across all platforms</w:t>
      </w:r>
    </w:p>
    <w:p w:rsidR="008058D4" w:rsidRPr="00FD591E" w:rsidRDefault="008058D4" w:rsidP="0063407E">
      <w:pPr>
        <w:pStyle w:val="ListBullet2"/>
      </w:pPr>
      <w:r w:rsidRPr="00FD591E">
        <w:t>Dynamically insert adverts into VOD plays (pre-roll, mid-roll and post-roll)</w:t>
      </w:r>
    </w:p>
    <w:p w:rsidR="008058D4" w:rsidRPr="00FD591E" w:rsidRDefault="008058D4" w:rsidP="00F628E7">
      <w:pPr>
        <w:pStyle w:val="ListBullet"/>
      </w:pPr>
      <w:r w:rsidRPr="00FD591E">
        <w:t>Reporting functionality</w:t>
      </w:r>
    </w:p>
    <w:p w:rsidR="008058D4" w:rsidRPr="00FD591E" w:rsidRDefault="008058D4" w:rsidP="00F628E7">
      <w:pPr>
        <w:pStyle w:val="ListBullet2"/>
      </w:pPr>
      <w:r w:rsidRPr="00FD591E">
        <w:t>Client side reporting of ad impressions</w:t>
      </w:r>
      <w:r w:rsidR="0063407E">
        <w:t xml:space="preserve"> through SCTE 130 PSNs</w:t>
      </w:r>
    </w:p>
    <w:p w:rsidR="005C11EE" w:rsidRPr="005C11EE" w:rsidRDefault="008058D4" w:rsidP="005C11EE">
      <w:pPr>
        <w:pStyle w:val="ListBullet2"/>
        <w:rPr>
          <w:b/>
          <w:bCs/>
        </w:rPr>
      </w:pPr>
      <w:r w:rsidRPr="00FD591E">
        <w:t>FFWD Reporting</w:t>
      </w:r>
      <w:r>
        <w:t xml:space="preserve"> (for </w:t>
      </w:r>
      <w:proofErr w:type="spellStart"/>
      <w:r>
        <w:t>TIVo</w:t>
      </w:r>
      <w:proofErr w:type="spellEnd"/>
      <w:r>
        <w:t xml:space="preserve"> Only)</w:t>
      </w:r>
    </w:p>
    <w:p w:rsidR="005C11EE" w:rsidRPr="00FD591E" w:rsidRDefault="005C11EE" w:rsidP="005C11EE">
      <w:pPr>
        <w:pStyle w:val="ListBullet2"/>
      </w:pPr>
      <w:r w:rsidRPr="00FD591E">
        <w:t>Quartile reporting of ad plays</w:t>
      </w:r>
      <w:r>
        <w:t xml:space="preserve"> (from data supplied by SCTE 130 PSNs)</w:t>
      </w:r>
    </w:p>
    <w:p w:rsidR="005C11EE" w:rsidRPr="005C11EE" w:rsidRDefault="005C11EE" w:rsidP="005C11EE">
      <w:pPr>
        <w:pStyle w:val="ListBullet2"/>
        <w:rPr>
          <w:b/>
          <w:bCs/>
        </w:rPr>
      </w:pPr>
      <w:proofErr w:type="spellStart"/>
      <w:r w:rsidRPr="00FD591E">
        <w:t>Trickplay</w:t>
      </w:r>
      <w:proofErr w:type="spellEnd"/>
      <w:r w:rsidRPr="00FD591E">
        <w:t xml:space="preserve"> reporting</w:t>
      </w:r>
      <w:r>
        <w:t xml:space="preserve"> (from data supplied by SCTE 130 PSNs)</w:t>
      </w:r>
    </w:p>
    <w:p w:rsidR="008058D4" w:rsidRPr="00FD591E" w:rsidRDefault="008058D4" w:rsidP="00F628E7"/>
    <w:p w:rsidR="008058D4" w:rsidRDefault="008058D4" w:rsidP="008058D4">
      <w:pPr>
        <w:pStyle w:val="Heading3"/>
        <w:rPr>
          <w:lang w:val="en-US"/>
        </w:rPr>
      </w:pPr>
      <w:bookmarkStart w:id="169" w:name="_Toc421284851"/>
      <w:bookmarkStart w:id="170" w:name="_Toc490728939"/>
      <w:r>
        <w:rPr>
          <w:lang w:val="en-US"/>
        </w:rPr>
        <w:t>Day 2 Scope</w:t>
      </w:r>
      <w:bookmarkEnd w:id="169"/>
      <w:bookmarkEnd w:id="170"/>
    </w:p>
    <w:p w:rsidR="005C11EE" w:rsidRDefault="005C11EE" w:rsidP="005C11EE">
      <w:pPr>
        <w:pStyle w:val="ListBullet2"/>
        <w:ind w:left="357"/>
      </w:pPr>
      <w:r w:rsidRPr="00CF0CA0">
        <w:t>Integration into 3</w:t>
      </w:r>
      <w:r w:rsidRPr="00CF0CA0">
        <w:rPr>
          <w:vertAlign w:val="superscript"/>
        </w:rPr>
        <w:t>rd</w:t>
      </w:r>
      <w:r w:rsidRPr="00CF0CA0">
        <w:t xml:space="preserve"> Party Ad-servers</w:t>
      </w:r>
      <w:r w:rsidR="005B6C59">
        <w:t xml:space="preserve"> for decisioning data,</w:t>
      </w:r>
    </w:p>
    <w:p w:rsidR="005B6C59" w:rsidRDefault="005B6C59" w:rsidP="005C11EE">
      <w:pPr>
        <w:pStyle w:val="ListBullet2"/>
        <w:ind w:left="357"/>
      </w:pPr>
      <w:r>
        <w:t>Integration into 3</w:t>
      </w:r>
      <w:r w:rsidRPr="005B6C59">
        <w:rPr>
          <w:vertAlign w:val="superscript"/>
        </w:rPr>
        <w:t>rd</w:t>
      </w:r>
      <w:r>
        <w:t xml:space="preserve"> Party ad servers for ad tracking,</w:t>
      </w:r>
    </w:p>
    <w:p w:rsidR="005B6C59" w:rsidRPr="00FD591E" w:rsidRDefault="00293E65" w:rsidP="005C11EE">
      <w:pPr>
        <w:pStyle w:val="ListBullet2"/>
        <w:ind w:left="357"/>
      </w:pPr>
      <w:r>
        <w:t>Full support for mid-roll ads.</w:t>
      </w:r>
    </w:p>
    <w:p w:rsidR="008058D4" w:rsidRPr="00CF0CA0" w:rsidRDefault="008058D4" w:rsidP="008058D4">
      <w:pPr>
        <w:rPr>
          <w:rFonts w:cs="Calibri"/>
        </w:rPr>
      </w:pPr>
    </w:p>
    <w:p w:rsidR="008058D4" w:rsidRPr="00D60B0B" w:rsidRDefault="008058D4" w:rsidP="00D60B0B">
      <w:pPr>
        <w:pStyle w:val="Heading3"/>
      </w:pPr>
      <w:bookmarkStart w:id="171" w:name="_Toc345078280"/>
      <w:bookmarkStart w:id="172" w:name="_Toc411519323"/>
      <w:bookmarkStart w:id="173" w:name="_Toc421284852"/>
      <w:bookmarkStart w:id="174" w:name="_Toc490728940"/>
      <w:r w:rsidRPr="00D60B0B">
        <w:t>Out of Scope</w:t>
      </w:r>
      <w:bookmarkEnd w:id="171"/>
      <w:bookmarkEnd w:id="172"/>
      <w:bookmarkEnd w:id="173"/>
      <w:bookmarkEnd w:id="174"/>
    </w:p>
    <w:p w:rsidR="008058D4" w:rsidRPr="00CF0CA0" w:rsidRDefault="008058D4" w:rsidP="0063407E">
      <w:pPr>
        <w:pStyle w:val="ListBullet"/>
      </w:pPr>
      <w:r w:rsidRPr="00CF0CA0">
        <w:t>Advert replacement into NGTV QAM based STB Linear Services</w:t>
      </w:r>
    </w:p>
    <w:p w:rsidR="008058D4" w:rsidRPr="00CF0CA0" w:rsidRDefault="008058D4" w:rsidP="0063407E">
      <w:pPr>
        <w:pStyle w:val="ListBullet"/>
      </w:pPr>
      <w:r w:rsidRPr="00CF0CA0">
        <w:t>Advert replacement into VOD QAM based STB Services</w:t>
      </w:r>
    </w:p>
    <w:p w:rsidR="008058D4" w:rsidRPr="00CF0CA0" w:rsidRDefault="008058D4" w:rsidP="0063407E">
      <w:pPr>
        <w:pStyle w:val="ListBullet"/>
        <w:rPr>
          <w:rFonts w:cs="Arial"/>
        </w:rPr>
      </w:pPr>
      <w:r w:rsidRPr="00CF0CA0">
        <w:t>Mid Roll &amp; Post roll on VTVA Linear services</w:t>
      </w:r>
    </w:p>
    <w:p w:rsidR="008058D4" w:rsidRPr="002C7A85" w:rsidRDefault="008058D4" w:rsidP="0063407E">
      <w:pPr>
        <w:pStyle w:val="ListBullet"/>
        <w:rPr>
          <w:rFonts w:cs="Arial"/>
        </w:rPr>
      </w:pPr>
      <w:r>
        <w:t>Blackout Insertion</w:t>
      </w:r>
    </w:p>
    <w:p w:rsidR="004B107F" w:rsidRPr="00EB6533" w:rsidRDefault="004B107F" w:rsidP="0063407E">
      <w:pPr>
        <w:pStyle w:val="ListBullet"/>
        <w:rPr>
          <w:rFonts w:cs="Arial"/>
        </w:rPr>
      </w:pPr>
      <w:r>
        <w:t>Client side advert insertion</w:t>
      </w:r>
    </w:p>
    <w:p w:rsidR="00EB6533" w:rsidRPr="003F3914" w:rsidRDefault="00EB6533" w:rsidP="0063407E">
      <w:pPr>
        <w:pStyle w:val="ListBullet"/>
        <w:rPr>
          <w:rFonts w:cs="Arial"/>
        </w:rPr>
      </w:pPr>
      <w:r>
        <w:t>3</w:t>
      </w:r>
      <w:r w:rsidRPr="0026456A">
        <w:rPr>
          <w:vertAlign w:val="superscript"/>
        </w:rPr>
        <w:t>rd</w:t>
      </w:r>
      <w:r>
        <w:t xml:space="preserve"> party VAST wrappers – i.e. using an ADS that is not </w:t>
      </w:r>
      <w:proofErr w:type="spellStart"/>
      <w:r>
        <w:t>blackarrow</w:t>
      </w:r>
      <w:proofErr w:type="spellEnd"/>
    </w:p>
    <w:p w:rsidR="003F3914" w:rsidRDefault="003F3914" w:rsidP="003F3914">
      <w:pPr>
        <w:pStyle w:val="ListBullet"/>
        <w:numPr>
          <w:ilvl w:val="0"/>
          <w:numId w:val="0"/>
        </w:numPr>
        <w:ind w:left="357" w:hanging="357"/>
      </w:pPr>
    </w:p>
    <w:p w:rsidR="00D91518" w:rsidRDefault="00D91518" w:rsidP="00D91518">
      <w:pPr>
        <w:pStyle w:val="Heading3"/>
      </w:pPr>
      <w:bookmarkStart w:id="175" w:name="_Toc490728941"/>
      <w:r>
        <w:t>Additional CRs</w:t>
      </w:r>
      <w:bookmarkEnd w:id="175"/>
    </w:p>
    <w:p w:rsidR="00D91518" w:rsidRDefault="00D91518" w:rsidP="00D91518">
      <w:r>
        <w:t>Note that the scope of works represented by this project also includes changes to existing functionality described by a number of change requests. These are listed below –</w:t>
      </w:r>
    </w:p>
    <w:p w:rsidR="00D91518" w:rsidRDefault="00D91518" w:rsidP="00D91518"/>
    <w:tbl>
      <w:tblPr>
        <w:tblStyle w:val="VM-Shaded"/>
        <w:tblW w:w="0" w:type="auto"/>
        <w:tblCellMar>
          <w:top w:w="85" w:type="dxa"/>
          <w:bottom w:w="85" w:type="dxa"/>
        </w:tblCellMar>
        <w:tblLook w:val="04A0" w:firstRow="1" w:lastRow="0" w:firstColumn="1" w:lastColumn="0" w:noHBand="0" w:noVBand="1"/>
      </w:tblPr>
      <w:tblGrid>
        <w:gridCol w:w="1645"/>
        <w:gridCol w:w="7823"/>
      </w:tblGrid>
      <w:tr w:rsidR="00D91518" w:rsidTr="002C5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Mar>
              <w:top w:w="28" w:type="dxa"/>
              <w:bottom w:w="28" w:type="dxa"/>
            </w:tcMar>
          </w:tcPr>
          <w:p w:rsidR="00D91518" w:rsidRDefault="00D91518" w:rsidP="00D91518">
            <w:r>
              <w:t>CR</w:t>
            </w:r>
          </w:p>
        </w:tc>
        <w:tc>
          <w:tcPr>
            <w:tcW w:w="7823" w:type="dxa"/>
            <w:tcMar>
              <w:top w:w="28" w:type="dxa"/>
              <w:bottom w:w="28" w:type="dxa"/>
            </w:tcMar>
          </w:tcPr>
          <w:p w:rsidR="00D91518" w:rsidRDefault="00D91518" w:rsidP="00D91518">
            <w:pPr>
              <w:cnfStyle w:val="100000000000" w:firstRow="1" w:lastRow="0" w:firstColumn="0" w:lastColumn="0" w:oddVBand="0" w:evenVBand="0" w:oddHBand="0" w:evenHBand="0" w:firstRowFirstColumn="0" w:firstRowLastColumn="0" w:lastRowFirstColumn="0" w:lastRowLastColumn="0"/>
            </w:pPr>
            <w:r>
              <w:t>Brief Description</w:t>
            </w:r>
          </w:p>
        </w:tc>
      </w:tr>
      <w:tr w:rsidR="00D91518" w:rsidTr="002C5764">
        <w:tc>
          <w:tcPr>
            <w:cnfStyle w:val="001000000000" w:firstRow="0" w:lastRow="0" w:firstColumn="1" w:lastColumn="0" w:oddVBand="0" w:evenVBand="0" w:oddHBand="0" w:evenHBand="0" w:firstRowFirstColumn="0" w:firstRowLastColumn="0" w:lastRowFirstColumn="0" w:lastRowLastColumn="0"/>
            <w:tcW w:w="1645" w:type="dxa"/>
          </w:tcPr>
          <w:p w:rsidR="00D91518" w:rsidRDefault="002C5764" w:rsidP="00D91518">
            <w:r>
              <w:t>CR031</w:t>
            </w:r>
          </w:p>
        </w:tc>
        <w:tc>
          <w:tcPr>
            <w:tcW w:w="7823" w:type="dxa"/>
          </w:tcPr>
          <w:p w:rsidR="002C5764" w:rsidRDefault="002C5764" w:rsidP="002C5764">
            <w:pPr>
              <w:cnfStyle w:val="000000000000" w:firstRow="0" w:lastRow="0" w:firstColumn="0" w:lastColumn="0" w:oddVBand="0" w:evenVBand="0" w:oddHBand="0" w:evenHBand="0" w:firstRowFirstColumn="0" w:firstRowLastColumn="0" w:lastRowFirstColumn="0" w:lastRowLastColumn="0"/>
            </w:pPr>
            <w:r>
              <w:t>All existing filters to incorporate ‘And’ and ‘Or’ parameter:</w:t>
            </w:r>
          </w:p>
          <w:p w:rsidR="002C5764" w:rsidRDefault="002C5764" w:rsidP="002C5764">
            <w:pPr>
              <w:cnfStyle w:val="000000000000" w:firstRow="0" w:lastRow="0" w:firstColumn="0" w:lastColumn="0" w:oddVBand="0" w:evenVBand="0" w:oddHBand="0" w:evenHBand="0" w:firstRowFirstColumn="0" w:firstRowLastColumn="0" w:lastRowFirstColumn="0" w:lastRowLastColumn="0"/>
            </w:pPr>
            <w:r>
              <w:t>•</w:t>
            </w:r>
            <w:r>
              <w:tab/>
              <w:t>And – e.g. genre contains ‘Comedy AND Drama’</w:t>
            </w:r>
          </w:p>
          <w:p w:rsidR="00D91518" w:rsidRDefault="002C5764" w:rsidP="002C5764">
            <w:pPr>
              <w:cnfStyle w:val="000000000000" w:firstRow="0" w:lastRow="0" w:firstColumn="0" w:lastColumn="0" w:oddVBand="0" w:evenVBand="0" w:oddHBand="0" w:evenHBand="0" w:firstRowFirstColumn="0" w:firstRowLastColumn="0" w:lastRowFirstColumn="0" w:lastRowLastColumn="0"/>
            </w:pPr>
            <w:r>
              <w:t>•</w:t>
            </w:r>
            <w:r>
              <w:tab/>
              <w:t>Or – e.g. genre contains ‘Comedy OR Drama’</w:t>
            </w:r>
          </w:p>
        </w:tc>
      </w:tr>
      <w:tr w:rsidR="00D91518" w:rsidTr="002C5764">
        <w:tc>
          <w:tcPr>
            <w:cnfStyle w:val="001000000000" w:firstRow="0" w:lastRow="0" w:firstColumn="1" w:lastColumn="0" w:oddVBand="0" w:evenVBand="0" w:oddHBand="0" w:evenHBand="0" w:firstRowFirstColumn="0" w:firstRowLastColumn="0" w:lastRowFirstColumn="0" w:lastRowLastColumn="0"/>
            <w:tcW w:w="1645" w:type="dxa"/>
          </w:tcPr>
          <w:p w:rsidR="00D91518" w:rsidRDefault="002C5764" w:rsidP="00D91518">
            <w:r>
              <w:t>CR045</w:t>
            </w:r>
          </w:p>
        </w:tc>
        <w:tc>
          <w:tcPr>
            <w:tcW w:w="7823" w:type="dxa"/>
          </w:tcPr>
          <w:p w:rsidR="00D91518" w:rsidRDefault="002C5764" w:rsidP="00D91518">
            <w:pPr>
              <w:cnfStyle w:val="000000000000" w:firstRow="0" w:lastRow="0" w:firstColumn="0" w:lastColumn="0" w:oddVBand="0" w:evenVBand="0" w:oddHBand="0" w:evenHBand="0" w:firstRowFirstColumn="0" w:firstRowLastColumn="0" w:lastRowFirstColumn="0" w:lastRowLastColumn="0"/>
            </w:pPr>
            <w:r w:rsidRPr="002C5764">
              <w:t xml:space="preserve">Ability to Exclude node filters, rather than just include. Currently the solution enables the inclusion of </w:t>
            </w:r>
            <w:proofErr w:type="gramStart"/>
            <w:r w:rsidRPr="002C5764">
              <w:t>genres,</w:t>
            </w:r>
            <w:proofErr w:type="gramEnd"/>
            <w:r w:rsidRPr="002C5764">
              <w:t xml:space="preserve"> this CR is a request for the solution to enable the exclusion of genres, e.g. “NOT Genre”. The users require the ability to apply this to any node filter.</w:t>
            </w:r>
          </w:p>
        </w:tc>
      </w:tr>
      <w:tr w:rsidR="002C5764" w:rsidTr="002C5764">
        <w:tc>
          <w:tcPr>
            <w:cnfStyle w:val="001000000000" w:firstRow="0" w:lastRow="0" w:firstColumn="1" w:lastColumn="0" w:oddVBand="0" w:evenVBand="0" w:oddHBand="0" w:evenHBand="0" w:firstRowFirstColumn="0" w:firstRowLastColumn="0" w:lastRowFirstColumn="0" w:lastRowLastColumn="0"/>
            <w:tcW w:w="1645" w:type="dxa"/>
          </w:tcPr>
          <w:p w:rsidR="002C5764" w:rsidRDefault="002C5764" w:rsidP="00D91518">
            <w:r>
              <w:t>CR049</w:t>
            </w:r>
          </w:p>
        </w:tc>
        <w:tc>
          <w:tcPr>
            <w:tcW w:w="7823" w:type="dxa"/>
          </w:tcPr>
          <w:p w:rsidR="002C5764" w:rsidRPr="002C5764" w:rsidRDefault="002C5764" w:rsidP="00D91518">
            <w:pPr>
              <w:cnfStyle w:val="000000000000" w:firstRow="0" w:lastRow="0" w:firstColumn="0" w:lastColumn="0" w:oddVBand="0" w:evenVBand="0" w:oddHBand="0" w:evenHBand="0" w:firstRowFirstColumn="0" w:firstRowLastColumn="0" w:lastRowFirstColumn="0" w:lastRowLastColumn="0"/>
            </w:pPr>
            <w:r w:rsidRPr="002C5764">
              <w:t>VM require a fail-safe to prevent TVOD Adult content from ever appearing outside of the Adult area of the catalogue:  On Demand &gt; More &gt; Adult</w:t>
            </w:r>
          </w:p>
        </w:tc>
      </w:tr>
      <w:tr w:rsidR="002C5764" w:rsidTr="002C5764">
        <w:tc>
          <w:tcPr>
            <w:cnfStyle w:val="001000000000" w:firstRow="0" w:lastRow="0" w:firstColumn="1" w:lastColumn="0" w:oddVBand="0" w:evenVBand="0" w:oddHBand="0" w:evenHBand="0" w:firstRowFirstColumn="0" w:firstRowLastColumn="0" w:lastRowFirstColumn="0" w:lastRowLastColumn="0"/>
            <w:tcW w:w="1645" w:type="dxa"/>
          </w:tcPr>
          <w:p w:rsidR="002C5764" w:rsidRDefault="002C5764" w:rsidP="00D91518">
            <w:r>
              <w:t>CR055</w:t>
            </w:r>
          </w:p>
        </w:tc>
        <w:tc>
          <w:tcPr>
            <w:tcW w:w="7823" w:type="dxa"/>
          </w:tcPr>
          <w:p w:rsidR="002C5764" w:rsidRDefault="002C5764" w:rsidP="002C5764">
            <w:pPr>
              <w:cnfStyle w:val="000000000000" w:firstRow="0" w:lastRow="0" w:firstColumn="0" w:lastColumn="0" w:oddVBand="0" w:evenVBand="0" w:oddHBand="0" w:evenHBand="0" w:firstRowFirstColumn="0" w:firstRowLastColumn="0" w:lastRowFirstColumn="0" w:lastRowLastColumn="0"/>
            </w:pPr>
            <w:r>
              <w:t>The upload capacity from Adrenalin to Akamai is limited by single threaded property of CDS. This restricts the rate IPVOD assets can be made available below that required by Product Team. This is particularly important for DASH assets which consist of many thousands of short files.</w:t>
            </w:r>
          </w:p>
          <w:p w:rsidR="002C5764" w:rsidRDefault="002C5764" w:rsidP="002C5764">
            <w:pPr>
              <w:cnfStyle w:val="000000000000" w:firstRow="0" w:lastRow="0" w:firstColumn="0" w:lastColumn="0" w:oddVBand="0" w:evenVBand="0" w:oddHBand="0" w:evenHBand="0" w:firstRowFirstColumn="0" w:firstRowLastColumn="0" w:lastRowFirstColumn="0" w:lastRowLastColumn="0"/>
            </w:pPr>
          </w:p>
          <w:p w:rsidR="002C5764" w:rsidRPr="002C5764" w:rsidRDefault="002C5764" w:rsidP="002C5764">
            <w:pPr>
              <w:cnfStyle w:val="000000000000" w:firstRow="0" w:lastRow="0" w:firstColumn="0" w:lastColumn="0" w:oddVBand="0" w:evenVBand="0" w:oddHBand="0" w:evenHBand="0" w:firstRowFirstColumn="0" w:firstRowLastColumn="0" w:lastRowFirstColumn="0" w:lastRowLastColumn="0"/>
            </w:pPr>
            <w:proofErr w:type="spellStart"/>
            <w:r>
              <w:t>Seachange</w:t>
            </w:r>
            <w:proofErr w:type="spellEnd"/>
            <w:r>
              <w:t xml:space="preserve"> to make CDS multi-threaded supporting and supports multiple connections to CDN (</w:t>
            </w:r>
            <w:proofErr w:type="spellStart"/>
            <w:r>
              <w:t>e.g</w:t>
            </w:r>
            <w:proofErr w:type="spellEnd"/>
            <w:r>
              <w:t xml:space="preserve"> Akamai).  The concurrency and number of connections should be configurable.</w:t>
            </w:r>
          </w:p>
        </w:tc>
      </w:tr>
      <w:tr w:rsidR="002C5764" w:rsidTr="002C5764">
        <w:tc>
          <w:tcPr>
            <w:cnfStyle w:val="001000000000" w:firstRow="0" w:lastRow="0" w:firstColumn="1" w:lastColumn="0" w:oddVBand="0" w:evenVBand="0" w:oddHBand="0" w:evenHBand="0" w:firstRowFirstColumn="0" w:firstRowLastColumn="0" w:lastRowFirstColumn="0" w:lastRowLastColumn="0"/>
            <w:tcW w:w="1645" w:type="dxa"/>
          </w:tcPr>
          <w:p w:rsidR="002C5764" w:rsidRDefault="002C5764" w:rsidP="00D91518">
            <w:r>
              <w:t>CR059</w:t>
            </w:r>
          </w:p>
        </w:tc>
        <w:tc>
          <w:tcPr>
            <w:tcW w:w="7823" w:type="dxa"/>
          </w:tcPr>
          <w:p w:rsidR="002C5764" w:rsidRDefault="002C5764" w:rsidP="002C5764">
            <w:pPr>
              <w:cnfStyle w:val="000000000000" w:firstRow="0" w:lastRow="0" w:firstColumn="0" w:lastColumn="0" w:oddVBand="0" w:evenVBand="0" w:oddHBand="0" w:evenHBand="0" w:firstRowFirstColumn="0" w:firstRowLastColumn="0" w:lastRowFirstColumn="0" w:lastRowLastColumn="0"/>
            </w:pPr>
            <w:r w:rsidRPr="002C5764">
              <w:t>VM require 4 additional ADI fields to be passed in to the 4e usage data and 2b product data</w:t>
            </w:r>
          </w:p>
        </w:tc>
      </w:tr>
    </w:tbl>
    <w:p w:rsidR="00D91518" w:rsidRDefault="00D91518" w:rsidP="00D91518"/>
    <w:p w:rsidR="003F3914" w:rsidRDefault="003F3914" w:rsidP="003F3914">
      <w:pPr>
        <w:pStyle w:val="Heading1"/>
      </w:pPr>
      <w:bookmarkStart w:id="176" w:name="_Toc490728942"/>
      <w:r>
        <w:t>Raid Log</w:t>
      </w:r>
      <w:bookmarkEnd w:id="176"/>
    </w:p>
    <w:p w:rsidR="00E92675" w:rsidRPr="00230FB0" w:rsidRDefault="00E92675" w:rsidP="003C7BB3">
      <w:pPr>
        <w:pStyle w:val="Heading2"/>
      </w:pPr>
      <w:bookmarkStart w:id="177" w:name="_Toc478455125"/>
      <w:bookmarkStart w:id="178" w:name="_Toc480883740"/>
      <w:bookmarkStart w:id="179" w:name="_Toc226431410"/>
      <w:bookmarkStart w:id="180" w:name="_Toc252550921"/>
      <w:bookmarkStart w:id="181" w:name="_Toc252551531"/>
      <w:bookmarkStart w:id="182" w:name="_Toc253565044"/>
      <w:bookmarkStart w:id="183" w:name="_Toc272850042"/>
      <w:bookmarkStart w:id="184" w:name="_Toc490728943"/>
      <w:bookmarkEnd w:id="177"/>
      <w:bookmarkEnd w:id="178"/>
      <w:r w:rsidRPr="00230FB0">
        <w:t>Risks</w:t>
      </w:r>
      <w:bookmarkEnd w:id="179"/>
      <w:bookmarkEnd w:id="180"/>
      <w:bookmarkEnd w:id="181"/>
      <w:bookmarkEnd w:id="182"/>
      <w:bookmarkEnd w:id="183"/>
      <w:bookmarkEnd w:id="184"/>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384"/>
        <w:gridCol w:w="2835"/>
        <w:gridCol w:w="1276"/>
        <w:gridCol w:w="1134"/>
        <w:gridCol w:w="2885"/>
      </w:tblGrid>
      <w:tr w:rsidR="00E92675" w:rsidRPr="00230FB0" w:rsidTr="001A6BC1">
        <w:trPr>
          <w:tblHeader/>
        </w:trPr>
        <w:tc>
          <w:tcPr>
            <w:tcW w:w="1384"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Risk ID</w:t>
            </w:r>
          </w:p>
        </w:tc>
        <w:tc>
          <w:tcPr>
            <w:tcW w:w="2835"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Description</w:t>
            </w:r>
          </w:p>
        </w:tc>
        <w:tc>
          <w:tcPr>
            <w:tcW w:w="1276"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Probability</w:t>
            </w:r>
          </w:p>
          <w:p w:rsidR="00E92675" w:rsidRPr="001A6BC1" w:rsidRDefault="00E92675" w:rsidP="003470D6">
            <w:pPr>
              <w:rPr>
                <w:b/>
                <w:color w:val="FFFFFF"/>
              </w:rPr>
            </w:pPr>
            <w:r w:rsidRPr="001A6BC1">
              <w:rPr>
                <w:b/>
                <w:color w:val="FFFFFF"/>
              </w:rPr>
              <w:t>H / M / L</w:t>
            </w:r>
          </w:p>
        </w:tc>
        <w:tc>
          <w:tcPr>
            <w:tcW w:w="1134"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Impact</w:t>
            </w:r>
          </w:p>
          <w:p w:rsidR="00E92675" w:rsidRPr="001A6BC1" w:rsidRDefault="00E92675" w:rsidP="003470D6">
            <w:pPr>
              <w:rPr>
                <w:b/>
                <w:color w:val="FFFFFF"/>
              </w:rPr>
            </w:pPr>
            <w:r w:rsidRPr="001A6BC1">
              <w:rPr>
                <w:b/>
                <w:color w:val="FFFFFF"/>
              </w:rPr>
              <w:t>H / M / L</w:t>
            </w:r>
          </w:p>
        </w:tc>
        <w:tc>
          <w:tcPr>
            <w:tcW w:w="2885"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Mitigating Actions</w:t>
            </w:r>
          </w:p>
        </w:tc>
      </w:tr>
      <w:tr w:rsidR="008058D4" w:rsidRPr="00230FB0" w:rsidTr="001A6BC1">
        <w:tc>
          <w:tcPr>
            <w:tcW w:w="1384" w:type="dxa"/>
            <w:shd w:val="clear" w:color="auto" w:fill="F3F3F3"/>
          </w:tcPr>
          <w:p w:rsidR="008058D4" w:rsidRPr="008A11DB" w:rsidRDefault="008058D4" w:rsidP="001A6BC1">
            <w:pPr>
              <w:jc w:val="right"/>
              <w:rPr>
                <w:b/>
              </w:rPr>
            </w:pPr>
            <w:r w:rsidRPr="008A11DB">
              <w:rPr>
                <w:rFonts w:cs="Calibri"/>
              </w:rPr>
              <w:t>R1</w:t>
            </w:r>
          </w:p>
        </w:tc>
        <w:tc>
          <w:tcPr>
            <w:tcW w:w="2835" w:type="dxa"/>
          </w:tcPr>
          <w:p w:rsidR="008058D4" w:rsidRPr="008A11DB" w:rsidRDefault="008058D4" w:rsidP="00A5020C">
            <w:r w:rsidRPr="008A11DB">
              <w:rPr>
                <w:rFonts w:cs="Calibri"/>
              </w:rPr>
              <w:t>MPEG DASH clients not being able to handle multiple periods in MPD</w:t>
            </w:r>
          </w:p>
        </w:tc>
        <w:tc>
          <w:tcPr>
            <w:tcW w:w="1276" w:type="dxa"/>
          </w:tcPr>
          <w:p w:rsidR="008058D4" w:rsidRPr="008A11DB" w:rsidRDefault="008058D4" w:rsidP="002B1AB4">
            <w:r w:rsidRPr="008A11DB">
              <w:rPr>
                <w:rFonts w:cs="Calibri"/>
              </w:rPr>
              <w:t>L</w:t>
            </w:r>
          </w:p>
        </w:tc>
        <w:tc>
          <w:tcPr>
            <w:tcW w:w="1134" w:type="dxa"/>
          </w:tcPr>
          <w:p w:rsidR="008058D4" w:rsidRPr="008A11DB" w:rsidRDefault="008058D4" w:rsidP="002B1AB4">
            <w:r w:rsidRPr="008A11DB">
              <w:rPr>
                <w:rFonts w:cs="Calibri"/>
              </w:rPr>
              <w:t>H</w:t>
            </w:r>
          </w:p>
        </w:tc>
        <w:tc>
          <w:tcPr>
            <w:tcW w:w="2885" w:type="dxa"/>
          </w:tcPr>
          <w:p w:rsidR="008058D4" w:rsidRPr="008A11DB" w:rsidRDefault="001D47C2" w:rsidP="002B1AB4">
            <w:r>
              <w:rPr>
                <w:rFonts w:cs="Calibri"/>
              </w:rPr>
              <w:t>Change control into TiVo to ensure all clients can deliver multi period support for DASH delivery</w:t>
            </w:r>
          </w:p>
        </w:tc>
      </w:tr>
      <w:tr w:rsidR="008058D4" w:rsidRPr="00230FB0" w:rsidTr="00BB053D">
        <w:tc>
          <w:tcPr>
            <w:tcW w:w="1384" w:type="dxa"/>
            <w:shd w:val="clear" w:color="auto" w:fill="F3F3F3"/>
          </w:tcPr>
          <w:p w:rsidR="008058D4" w:rsidRPr="008A11DB" w:rsidRDefault="008058D4" w:rsidP="00BB053D">
            <w:pPr>
              <w:jc w:val="right"/>
              <w:rPr>
                <w:b/>
              </w:rPr>
            </w:pPr>
            <w:r w:rsidRPr="008A11DB">
              <w:rPr>
                <w:rFonts w:cs="Calibri"/>
              </w:rPr>
              <w:t>R2</w:t>
            </w:r>
          </w:p>
        </w:tc>
        <w:tc>
          <w:tcPr>
            <w:tcW w:w="2835" w:type="dxa"/>
          </w:tcPr>
          <w:p w:rsidR="008058D4" w:rsidRPr="008A11DB" w:rsidRDefault="008058D4">
            <w:r w:rsidRPr="008A11DB">
              <w:rPr>
                <w:rFonts w:cs="Calibri"/>
              </w:rPr>
              <w:t>SCTE</w:t>
            </w:r>
            <w:r w:rsidR="0069181A">
              <w:rPr>
                <w:rFonts w:cs="Calibri"/>
              </w:rPr>
              <w:t xml:space="preserve"> </w:t>
            </w:r>
            <w:r w:rsidRPr="008A11DB">
              <w:rPr>
                <w:rFonts w:cs="Calibri"/>
              </w:rPr>
              <w:t>35 markers in content</w:t>
            </w:r>
          </w:p>
        </w:tc>
        <w:tc>
          <w:tcPr>
            <w:tcW w:w="1276" w:type="dxa"/>
          </w:tcPr>
          <w:p w:rsidR="008058D4" w:rsidRPr="008A11DB" w:rsidRDefault="008058D4">
            <w:r w:rsidRPr="008A11DB">
              <w:rPr>
                <w:rFonts w:cs="Calibri"/>
              </w:rPr>
              <w:t>M</w:t>
            </w:r>
          </w:p>
        </w:tc>
        <w:tc>
          <w:tcPr>
            <w:tcW w:w="1134" w:type="dxa"/>
          </w:tcPr>
          <w:p w:rsidR="008058D4" w:rsidRPr="008A11DB" w:rsidRDefault="008058D4">
            <w:r w:rsidRPr="008A11DB">
              <w:rPr>
                <w:rFonts w:cs="Calibri"/>
              </w:rPr>
              <w:t>L</w:t>
            </w:r>
          </w:p>
        </w:tc>
        <w:tc>
          <w:tcPr>
            <w:tcW w:w="2885" w:type="dxa"/>
          </w:tcPr>
          <w:p w:rsidR="008058D4" w:rsidRPr="008A11DB" w:rsidRDefault="008058D4">
            <w:r w:rsidRPr="008A11DB">
              <w:rPr>
                <w:rFonts w:cs="Calibri"/>
              </w:rPr>
              <w:t>Working with CPs</w:t>
            </w:r>
          </w:p>
        </w:tc>
      </w:tr>
      <w:tr w:rsidR="008058D4" w:rsidRPr="00230FB0" w:rsidTr="0096659C">
        <w:tc>
          <w:tcPr>
            <w:tcW w:w="1384" w:type="dxa"/>
            <w:shd w:val="clear" w:color="auto" w:fill="F3F3F3"/>
          </w:tcPr>
          <w:p w:rsidR="008058D4" w:rsidRPr="008A11DB" w:rsidRDefault="008058D4" w:rsidP="0096659C">
            <w:pPr>
              <w:jc w:val="right"/>
              <w:rPr>
                <w:b/>
              </w:rPr>
            </w:pPr>
            <w:r w:rsidRPr="008A11DB">
              <w:rPr>
                <w:rFonts w:cs="Calibri"/>
              </w:rPr>
              <w:t>R3</w:t>
            </w:r>
          </w:p>
        </w:tc>
        <w:tc>
          <w:tcPr>
            <w:tcW w:w="2835" w:type="dxa"/>
          </w:tcPr>
          <w:p w:rsidR="008058D4" w:rsidRPr="008A11DB" w:rsidRDefault="008058D4" w:rsidP="00FB41C1">
            <w:r w:rsidRPr="008A11DB">
              <w:rPr>
                <w:rFonts w:cs="Calibri"/>
              </w:rPr>
              <w:t>No true model of scale of adverts to be served</w:t>
            </w:r>
          </w:p>
        </w:tc>
        <w:tc>
          <w:tcPr>
            <w:tcW w:w="1276" w:type="dxa"/>
          </w:tcPr>
          <w:p w:rsidR="008058D4" w:rsidRPr="008A11DB" w:rsidRDefault="008058D4" w:rsidP="00FB41C1">
            <w:r w:rsidRPr="008A11DB">
              <w:rPr>
                <w:rFonts w:cs="Calibri"/>
              </w:rPr>
              <w:t>M</w:t>
            </w:r>
          </w:p>
        </w:tc>
        <w:tc>
          <w:tcPr>
            <w:tcW w:w="1134" w:type="dxa"/>
          </w:tcPr>
          <w:p w:rsidR="008058D4" w:rsidRPr="008A11DB" w:rsidRDefault="008058D4" w:rsidP="00FB41C1">
            <w:r w:rsidRPr="008A11DB">
              <w:rPr>
                <w:rFonts w:cs="Calibri"/>
              </w:rPr>
              <w:t>M</w:t>
            </w:r>
          </w:p>
        </w:tc>
        <w:tc>
          <w:tcPr>
            <w:tcW w:w="2885" w:type="dxa"/>
          </w:tcPr>
          <w:p w:rsidR="008058D4" w:rsidRPr="008A11DB" w:rsidRDefault="008058D4">
            <w:r w:rsidRPr="008A11DB">
              <w:rPr>
                <w:rFonts w:cs="Calibri"/>
              </w:rPr>
              <w:t>System scaled to a high level</w:t>
            </w:r>
          </w:p>
        </w:tc>
      </w:tr>
      <w:tr w:rsidR="008058D4" w:rsidRPr="00230FB0" w:rsidTr="001A6BC1">
        <w:tc>
          <w:tcPr>
            <w:tcW w:w="1384" w:type="dxa"/>
            <w:shd w:val="clear" w:color="auto" w:fill="F3F3F3"/>
          </w:tcPr>
          <w:p w:rsidR="008058D4" w:rsidRPr="008A11DB" w:rsidRDefault="008058D4" w:rsidP="001A6BC1">
            <w:pPr>
              <w:jc w:val="right"/>
              <w:rPr>
                <w:b/>
              </w:rPr>
            </w:pPr>
            <w:r w:rsidRPr="008A11DB">
              <w:rPr>
                <w:rFonts w:cs="Calibri"/>
              </w:rPr>
              <w:t>R4</w:t>
            </w:r>
          </w:p>
        </w:tc>
        <w:tc>
          <w:tcPr>
            <w:tcW w:w="2835" w:type="dxa"/>
          </w:tcPr>
          <w:p w:rsidR="008058D4" w:rsidRPr="008A11DB" w:rsidRDefault="008058D4" w:rsidP="009C1480">
            <w:r w:rsidRPr="008A11DB">
              <w:rPr>
                <w:rFonts w:cs="Calibri"/>
              </w:rPr>
              <w:t>Client reporting required dev work on clients</w:t>
            </w:r>
          </w:p>
        </w:tc>
        <w:tc>
          <w:tcPr>
            <w:tcW w:w="1276" w:type="dxa"/>
          </w:tcPr>
          <w:p w:rsidR="008058D4" w:rsidRPr="008A11DB" w:rsidRDefault="008058D4" w:rsidP="002B1AB4">
            <w:r w:rsidRPr="008A11DB">
              <w:rPr>
                <w:rFonts w:cs="Calibri"/>
              </w:rPr>
              <w:t>H</w:t>
            </w:r>
          </w:p>
        </w:tc>
        <w:tc>
          <w:tcPr>
            <w:tcW w:w="1134" w:type="dxa"/>
          </w:tcPr>
          <w:p w:rsidR="008058D4" w:rsidRPr="008A11DB" w:rsidRDefault="008058D4" w:rsidP="002B1AB4">
            <w:r w:rsidRPr="008A11DB">
              <w:rPr>
                <w:rFonts w:cs="Calibri"/>
              </w:rPr>
              <w:t>L</w:t>
            </w:r>
          </w:p>
        </w:tc>
        <w:tc>
          <w:tcPr>
            <w:tcW w:w="2885" w:type="dxa"/>
          </w:tcPr>
          <w:p w:rsidR="008058D4" w:rsidRPr="008A11DB" w:rsidRDefault="001D47C2" w:rsidP="002B1AB4">
            <w:r>
              <w:rPr>
                <w:rFonts w:cs="Calibri"/>
              </w:rPr>
              <w:t xml:space="preserve">Phase1 CRs raised to make the correct changes, </w:t>
            </w:r>
            <w:r w:rsidR="008058D4" w:rsidRPr="008A11DB">
              <w:rPr>
                <w:rFonts w:cs="Calibri"/>
              </w:rPr>
              <w:t xml:space="preserve">Phase 2 client </w:t>
            </w:r>
            <w:r>
              <w:rPr>
                <w:rFonts w:cs="Calibri"/>
              </w:rPr>
              <w:t xml:space="preserve">functionality will be delivered later in another </w:t>
            </w:r>
            <w:r w:rsidR="008058D4" w:rsidRPr="008A11DB">
              <w:rPr>
                <w:rFonts w:cs="Calibri"/>
              </w:rPr>
              <w:t xml:space="preserve">work </w:t>
            </w:r>
            <w:r>
              <w:rPr>
                <w:rFonts w:cs="Calibri"/>
              </w:rPr>
              <w:t>stream</w:t>
            </w:r>
          </w:p>
        </w:tc>
      </w:tr>
      <w:tr w:rsidR="008058D4" w:rsidRPr="00230FB0" w:rsidTr="001A6BC1">
        <w:tc>
          <w:tcPr>
            <w:tcW w:w="1384" w:type="dxa"/>
            <w:shd w:val="clear" w:color="auto" w:fill="F3F3F3"/>
          </w:tcPr>
          <w:p w:rsidR="008058D4" w:rsidRPr="001D47C2" w:rsidRDefault="001D47C2" w:rsidP="001A6BC1">
            <w:pPr>
              <w:jc w:val="right"/>
              <w:rPr>
                <w:b/>
              </w:rPr>
            </w:pPr>
            <w:r>
              <w:rPr>
                <w:b/>
              </w:rPr>
              <w:t>R5</w:t>
            </w:r>
          </w:p>
        </w:tc>
        <w:tc>
          <w:tcPr>
            <w:tcW w:w="2835" w:type="dxa"/>
          </w:tcPr>
          <w:p w:rsidR="008058D4" w:rsidRPr="001D47C2" w:rsidRDefault="001D47C2" w:rsidP="009C1480">
            <w:r>
              <w:t>SCTE35 marker detection within WFS</w:t>
            </w:r>
          </w:p>
        </w:tc>
        <w:tc>
          <w:tcPr>
            <w:tcW w:w="1276" w:type="dxa"/>
          </w:tcPr>
          <w:p w:rsidR="008058D4" w:rsidRPr="001D47C2" w:rsidRDefault="001D47C2" w:rsidP="002B1AB4">
            <w:r>
              <w:t>H</w:t>
            </w:r>
          </w:p>
        </w:tc>
        <w:tc>
          <w:tcPr>
            <w:tcW w:w="1134" w:type="dxa"/>
          </w:tcPr>
          <w:p w:rsidR="008058D4" w:rsidRPr="001D47C2" w:rsidRDefault="001D47C2" w:rsidP="002B1AB4">
            <w:r>
              <w:t>H</w:t>
            </w:r>
          </w:p>
        </w:tc>
        <w:tc>
          <w:tcPr>
            <w:tcW w:w="2885" w:type="dxa"/>
          </w:tcPr>
          <w:p w:rsidR="008058D4" w:rsidRPr="001D47C2" w:rsidRDefault="003F3914" w:rsidP="002B1AB4">
            <w:r>
              <w:t>Now using Ericsson VSPP as the packager.</w:t>
            </w:r>
          </w:p>
        </w:tc>
      </w:tr>
      <w:tr w:rsidR="008058D4" w:rsidRPr="00230FB0" w:rsidTr="001A6BC1">
        <w:tc>
          <w:tcPr>
            <w:tcW w:w="1384" w:type="dxa"/>
            <w:shd w:val="clear" w:color="auto" w:fill="F3F3F3"/>
          </w:tcPr>
          <w:p w:rsidR="008058D4" w:rsidRDefault="008058D4" w:rsidP="001A6BC1">
            <w:pPr>
              <w:jc w:val="right"/>
              <w:rPr>
                <w:b/>
              </w:rPr>
            </w:pPr>
          </w:p>
        </w:tc>
        <w:tc>
          <w:tcPr>
            <w:tcW w:w="2835" w:type="dxa"/>
          </w:tcPr>
          <w:p w:rsidR="008058D4" w:rsidRDefault="008058D4" w:rsidP="009C1480"/>
        </w:tc>
        <w:tc>
          <w:tcPr>
            <w:tcW w:w="1276" w:type="dxa"/>
          </w:tcPr>
          <w:p w:rsidR="008058D4" w:rsidRDefault="008058D4" w:rsidP="002B1AB4"/>
        </w:tc>
        <w:tc>
          <w:tcPr>
            <w:tcW w:w="1134" w:type="dxa"/>
          </w:tcPr>
          <w:p w:rsidR="008058D4" w:rsidRDefault="008058D4" w:rsidP="002B1AB4"/>
        </w:tc>
        <w:tc>
          <w:tcPr>
            <w:tcW w:w="2885" w:type="dxa"/>
          </w:tcPr>
          <w:p w:rsidR="008058D4" w:rsidRDefault="008058D4" w:rsidP="002B1AB4"/>
        </w:tc>
      </w:tr>
      <w:tr w:rsidR="008058D4" w:rsidRPr="00230FB0" w:rsidTr="001A6BC1">
        <w:tc>
          <w:tcPr>
            <w:tcW w:w="1384" w:type="dxa"/>
            <w:shd w:val="clear" w:color="auto" w:fill="F3F3F3"/>
          </w:tcPr>
          <w:p w:rsidR="008058D4" w:rsidRDefault="008058D4" w:rsidP="001A6BC1">
            <w:pPr>
              <w:jc w:val="right"/>
              <w:rPr>
                <w:b/>
              </w:rPr>
            </w:pPr>
          </w:p>
        </w:tc>
        <w:tc>
          <w:tcPr>
            <w:tcW w:w="2835" w:type="dxa"/>
          </w:tcPr>
          <w:p w:rsidR="008058D4" w:rsidRDefault="008058D4" w:rsidP="009C1480"/>
        </w:tc>
        <w:tc>
          <w:tcPr>
            <w:tcW w:w="1276" w:type="dxa"/>
          </w:tcPr>
          <w:p w:rsidR="008058D4" w:rsidRDefault="008058D4" w:rsidP="002B1AB4"/>
        </w:tc>
        <w:tc>
          <w:tcPr>
            <w:tcW w:w="1134" w:type="dxa"/>
          </w:tcPr>
          <w:p w:rsidR="008058D4" w:rsidRDefault="008058D4" w:rsidP="002B1AB4"/>
        </w:tc>
        <w:tc>
          <w:tcPr>
            <w:tcW w:w="2885" w:type="dxa"/>
          </w:tcPr>
          <w:p w:rsidR="008058D4" w:rsidRDefault="008058D4" w:rsidP="002B1AB4"/>
        </w:tc>
      </w:tr>
    </w:tbl>
    <w:p w:rsidR="00E92675" w:rsidRPr="00230FB0" w:rsidRDefault="00E92675" w:rsidP="001C7717">
      <w:pPr>
        <w:pStyle w:val="Heading2"/>
      </w:pPr>
      <w:bookmarkStart w:id="185" w:name="_Toc226431411"/>
      <w:bookmarkStart w:id="186" w:name="_Toc252550922"/>
      <w:bookmarkStart w:id="187" w:name="_Toc252551532"/>
      <w:bookmarkStart w:id="188" w:name="_Toc253565045"/>
      <w:bookmarkStart w:id="189" w:name="_Toc272850043"/>
      <w:bookmarkStart w:id="190" w:name="_Toc490728944"/>
      <w:r w:rsidRPr="00230FB0">
        <w:t>Assumptions</w:t>
      </w:r>
      <w:bookmarkEnd w:id="185"/>
      <w:bookmarkEnd w:id="186"/>
      <w:bookmarkEnd w:id="187"/>
      <w:bookmarkEnd w:id="188"/>
      <w:bookmarkEnd w:id="189"/>
      <w:bookmarkEnd w:id="190"/>
    </w:p>
    <w:p w:rsidR="00E92675" w:rsidRPr="00230FB0" w:rsidRDefault="00E92675" w:rsidP="00D624E9"/>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384"/>
        <w:gridCol w:w="8130"/>
      </w:tblGrid>
      <w:tr w:rsidR="00E92675" w:rsidRPr="00230FB0" w:rsidTr="001A6BC1">
        <w:trPr>
          <w:tblHeader/>
        </w:trPr>
        <w:tc>
          <w:tcPr>
            <w:tcW w:w="1384"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Assumption ID</w:t>
            </w:r>
          </w:p>
        </w:tc>
        <w:tc>
          <w:tcPr>
            <w:tcW w:w="8130"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Assumption Description</w:t>
            </w:r>
          </w:p>
        </w:tc>
      </w:tr>
      <w:tr w:rsidR="00E92675" w:rsidRPr="00230FB0" w:rsidTr="001A6BC1">
        <w:tc>
          <w:tcPr>
            <w:tcW w:w="1384" w:type="dxa"/>
            <w:shd w:val="clear" w:color="auto" w:fill="F3F3F3"/>
          </w:tcPr>
          <w:p w:rsidR="00E92675" w:rsidRPr="001A6BC1" w:rsidRDefault="001D47C2" w:rsidP="001A6BC1">
            <w:pPr>
              <w:jc w:val="right"/>
              <w:rPr>
                <w:b/>
              </w:rPr>
            </w:pPr>
            <w:r>
              <w:rPr>
                <w:b/>
              </w:rPr>
              <w:t>A.01</w:t>
            </w:r>
          </w:p>
        </w:tc>
        <w:tc>
          <w:tcPr>
            <w:tcW w:w="8130" w:type="dxa"/>
          </w:tcPr>
          <w:p w:rsidR="00E92675" w:rsidRPr="00230FB0" w:rsidRDefault="001D47C2" w:rsidP="002B1AB4">
            <w:r>
              <w:t>Virtuous project makes all the necessary changes to ensure the correct streaming protocols are delivered.</w:t>
            </w:r>
          </w:p>
        </w:tc>
      </w:tr>
      <w:tr w:rsidR="00E92675" w:rsidRPr="00230FB0" w:rsidTr="007D4A97">
        <w:tc>
          <w:tcPr>
            <w:tcW w:w="1384" w:type="dxa"/>
            <w:shd w:val="clear" w:color="auto" w:fill="F3F3F3"/>
          </w:tcPr>
          <w:p w:rsidR="00E92675" w:rsidRPr="001A6BC1" w:rsidRDefault="001D47C2" w:rsidP="007D4A97">
            <w:pPr>
              <w:jc w:val="right"/>
              <w:rPr>
                <w:b/>
              </w:rPr>
            </w:pPr>
            <w:r>
              <w:rPr>
                <w:b/>
              </w:rPr>
              <w:t>A.02</w:t>
            </w:r>
          </w:p>
        </w:tc>
        <w:tc>
          <w:tcPr>
            <w:tcW w:w="8130" w:type="dxa"/>
          </w:tcPr>
          <w:p w:rsidR="00E92675" w:rsidRPr="00230FB0" w:rsidRDefault="001D47C2" w:rsidP="007D4A97">
            <w:r>
              <w:t>The Load balancers used within Virtuous (F5) can be used for the manifest requests too</w:t>
            </w:r>
          </w:p>
        </w:tc>
      </w:tr>
      <w:tr w:rsidR="000A7153" w:rsidRPr="00230FB0" w:rsidTr="001A6BC1">
        <w:tc>
          <w:tcPr>
            <w:tcW w:w="1384" w:type="dxa"/>
            <w:shd w:val="clear" w:color="auto" w:fill="F3F3F3"/>
          </w:tcPr>
          <w:p w:rsidR="000A7153" w:rsidRDefault="000A7153" w:rsidP="001A6BC1">
            <w:pPr>
              <w:jc w:val="right"/>
              <w:rPr>
                <w:b/>
              </w:rPr>
            </w:pPr>
            <w:r>
              <w:rPr>
                <w:b/>
              </w:rPr>
              <w:t>A.05</w:t>
            </w:r>
          </w:p>
        </w:tc>
        <w:tc>
          <w:tcPr>
            <w:tcW w:w="8130" w:type="dxa"/>
          </w:tcPr>
          <w:p w:rsidR="000A7153" w:rsidRDefault="000A7153">
            <w:r>
              <w:t xml:space="preserve">Additional </w:t>
            </w:r>
            <w:proofErr w:type="spellStart"/>
            <w:r>
              <w:t>BlackArrow</w:t>
            </w:r>
            <w:proofErr w:type="spellEnd"/>
            <w:r>
              <w:t xml:space="preserve"> services will also not require additional hardware and current platforms are deemed suitably spec’d.</w:t>
            </w:r>
          </w:p>
        </w:tc>
      </w:tr>
      <w:tr w:rsidR="000A7153" w:rsidRPr="00230FB0" w:rsidTr="001A6BC1">
        <w:tc>
          <w:tcPr>
            <w:tcW w:w="1384" w:type="dxa"/>
            <w:shd w:val="clear" w:color="auto" w:fill="F3F3F3"/>
          </w:tcPr>
          <w:p w:rsidR="000A7153" w:rsidRDefault="000A7153" w:rsidP="001A6BC1">
            <w:pPr>
              <w:jc w:val="right"/>
              <w:rPr>
                <w:b/>
              </w:rPr>
            </w:pPr>
            <w:r>
              <w:rPr>
                <w:b/>
              </w:rPr>
              <w:t>A.06</w:t>
            </w:r>
          </w:p>
        </w:tc>
        <w:tc>
          <w:tcPr>
            <w:tcW w:w="8130" w:type="dxa"/>
          </w:tcPr>
          <w:p w:rsidR="000A7153" w:rsidRDefault="00322A96">
            <w:r>
              <w:t xml:space="preserve">All ads will be unencrypted. </w:t>
            </w:r>
            <w:r w:rsidR="000329DD">
              <w:t>Encrypting</w:t>
            </w:r>
            <w:r>
              <w:t xml:space="preserve"> ads would complicate the DRM flow in the STB and result in additional setup delays.</w:t>
            </w:r>
          </w:p>
        </w:tc>
      </w:tr>
      <w:tr w:rsidR="000A7153" w:rsidRPr="00230FB0" w:rsidTr="001A6BC1">
        <w:tc>
          <w:tcPr>
            <w:tcW w:w="1384" w:type="dxa"/>
            <w:shd w:val="clear" w:color="auto" w:fill="F3F3F3"/>
          </w:tcPr>
          <w:p w:rsidR="000A7153" w:rsidRDefault="000A7153" w:rsidP="001A6BC1">
            <w:pPr>
              <w:jc w:val="right"/>
              <w:rPr>
                <w:b/>
              </w:rPr>
            </w:pPr>
            <w:r>
              <w:rPr>
                <w:b/>
              </w:rPr>
              <w:t>A.07</w:t>
            </w:r>
          </w:p>
        </w:tc>
        <w:tc>
          <w:tcPr>
            <w:tcW w:w="8130" w:type="dxa"/>
          </w:tcPr>
          <w:p w:rsidR="000A7153" w:rsidRDefault="000A7153">
            <w:r>
              <w:t>Content Aggregators will distinguish Ad content from normal content using separate encoding types.</w:t>
            </w:r>
          </w:p>
        </w:tc>
      </w:tr>
    </w:tbl>
    <w:p w:rsidR="00E92675" w:rsidRPr="00230FB0" w:rsidRDefault="00E92675" w:rsidP="003C7BB3">
      <w:pPr>
        <w:pStyle w:val="Heading2"/>
      </w:pPr>
      <w:bookmarkStart w:id="191" w:name="_Toc428912780"/>
      <w:bookmarkStart w:id="192" w:name="_Toc428913016"/>
      <w:bookmarkStart w:id="193" w:name="_Toc428913230"/>
      <w:bookmarkStart w:id="194" w:name="_Toc428913466"/>
      <w:bookmarkStart w:id="195" w:name="_Toc428912783"/>
      <w:bookmarkStart w:id="196" w:name="_Toc428913019"/>
      <w:bookmarkStart w:id="197" w:name="_Toc428913233"/>
      <w:bookmarkStart w:id="198" w:name="_Toc428913469"/>
      <w:bookmarkStart w:id="199" w:name="_Toc428912786"/>
      <w:bookmarkStart w:id="200" w:name="_Toc428913022"/>
      <w:bookmarkStart w:id="201" w:name="_Toc428913236"/>
      <w:bookmarkStart w:id="202" w:name="_Toc428913472"/>
      <w:bookmarkStart w:id="203" w:name="_Toc428912789"/>
      <w:bookmarkStart w:id="204" w:name="_Toc428913025"/>
      <w:bookmarkStart w:id="205" w:name="_Toc428913239"/>
      <w:bookmarkStart w:id="206" w:name="_Toc428913475"/>
      <w:bookmarkStart w:id="207" w:name="_Toc428912792"/>
      <w:bookmarkStart w:id="208" w:name="_Toc428913028"/>
      <w:bookmarkStart w:id="209" w:name="_Toc428913242"/>
      <w:bookmarkStart w:id="210" w:name="_Toc428913478"/>
      <w:bookmarkStart w:id="211" w:name="_Toc428912795"/>
      <w:bookmarkStart w:id="212" w:name="_Toc428913031"/>
      <w:bookmarkStart w:id="213" w:name="_Toc428913245"/>
      <w:bookmarkStart w:id="214" w:name="_Toc428913481"/>
      <w:bookmarkStart w:id="215" w:name="_Toc428912798"/>
      <w:bookmarkStart w:id="216" w:name="_Toc428913034"/>
      <w:bookmarkStart w:id="217" w:name="_Toc428913248"/>
      <w:bookmarkStart w:id="218" w:name="_Toc428913484"/>
      <w:bookmarkStart w:id="219" w:name="_Toc428912801"/>
      <w:bookmarkStart w:id="220" w:name="_Toc428913037"/>
      <w:bookmarkStart w:id="221" w:name="_Toc428913251"/>
      <w:bookmarkStart w:id="222" w:name="_Toc428913487"/>
      <w:bookmarkStart w:id="223" w:name="_Toc428912804"/>
      <w:bookmarkStart w:id="224" w:name="_Toc428913040"/>
      <w:bookmarkStart w:id="225" w:name="_Toc428913254"/>
      <w:bookmarkStart w:id="226" w:name="_Toc428913490"/>
      <w:bookmarkStart w:id="227" w:name="_Toc428912807"/>
      <w:bookmarkStart w:id="228" w:name="_Toc428913043"/>
      <w:bookmarkStart w:id="229" w:name="_Toc428913257"/>
      <w:bookmarkStart w:id="230" w:name="_Toc428913493"/>
      <w:bookmarkStart w:id="231" w:name="_Toc428912810"/>
      <w:bookmarkStart w:id="232" w:name="_Toc428913046"/>
      <w:bookmarkStart w:id="233" w:name="_Toc428913260"/>
      <w:bookmarkStart w:id="234" w:name="_Toc428913496"/>
      <w:bookmarkStart w:id="235" w:name="_Toc226431412"/>
      <w:bookmarkStart w:id="236" w:name="_Toc252550923"/>
      <w:bookmarkStart w:id="237" w:name="_Toc252551533"/>
      <w:bookmarkStart w:id="238" w:name="_Toc253565046"/>
      <w:bookmarkStart w:id="239" w:name="_Toc272850044"/>
      <w:bookmarkStart w:id="240" w:name="_Toc490728945"/>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Pr="00230FB0">
        <w:t>Issues</w:t>
      </w:r>
      <w:bookmarkEnd w:id="235"/>
      <w:bookmarkEnd w:id="236"/>
      <w:bookmarkEnd w:id="237"/>
      <w:bookmarkEnd w:id="238"/>
      <w:bookmarkEnd w:id="239"/>
      <w:bookmarkEnd w:id="240"/>
    </w:p>
    <w:p w:rsidR="00E92675" w:rsidRPr="00230FB0" w:rsidRDefault="00E92675" w:rsidP="00D624E9"/>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384"/>
        <w:gridCol w:w="2835"/>
        <w:gridCol w:w="1276"/>
        <w:gridCol w:w="4019"/>
      </w:tblGrid>
      <w:tr w:rsidR="00E92675" w:rsidRPr="00230FB0" w:rsidTr="001A6BC1">
        <w:trPr>
          <w:tblHeader/>
        </w:trPr>
        <w:tc>
          <w:tcPr>
            <w:tcW w:w="1384"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Issue ID</w:t>
            </w:r>
          </w:p>
        </w:tc>
        <w:tc>
          <w:tcPr>
            <w:tcW w:w="2835"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Description</w:t>
            </w:r>
          </w:p>
        </w:tc>
        <w:tc>
          <w:tcPr>
            <w:tcW w:w="1276"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Impact</w:t>
            </w:r>
          </w:p>
          <w:p w:rsidR="00E92675" w:rsidRPr="001A6BC1" w:rsidRDefault="00E92675" w:rsidP="003470D6">
            <w:pPr>
              <w:rPr>
                <w:b/>
                <w:color w:val="FFFFFF"/>
              </w:rPr>
            </w:pPr>
            <w:r w:rsidRPr="001A6BC1">
              <w:rPr>
                <w:b/>
                <w:color w:val="FFFFFF"/>
              </w:rPr>
              <w:t>H / M / L</w:t>
            </w:r>
          </w:p>
        </w:tc>
        <w:tc>
          <w:tcPr>
            <w:tcW w:w="4019"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Mitigating Actions</w:t>
            </w:r>
          </w:p>
        </w:tc>
      </w:tr>
      <w:tr w:rsidR="00B6161A" w:rsidRPr="00230FB0" w:rsidTr="001A6BC1">
        <w:tc>
          <w:tcPr>
            <w:tcW w:w="1384" w:type="dxa"/>
            <w:shd w:val="clear" w:color="auto" w:fill="F3F3F3"/>
          </w:tcPr>
          <w:p w:rsidR="00B6161A" w:rsidRPr="002C7A85" w:rsidRDefault="00B6161A" w:rsidP="001A6BC1">
            <w:pPr>
              <w:jc w:val="right"/>
              <w:rPr>
                <w:b/>
                <w:highlight w:val="yellow"/>
              </w:rPr>
            </w:pPr>
          </w:p>
        </w:tc>
        <w:tc>
          <w:tcPr>
            <w:tcW w:w="2835" w:type="dxa"/>
          </w:tcPr>
          <w:p w:rsidR="00B6161A" w:rsidRPr="002C7A85" w:rsidRDefault="00B6161A" w:rsidP="002B1AB4">
            <w:pPr>
              <w:rPr>
                <w:rFonts w:ascii="Consolas" w:hAnsi="Consolas"/>
                <w:sz w:val="16"/>
                <w:szCs w:val="16"/>
                <w:highlight w:val="yellow"/>
              </w:rPr>
            </w:pPr>
          </w:p>
        </w:tc>
        <w:tc>
          <w:tcPr>
            <w:tcW w:w="1276" w:type="dxa"/>
          </w:tcPr>
          <w:p w:rsidR="00B6161A" w:rsidRPr="002C7A85" w:rsidRDefault="00B6161A" w:rsidP="00624829">
            <w:pPr>
              <w:rPr>
                <w:highlight w:val="yellow"/>
              </w:rPr>
            </w:pPr>
          </w:p>
        </w:tc>
        <w:tc>
          <w:tcPr>
            <w:tcW w:w="4019" w:type="dxa"/>
          </w:tcPr>
          <w:p w:rsidR="00B6161A" w:rsidRPr="002C7A85" w:rsidRDefault="00B6161A" w:rsidP="002B1AB4">
            <w:pPr>
              <w:rPr>
                <w:highlight w:val="yellow"/>
              </w:rPr>
            </w:pPr>
          </w:p>
        </w:tc>
      </w:tr>
      <w:tr w:rsidR="00B6161A" w:rsidRPr="00230FB0" w:rsidTr="001A6BC1">
        <w:tc>
          <w:tcPr>
            <w:tcW w:w="1384" w:type="dxa"/>
            <w:shd w:val="clear" w:color="auto" w:fill="F3F3F3"/>
          </w:tcPr>
          <w:p w:rsidR="00B6161A" w:rsidRPr="002C7A85" w:rsidRDefault="00B6161A" w:rsidP="001A6BC1">
            <w:pPr>
              <w:jc w:val="right"/>
              <w:rPr>
                <w:b/>
                <w:highlight w:val="yellow"/>
              </w:rPr>
            </w:pPr>
          </w:p>
        </w:tc>
        <w:tc>
          <w:tcPr>
            <w:tcW w:w="2835" w:type="dxa"/>
          </w:tcPr>
          <w:p w:rsidR="00B6161A" w:rsidRPr="002C7A85" w:rsidRDefault="00B6161A" w:rsidP="00CA4264">
            <w:pPr>
              <w:rPr>
                <w:rFonts w:ascii="Consolas" w:hAnsi="Consolas"/>
                <w:sz w:val="16"/>
                <w:szCs w:val="16"/>
                <w:highlight w:val="yellow"/>
              </w:rPr>
            </w:pPr>
          </w:p>
        </w:tc>
        <w:tc>
          <w:tcPr>
            <w:tcW w:w="1276" w:type="dxa"/>
          </w:tcPr>
          <w:p w:rsidR="00B6161A" w:rsidRPr="002C7A85" w:rsidRDefault="00B6161A" w:rsidP="00624829">
            <w:pPr>
              <w:rPr>
                <w:highlight w:val="yellow"/>
              </w:rPr>
            </w:pPr>
          </w:p>
        </w:tc>
        <w:tc>
          <w:tcPr>
            <w:tcW w:w="4019" w:type="dxa"/>
          </w:tcPr>
          <w:p w:rsidR="00B6161A" w:rsidRPr="002C7A85" w:rsidRDefault="00B6161A" w:rsidP="002B1AB4">
            <w:pPr>
              <w:rPr>
                <w:highlight w:val="yellow"/>
              </w:rPr>
            </w:pPr>
          </w:p>
        </w:tc>
      </w:tr>
      <w:tr w:rsidR="00B6161A" w:rsidRPr="00230FB0" w:rsidTr="001A6BC1">
        <w:tc>
          <w:tcPr>
            <w:tcW w:w="1384" w:type="dxa"/>
            <w:shd w:val="clear" w:color="auto" w:fill="F3F3F3"/>
          </w:tcPr>
          <w:p w:rsidR="00B6161A" w:rsidRDefault="00B6161A" w:rsidP="001A6BC1">
            <w:pPr>
              <w:jc w:val="right"/>
              <w:rPr>
                <w:b/>
              </w:rPr>
            </w:pPr>
          </w:p>
        </w:tc>
        <w:tc>
          <w:tcPr>
            <w:tcW w:w="2835" w:type="dxa"/>
          </w:tcPr>
          <w:p w:rsidR="00B6161A" w:rsidRDefault="00B6161A" w:rsidP="00CA4264">
            <w:pPr>
              <w:rPr>
                <w:rFonts w:ascii="Consolas" w:hAnsi="Consolas"/>
                <w:sz w:val="16"/>
                <w:szCs w:val="16"/>
              </w:rPr>
            </w:pPr>
          </w:p>
        </w:tc>
        <w:tc>
          <w:tcPr>
            <w:tcW w:w="1276" w:type="dxa"/>
          </w:tcPr>
          <w:p w:rsidR="00B6161A" w:rsidRDefault="00B6161A" w:rsidP="00624829"/>
        </w:tc>
        <w:tc>
          <w:tcPr>
            <w:tcW w:w="4019" w:type="dxa"/>
          </w:tcPr>
          <w:p w:rsidR="00B6161A" w:rsidRPr="00230FB0" w:rsidRDefault="00B6161A" w:rsidP="002B1AB4"/>
        </w:tc>
      </w:tr>
    </w:tbl>
    <w:p w:rsidR="00E92675" w:rsidRPr="00230FB0" w:rsidRDefault="00E92675" w:rsidP="003C7BB3">
      <w:pPr>
        <w:pStyle w:val="Heading2"/>
      </w:pPr>
      <w:bookmarkStart w:id="241" w:name="_Toc428912814"/>
      <w:bookmarkStart w:id="242" w:name="_Toc428913050"/>
      <w:bookmarkStart w:id="243" w:name="_Toc428913264"/>
      <w:bookmarkStart w:id="244" w:name="_Toc428913500"/>
      <w:bookmarkStart w:id="245" w:name="_Toc428912819"/>
      <w:bookmarkStart w:id="246" w:name="_Toc428913055"/>
      <w:bookmarkStart w:id="247" w:name="_Toc428913269"/>
      <w:bookmarkStart w:id="248" w:name="_Toc428913505"/>
      <w:bookmarkStart w:id="249" w:name="_Toc428912824"/>
      <w:bookmarkStart w:id="250" w:name="_Toc428913060"/>
      <w:bookmarkStart w:id="251" w:name="_Toc428913274"/>
      <w:bookmarkStart w:id="252" w:name="_Toc428913510"/>
      <w:bookmarkStart w:id="253" w:name="_Toc226431413"/>
      <w:bookmarkStart w:id="254" w:name="_Toc252550924"/>
      <w:bookmarkStart w:id="255" w:name="_Toc252551534"/>
      <w:bookmarkStart w:id="256" w:name="_Toc253565047"/>
      <w:bookmarkStart w:id="257" w:name="_Toc272850045"/>
      <w:bookmarkStart w:id="258" w:name="_Toc490728946"/>
      <w:bookmarkEnd w:id="241"/>
      <w:bookmarkEnd w:id="242"/>
      <w:bookmarkEnd w:id="243"/>
      <w:bookmarkEnd w:id="244"/>
      <w:bookmarkEnd w:id="245"/>
      <w:bookmarkEnd w:id="246"/>
      <w:bookmarkEnd w:id="247"/>
      <w:bookmarkEnd w:id="248"/>
      <w:bookmarkEnd w:id="249"/>
      <w:bookmarkEnd w:id="250"/>
      <w:bookmarkEnd w:id="251"/>
      <w:bookmarkEnd w:id="252"/>
      <w:r w:rsidRPr="00230FB0">
        <w:t>Dependencies</w:t>
      </w:r>
      <w:bookmarkEnd w:id="253"/>
      <w:bookmarkEnd w:id="254"/>
      <w:bookmarkEnd w:id="255"/>
      <w:bookmarkEnd w:id="256"/>
      <w:bookmarkEnd w:id="257"/>
      <w:bookmarkEnd w:id="258"/>
    </w:p>
    <w:p w:rsidR="00E92675" w:rsidRPr="00230FB0" w:rsidRDefault="00E92675" w:rsidP="00D624E9"/>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370"/>
        <w:gridCol w:w="1452"/>
        <w:gridCol w:w="1749"/>
        <w:gridCol w:w="4943"/>
      </w:tblGrid>
      <w:tr w:rsidR="00E92675" w:rsidRPr="00230FB0" w:rsidTr="00B6161A">
        <w:trPr>
          <w:tblHeader/>
        </w:trPr>
        <w:tc>
          <w:tcPr>
            <w:tcW w:w="1370"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Dependency ID</w:t>
            </w:r>
          </w:p>
        </w:tc>
        <w:tc>
          <w:tcPr>
            <w:tcW w:w="1452"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Project</w:t>
            </w:r>
          </w:p>
          <w:p w:rsidR="00E92675" w:rsidRPr="001A6BC1" w:rsidRDefault="00E92675" w:rsidP="003470D6">
            <w:pPr>
              <w:rPr>
                <w:b/>
                <w:color w:val="FFFFFF"/>
              </w:rPr>
            </w:pPr>
            <w:r w:rsidRPr="001A6BC1">
              <w:rPr>
                <w:b/>
                <w:color w:val="FFFFFF"/>
              </w:rPr>
              <w:t>ID</w:t>
            </w:r>
          </w:p>
        </w:tc>
        <w:tc>
          <w:tcPr>
            <w:tcW w:w="1749"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Project Name / Description</w:t>
            </w:r>
          </w:p>
        </w:tc>
        <w:tc>
          <w:tcPr>
            <w:tcW w:w="4943"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Dependency Description</w:t>
            </w:r>
          </w:p>
        </w:tc>
      </w:tr>
      <w:tr w:rsidR="00B6161A" w:rsidRPr="00230FB0" w:rsidTr="00B6161A">
        <w:tc>
          <w:tcPr>
            <w:tcW w:w="1370" w:type="dxa"/>
            <w:shd w:val="clear" w:color="auto" w:fill="F3F3F3"/>
          </w:tcPr>
          <w:p w:rsidR="00B6161A" w:rsidRPr="003F3914" w:rsidRDefault="001D47C2" w:rsidP="003F3914">
            <w:pPr>
              <w:jc w:val="right"/>
              <w:rPr>
                <w:b/>
              </w:rPr>
            </w:pPr>
            <w:r w:rsidRPr="003F3914">
              <w:rPr>
                <w:b/>
              </w:rPr>
              <w:t>D.01</w:t>
            </w:r>
          </w:p>
        </w:tc>
        <w:tc>
          <w:tcPr>
            <w:tcW w:w="1452" w:type="dxa"/>
          </w:tcPr>
          <w:p w:rsidR="00B6161A" w:rsidRPr="008A11DB" w:rsidRDefault="00B6161A" w:rsidP="001A6BC1">
            <w:pPr>
              <w:jc w:val="right"/>
              <w:rPr>
                <w:b/>
              </w:rPr>
            </w:pPr>
          </w:p>
        </w:tc>
        <w:tc>
          <w:tcPr>
            <w:tcW w:w="1749" w:type="dxa"/>
          </w:tcPr>
          <w:p w:rsidR="00B6161A" w:rsidRPr="008A11DB" w:rsidRDefault="00B6161A" w:rsidP="002B1AB4">
            <w:r w:rsidRPr="008A11DB">
              <w:rPr>
                <w:rFonts w:cs="Calibri"/>
              </w:rPr>
              <w:t>IPVOD Relaunch STB</w:t>
            </w:r>
          </w:p>
        </w:tc>
        <w:tc>
          <w:tcPr>
            <w:tcW w:w="4943" w:type="dxa"/>
          </w:tcPr>
          <w:p w:rsidR="00B6161A" w:rsidRPr="008A11DB" w:rsidRDefault="00B6161A" w:rsidP="002B1AB4">
            <w:r w:rsidRPr="008A11DB">
              <w:rPr>
                <w:rFonts w:cs="Calibri"/>
              </w:rPr>
              <w:t>Delivery of IPVOD to TiVo</w:t>
            </w:r>
          </w:p>
        </w:tc>
      </w:tr>
      <w:tr w:rsidR="00B6161A" w:rsidRPr="00230FB0" w:rsidTr="00B6161A">
        <w:tc>
          <w:tcPr>
            <w:tcW w:w="1370" w:type="dxa"/>
            <w:shd w:val="clear" w:color="auto" w:fill="F3F3F3"/>
          </w:tcPr>
          <w:p w:rsidR="00B6161A" w:rsidRPr="003F3914" w:rsidRDefault="00B6161A" w:rsidP="003F3914">
            <w:pPr>
              <w:jc w:val="right"/>
              <w:rPr>
                <w:b/>
                <w:highlight w:val="lightGray"/>
              </w:rPr>
            </w:pPr>
          </w:p>
        </w:tc>
        <w:tc>
          <w:tcPr>
            <w:tcW w:w="1452" w:type="dxa"/>
          </w:tcPr>
          <w:p w:rsidR="00B6161A" w:rsidRPr="00016BDD" w:rsidRDefault="00B6161A" w:rsidP="009F2FDC">
            <w:pPr>
              <w:jc w:val="right"/>
              <w:rPr>
                <w:b/>
                <w:highlight w:val="lightGray"/>
              </w:rPr>
            </w:pPr>
          </w:p>
        </w:tc>
        <w:tc>
          <w:tcPr>
            <w:tcW w:w="1749" w:type="dxa"/>
          </w:tcPr>
          <w:p w:rsidR="00B6161A" w:rsidRPr="00016BDD" w:rsidRDefault="00B6161A" w:rsidP="00FF3EAB">
            <w:pPr>
              <w:rPr>
                <w:highlight w:val="lightGray"/>
              </w:rPr>
            </w:pPr>
          </w:p>
        </w:tc>
        <w:tc>
          <w:tcPr>
            <w:tcW w:w="4943" w:type="dxa"/>
          </w:tcPr>
          <w:p w:rsidR="00B6161A" w:rsidRPr="00016BDD" w:rsidRDefault="00B6161A" w:rsidP="009F2FDC">
            <w:pPr>
              <w:rPr>
                <w:highlight w:val="lightGray"/>
              </w:rPr>
            </w:pPr>
          </w:p>
        </w:tc>
      </w:tr>
      <w:tr w:rsidR="00B6161A" w:rsidRPr="00230FB0" w:rsidTr="00B6161A">
        <w:tc>
          <w:tcPr>
            <w:tcW w:w="1370" w:type="dxa"/>
            <w:shd w:val="clear" w:color="auto" w:fill="F3F3F3"/>
          </w:tcPr>
          <w:p w:rsidR="00B6161A" w:rsidRPr="003F3914" w:rsidRDefault="00B6161A" w:rsidP="003F3914">
            <w:pPr>
              <w:jc w:val="right"/>
              <w:rPr>
                <w:b/>
              </w:rPr>
            </w:pPr>
          </w:p>
        </w:tc>
        <w:tc>
          <w:tcPr>
            <w:tcW w:w="1452" w:type="dxa"/>
          </w:tcPr>
          <w:p w:rsidR="00B6161A" w:rsidRDefault="00B6161A" w:rsidP="009F2FDC">
            <w:pPr>
              <w:jc w:val="right"/>
              <w:rPr>
                <w:b/>
              </w:rPr>
            </w:pPr>
          </w:p>
        </w:tc>
        <w:tc>
          <w:tcPr>
            <w:tcW w:w="1749" w:type="dxa"/>
          </w:tcPr>
          <w:p w:rsidR="00B6161A" w:rsidRDefault="00B6161A" w:rsidP="00FF3EAB"/>
        </w:tc>
        <w:tc>
          <w:tcPr>
            <w:tcW w:w="4943" w:type="dxa"/>
          </w:tcPr>
          <w:p w:rsidR="00B6161A" w:rsidRPr="00624829" w:rsidRDefault="00B6161A" w:rsidP="009F2FDC"/>
        </w:tc>
      </w:tr>
      <w:tr w:rsidR="00B6161A" w:rsidRPr="00230FB0" w:rsidTr="00B6161A">
        <w:tc>
          <w:tcPr>
            <w:tcW w:w="1370" w:type="dxa"/>
            <w:shd w:val="clear" w:color="auto" w:fill="F3F3F3"/>
          </w:tcPr>
          <w:p w:rsidR="00B6161A" w:rsidRPr="003F3914" w:rsidRDefault="00B6161A" w:rsidP="003F3914">
            <w:pPr>
              <w:jc w:val="right"/>
              <w:rPr>
                <w:b/>
              </w:rPr>
            </w:pPr>
          </w:p>
        </w:tc>
        <w:tc>
          <w:tcPr>
            <w:tcW w:w="1452" w:type="dxa"/>
          </w:tcPr>
          <w:p w:rsidR="00B6161A" w:rsidRDefault="00B6161A" w:rsidP="001A6BC1">
            <w:pPr>
              <w:jc w:val="right"/>
              <w:rPr>
                <w:b/>
              </w:rPr>
            </w:pPr>
          </w:p>
        </w:tc>
        <w:tc>
          <w:tcPr>
            <w:tcW w:w="1749" w:type="dxa"/>
          </w:tcPr>
          <w:p w:rsidR="00B6161A" w:rsidRDefault="00B6161A" w:rsidP="002B1AB4"/>
        </w:tc>
        <w:tc>
          <w:tcPr>
            <w:tcW w:w="4943" w:type="dxa"/>
          </w:tcPr>
          <w:p w:rsidR="00B6161A" w:rsidRDefault="00B6161A" w:rsidP="002B1AB4"/>
        </w:tc>
      </w:tr>
      <w:tr w:rsidR="00B6161A" w:rsidRPr="00230FB0" w:rsidTr="00B6161A">
        <w:tc>
          <w:tcPr>
            <w:tcW w:w="1370" w:type="dxa"/>
            <w:shd w:val="clear" w:color="auto" w:fill="F3F3F3"/>
          </w:tcPr>
          <w:p w:rsidR="00B6161A" w:rsidRDefault="00B6161A" w:rsidP="001A6BC1">
            <w:pPr>
              <w:jc w:val="right"/>
              <w:rPr>
                <w:b/>
              </w:rPr>
            </w:pPr>
          </w:p>
        </w:tc>
        <w:tc>
          <w:tcPr>
            <w:tcW w:w="1452" w:type="dxa"/>
          </w:tcPr>
          <w:p w:rsidR="00B6161A" w:rsidRDefault="00B6161A" w:rsidP="001A6BC1">
            <w:pPr>
              <w:jc w:val="right"/>
              <w:rPr>
                <w:b/>
              </w:rPr>
            </w:pPr>
          </w:p>
        </w:tc>
        <w:tc>
          <w:tcPr>
            <w:tcW w:w="1749" w:type="dxa"/>
          </w:tcPr>
          <w:p w:rsidR="00B6161A" w:rsidRDefault="00B6161A" w:rsidP="002B1AB4"/>
        </w:tc>
        <w:tc>
          <w:tcPr>
            <w:tcW w:w="4943" w:type="dxa"/>
          </w:tcPr>
          <w:p w:rsidR="00B6161A" w:rsidRDefault="00B6161A" w:rsidP="00DF7AA9"/>
        </w:tc>
      </w:tr>
    </w:tbl>
    <w:p w:rsidR="00E92675" w:rsidRDefault="00E92675" w:rsidP="00F2582E">
      <w:bookmarkStart w:id="259" w:name="_Toc252550925"/>
      <w:bookmarkStart w:id="260" w:name="_Toc252551535"/>
      <w:bookmarkStart w:id="261" w:name="_Toc253565048"/>
    </w:p>
    <w:p w:rsidR="00C949C8" w:rsidRDefault="00C949C8" w:rsidP="00F2582E"/>
    <w:p w:rsidR="00C949C8" w:rsidRPr="00B00E39" w:rsidRDefault="00C949C8" w:rsidP="00B00E39">
      <w:pPr>
        <w:pStyle w:val="Heading2"/>
      </w:pPr>
      <w:bookmarkStart w:id="262" w:name="_Toc411519329"/>
      <w:bookmarkStart w:id="263" w:name="_Toc421284854"/>
      <w:bookmarkStart w:id="264" w:name="_Toc490728947"/>
      <w:r w:rsidRPr="00B00E39">
        <w:t>Questions to be addressed</w:t>
      </w:r>
      <w:bookmarkEnd w:id="262"/>
      <w:bookmarkEnd w:id="263"/>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5"/>
        <w:gridCol w:w="3109"/>
        <w:gridCol w:w="1214"/>
        <w:gridCol w:w="757"/>
        <w:gridCol w:w="3459"/>
      </w:tblGrid>
      <w:tr w:rsidR="00C949C8" w:rsidRPr="00CF0CA0" w:rsidTr="002C7A85">
        <w:trPr>
          <w:cantSplit/>
          <w:tblHeader/>
          <w:jc w:val="center"/>
        </w:trPr>
        <w:tc>
          <w:tcPr>
            <w:tcW w:w="975" w:type="dxa"/>
            <w:shd w:val="pct60" w:color="auto" w:fill="auto"/>
          </w:tcPr>
          <w:p w:rsidR="00C949C8" w:rsidRPr="00CF0CA0" w:rsidRDefault="00C949C8" w:rsidP="002C7A85">
            <w:pPr>
              <w:jc w:val="both"/>
              <w:rPr>
                <w:rFonts w:cs="Calibri"/>
                <w:b/>
                <w:color w:val="FFFFFF"/>
              </w:rPr>
            </w:pPr>
            <w:r w:rsidRPr="00CF0CA0">
              <w:rPr>
                <w:rFonts w:cs="Calibri"/>
                <w:b/>
                <w:color w:val="FFFFFF"/>
              </w:rPr>
              <w:t>Question ID</w:t>
            </w:r>
          </w:p>
        </w:tc>
        <w:tc>
          <w:tcPr>
            <w:tcW w:w="3133" w:type="dxa"/>
            <w:shd w:val="pct60" w:color="auto" w:fill="auto"/>
          </w:tcPr>
          <w:p w:rsidR="00C949C8" w:rsidRPr="00CF0CA0" w:rsidRDefault="00C949C8" w:rsidP="002C7A85">
            <w:pPr>
              <w:jc w:val="both"/>
              <w:rPr>
                <w:rFonts w:cs="Calibri"/>
                <w:b/>
                <w:color w:val="FFFFFF"/>
              </w:rPr>
            </w:pPr>
            <w:r w:rsidRPr="00CF0CA0">
              <w:rPr>
                <w:rFonts w:cs="Calibri"/>
                <w:b/>
                <w:color w:val="FFFFFF"/>
              </w:rPr>
              <w:t>Description</w:t>
            </w:r>
          </w:p>
        </w:tc>
        <w:tc>
          <w:tcPr>
            <w:tcW w:w="1219" w:type="dxa"/>
            <w:shd w:val="pct60" w:color="auto" w:fill="auto"/>
          </w:tcPr>
          <w:p w:rsidR="00C949C8" w:rsidRPr="00CF0CA0" w:rsidRDefault="00C949C8" w:rsidP="002C7A85">
            <w:pPr>
              <w:jc w:val="both"/>
              <w:rPr>
                <w:rFonts w:cs="Calibri"/>
                <w:b/>
                <w:color w:val="FFFFFF"/>
              </w:rPr>
            </w:pPr>
            <w:r w:rsidRPr="00CF0CA0">
              <w:rPr>
                <w:rFonts w:cs="Calibri"/>
                <w:b/>
                <w:color w:val="FFFFFF"/>
              </w:rPr>
              <w:t>To be Covered By</w:t>
            </w:r>
          </w:p>
        </w:tc>
        <w:tc>
          <w:tcPr>
            <w:tcW w:w="736" w:type="dxa"/>
            <w:shd w:val="pct60" w:color="auto" w:fill="auto"/>
          </w:tcPr>
          <w:p w:rsidR="00C949C8" w:rsidRPr="00CF0CA0" w:rsidRDefault="00C949C8" w:rsidP="002C7A85">
            <w:pPr>
              <w:jc w:val="both"/>
              <w:rPr>
                <w:rFonts w:cs="Calibri"/>
                <w:b/>
                <w:color w:val="FFFFFF"/>
              </w:rPr>
            </w:pPr>
            <w:r w:rsidRPr="00CF0CA0">
              <w:rPr>
                <w:rFonts w:cs="Calibri"/>
                <w:b/>
                <w:color w:val="FFFFFF"/>
              </w:rPr>
              <w:t>Status</w:t>
            </w:r>
          </w:p>
        </w:tc>
        <w:tc>
          <w:tcPr>
            <w:tcW w:w="3492" w:type="dxa"/>
            <w:shd w:val="pct60" w:color="auto" w:fill="auto"/>
          </w:tcPr>
          <w:p w:rsidR="00C949C8" w:rsidRPr="00CF0CA0" w:rsidRDefault="00C949C8" w:rsidP="002C7A85">
            <w:pPr>
              <w:jc w:val="both"/>
              <w:rPr>
                <w:rFonts w:cs="Calibri"/>
                <w:b/>
                <w:color w:val="FFFFFF"/>
              </w:rPr>
            </w:pPr>
            <w:r w:rsidRPr="00CF0CA0">
              <w:rPr>
                <w:rFonts w:cs="Calibri"/>
                <w:b/>
                <w:color w:val="FFFFFF"/>
              </w:rPr>
              <w:t>Notes</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Q.1</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 xml:space="preserve">Communication between TiVo TSC and </w:t>
            </w:r>
            <w:proofErr w:type="spellStart"/>
            <w:r w:rsidRPr="008A11DB">
              <w:t>BlackArrow</w:t>
            </w:r>
            <w:proofErr w:type="spellEnd"/>
            <w:r w:rsidRPr="008A11DB">
              <w:t xml:space="preserve"> to get Ads for the Display bar</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TiVo-BA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Make it simple if possible (not VAST or SCTE-130)</w:t>
            </w:r>
            <w:r w:rsidR="001D47C2">
              <w:t xml:space="preserve"> = Phase 2</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Q.2</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Quartile reporting from Players, including TiVo STB</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Though VAST/VMAP has been chosen, this is reliant on a TiVo PCR.</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Q.3</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Impression reporting URL notification to players</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rsidRPr="001D47C2">
              <w:t>Specific</w:t>
            </w:r>
            <w:r w:rsidR="00C949C8" w:rsidRPr="008A11DB">
              <w:t xml:space="preserve"> metadata, during session setup, included in MPD/m3u8</w:t>
            </w:r>
            <w:r>
              <w:t>, via VMAP/VAST &amp; Blob</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Q.4</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roofErr w:type="spellStart"/>
            <w:r w:rsidRPr="008A11DB">
              <w:t>TrickPlay</w:t>
            </w:r>
            <w:proofErr w:type="spellEnd"/>
            <w:r w:rsidRPr="008A11DB">
              <w:t xml:space="preserve"> restriction notification to players</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specific metadata, during session setup, included in MPD/m3u8</w:t>
            </w:r>
            <w:r w:rsidR="001D47C2">
              <w:t>, via VMAP/VAST &amp; Blob</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Q.5</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Asset repository for Ad insertion</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48796F"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roofErr w:type="gramStart"/>
            <w:r w:rsidRPr="008A11DB">
              <w:t>who</w:t>
            </w:r>
            <w:proofErr w:type="gramEnd"/>
            <w:r w:rsidRPr="008A11DB">
              <w:t xml:space="preserve"> will manage this repository, where will be located. Will TSC include the asset?</w:t>
            </w:r>
            <w:r w:rsidR="0048796F">
              <w:t xml:space="preserve"> Ads held on BML.</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Q.6</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Integration between Manifest manipulator and BA for Ad insertion</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Though VAST/VMAP has been chosen, this is reliant on a TiVo PCR</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Pr>
              <w:rPr>
                <w:strike/>
              </w:rPr>
            </w:pPr>
            <w:r w:rsidRPr="008A11DB">
              <w:rPr>
                <w:strike/>
              </w:rPr>
              <w:t>Q.7</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Pr>
              <w:rPr>
                <w:strike/>
              </w:rPr>
            </w:pPr>
            <w:r w:rsidRPr="008A11DB">
              <w:rPr>
                <w:strike/>
              </w:rPr>
              <w:t>Manifest manipulator solution</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Pr>
              <w:rPr>
                <w:strike/>
              </w:rPr>
            </w:pPr>
            <w:r w:rsidRPr="008A11DB">
              <w:rPr>
                <w:strike/>
              </w:rPr>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Pr>
              <w:rPr>
                <w:strike/>
              </w:rPr>
            </w:pPr>
            <w:r w:rsidRPr="008A11DB">
              <w:rPr>
                <w:strike/>
              </w:rPr>
              <w:t>OPEN</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pPr>
              <w:rPr>
                <w:strike/>
              </w:rPr>
            </w:pPr>
            <w:r w:rsidRPr="008A11DB">
              <w:rPr>
                <w:strike/>
              </w:rPr>
              <w:t>Issue RFI to select vendor</w:t>
            </w:r>
          </w:p>
        </w:tc>
      </w:tr>
      <w:tr w:rsidR="00C949C8" w:rsidRPr="00CF0CA0" w:rsidTr="002C7A85">
        <w:trPr>
          <w:cantSplit/>
          <w:jc w:val="center"/>
        </w:trPr>
        <w:tc>
          <w:tcPr>
            <w:tcW w:w="975"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Q.8</w:t>
            </w:r>
          </w:p>
        </w:tc>
        <w:tc>
          <w:tcPr>
            <w:tcW w:w="3133"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SCTE-35 management in Packager</w:t>
            </w:r>
          </w:p>
        </w:tc>
        <w:tc>
          <w:tcPr>
            <w:tcW w:w="1219"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B00E39">
            <w:r w:rsidRPr="008A11DB">
              <w:t>HLA</w:t>
            </w:r>
          </w:p>
        </w:tc>
        <w:tc>
          <w:tcPr>
            <w:tcW w:w="736"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1D47C2" w:rsidP="00B00E39">
            <w:r>
              <w:t>Closed</w:t>
            </w:r>
          </w:p>
        </w:tc>
        <w:tc>
          <w:tcPr>
            <w:tcW w:w="3492" w:type="dxa"/>
            <w:tcBorders>
              <w:top w:val="single" w:sz="4" w:space="0" w:color="auto"/>
              <w:left w:val="single" w:sz="4" w:space="0" w:color="auto"/>
              <w:bottom w:val="single" w:sz="4" w:space="0" w:color="auto"/>
              <w:right w:val="single" w:sz="4" w:space="0" w:color="auto"/>
            </w:tcBorders>
            <w:shd w:val="clear" w:color="auto" w:fill="auto"/>
          </w:tcPr>
          <w:p w:rsidR="00C949C8" w:rsidRPr="008A11DB" w:rsidRDefault="00C949C8" w:rsidP="003F3914">
            <w:r w:rsidRPr="008A11DB">
              <w:t xml:space="preserve">Confirm that Packager can manage SCTE-35 marking and create MPD and m3u8 with </w:t>
            </w:r>
            <w:r w:rsidR="001D47C2" w:rsidRPr="001D47C2">
              <w:t>Ad insertion</w:t>
            </w:r>
            <w:r w:rsidRPr="008A11DB">
              <w:t xml:space="preserve"> info</w:t>
            </w:r>
            <w:proofErr w:type="gramStart"/>
            <w:r w:rsidR="001D47C2">
              <w:t>..</w:t>
            </w:r>
            <w:proofErr w:type="gramEnd"/>
            <w:r w:rsidR="001D47C2">
              <w:t xml:space="preserve"> </w:t>
            </w:r>
          </w:p>
        </w:tc>
      </w:tr>
      <w:tr w:rsidR="00C949C8" w:rsidRPr="00CF0CA0" w:rsidTr="002C7A85">
        <w:trPr>
          <w:cantSplit/>
          <w:jc w:val="center"/>
        </w:trPr>
        <w:tc>
          <w:tcPr>
            <w:tcW w:w="975" w:type="dxa"/>
          </w:tcPr>
          <w:p w:rsidR="00C949C8" w:rsidRPr="002C7A85" w:rsidRDefault="00C949C8" w:rsidP="00B00E39">
            <w:pPr>
              <w:rPr>
                <w:highlight w:val="yellow"/>
              </w:rPr>
            </w:pPr>
          </w:p>
        </w:tc>
        <w:tc>
          <w:tcPr>
            <w:tcW w:w="3133" w:type="dxa"/>
          </w:tcPr>
          <w:p w:rsidR="00C949C8" w:rsidRPr="002C7A85" w:rsidRDefault="00C949C8" w:rsidP="00B00E39">
            <w:pPr>
              <w:rPr>
                <w:highlight w:val="yellow"/>
              </w:rPr>
            </w:pPr>
          </w:p>
        </w:tc>
        <w:tc>
          <w:tcPr>
            <w:tcW w:w="1219" w:type="dxa"/>
          </w:tcPr>
          <w:p w:rsidR="00C949C8" w:rsidRPr="002C7A85" w:rsidRDefault="00C949C8" w:rsidP="00B00E39">
            <w:pPr>
              <w:rPr>
                <w:highlight w:val="yellow"/>
              </w:rPr>
            </w:pPr>
          </w:p>
        </w:tc>
        <w:tc>
          <w:tcPr>
            <w:tcW w:w="736" w:type="dxa"/>
          </w:tcPr>
          <w:p w:rsidR="00C949C8" w:rsidRPr="002C7A85" w:rsidRDefault="00C949C8" w:rsidP="00B00E39">
            <w:pPr>
              <w:rPr>
                <w:highlight w:val="yellow"/>
              </w:rPr>
            </w:pPr>
          </w:p>
        </w:tc>
        <w:tc>
          <w:tcPr>
            <w:tcW w:w="3492" w:type="dxa"/>
          </w:tcPr>
          <w:p w:rsidR="00C949C8" w:rsidRPr="002C7A85" w:rsidRDefault="00C949C8" w:rsidP="00B00E39">
            <w:pPr>
              <w:rPr>
                <w:highlight w:val="yellow"/>
              </w:rPr>
            </w:pPr>
          </w:p>
        </w:tc>
      </w:tr>
    </w:tbl>
    <w:p w:rsidR="00E92675" w:rsidRDefault="00E92675">
      <w:pPr>
        <w:pStyle w:val="Heading1"/>
      </w:pPr>
      <w:bookmarkStart w:id="265" w:name="_Toc272850046"/>
      <w:bookmarkStart w:id="266" w:name="_Toc490728948"/>
      <w:r w:rsidRPr="00230FB0">
        <w:t>Solution Design</w:t>
      </w:r>
      <w:bookmarkEnd w:id="259"/>
      <w:bookmarkEnd w:id="260"/>
      <w:bookmarkEnd w:id="261"/>
      <w:bookmarkEnd w:id="265"/>
      <w:bookmarkEnd w:id="266"/>
    </w:p>
    <w:p w:rsidR="007A1923" w:rsidRDefault="00D33798" w:rsidP="007102E6">
      <w:pPr>
        <w:keepNext/>
      </w:pPr>
      <w:r w:rsidRPr="00D33798">
        <w:t xml:space="preserve"> </w:t>
      </w:r>
      <w:r w:rsidR="00897FE2" w:rsidRPr="00897FE2">
        <w:rPr>
          <w:noProof/>
          <w:lang w:eastAsia="en-GB"/>
        </w:rPr>
        <w:t xml:space="preserve"> </w:t>
      </w:r>
      <w:r w:rsidR="00783508" w:rsidRPr="00783508">
        <w:rPr>
          <w:noProof/>
          <w:lang w:eastAsia="en-GB"/>
        </w:rPr>
        <w:t xml:space="preserve"> </w:t>
      </w:r>
      <w:r w:rsidR="0069181A" w:rsidRPr="0069181A">
        <w:rPr>
          <w:noProof/>
          <w:lang w:eastAsia="en-GB"/>
        </w:rPr>
        <w:t xml:space="preserve"> </w:t>
      </w:r>
      <w:r w:rsidR="00521AE1" w:rsidRPr="00521AE1">
        <w:rPr>
          <w:noProof/>
          <w:lang w:eastAsia="en-GB"/>
        </w:rPr>
        <w:drawing>
          <wp:inline distT="0" distB="0" distL="0" distR="0" wp14:anchorId="070338D4" wp14:editId="21A7C94D">
            <wp:extent cx="5904230" cy="360309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4230" cy="3603094"/>
                    </a:xfrm>
                    <a:prstGeom prst="rect">
                      <a:avLst/>
                    </a:prstGeom>
                  </pic:spPr>
                </pic:pic>
              </a:graphicData>
            </a:graphic>
          </wp:inline>
        </w:drawing>
      </w:r>
    </w:p>
    <w:p w:rsidR="002950E0" w:rsidRDefault="007A1923" w:rsidP="00341F7E">
      <w:pPr>
        <w:pStyle w:val="Caption"/>
        <w:jc w:val="center"/>
      </w:pPr>
      <w:bookmarkStart w:id="267" w:name="_Toc490729108"/>
      <w:r>
        <w:t xml:space="preserve">Figure </w:t>
      </w:r>
      <w:fldSimple w:instr=" STYLEREF 1 \s ">
        <w:r w:rsidR="000A5A58">
          <w:rPr>
            <w:noProof/>
          </w:rPr>
          <w:t>5</w:t>
        </w:r>
      </w:fldSimple>
      <w:r w:rsidR="00400E09">
        <w:noBreakHyphen/>
      </w:r>
      <w:fldSimple w:instr=" SEQ Figure \* ARABIC \s 1 ">
        <w:r w:rsidR="000A5A58">
          <w:rPr>
            <w:noProof/>
          </w:rPr>
          <w:t>1</w:t>
        </w:r>
      </w:fldSimple>
      <w:r>
        <w:t xml:space="preserve"> - </w:t>
      </w:r>
      <w:r w:rsidRPr="00CE4C96">
        <w:t>Architecture Overview</w:t>
      </w:r>
      <w:bookmarkEnd w:id="267"/>
    </w:p>
    <w:p w:rsidR="002950E0" w:rsidRDefault="002950E0" w:rsidP="00341F7E"/>
    <w:p w:rsidR="00E92675" w:rsidRDefault="00E92675" w:rsidP="00651293">
      <w:pPr>
        <w:pStyle w:val="Heading2"/>
      </w:pPr>
      <w:bookmarkStart w:id="268" w:name="_Toc252550926"/>
      <w:bookmarkStart w:id="269" w:name="_Toc252551536"/>
      <w:bookmarkStart w:id="270" w:name="_Toc253565049"/>
      <w:bookmarkStart w:id="271" w:name="_Toc272850047"/>
      <w:bookmarkStart w:id="272" w:name="_Toc490728949"/>
      <w:r>
        <w:t xml:space="preserve">Solution </w:t>
      </w:r>
      <w:r w:rsidRPr="00230FB0">
        <w:t>Overview</w:t>
      </w:r>
      <w:bookmarkEnd w:id="268"/>
      <w:bookmarkEnd w:id="269"/>
      <w:bookmarkEnd w:id="270"/>
      <w:bookmarkEnd w:id="271"/>
      <w:bookmarkEnd w:id="272"/>
    </w:p>
    <w:p w:rsidR="00B55447" w:rsidRDefault="00E92675" w:rsidP="00DC7D72">
      <w:r>
        <w:t xml:space="preserve">Virgin Media currently employs </w:t>
      </w:r>
      <w:proofErr w:type="spellStart"/>
      <w:r w:rsidR="00B55447">
        <w:t>Blackarrow</w:t>
      </w:r>
      <w:proofErr w:type="spellEnd"/>
      <w:r w:rsidR="00B55447">
        <w:t xml:space="preserve"> and SeaChange </w:t>
      </w:r>
      <w:r w:rsidR="00AB4979">
        <w:t>Adrenalin</w:t>
      </w:r>
      <w:r w:rsidR="00B55447">
        <w:t xml:space="preserve"> platform to perform the VOD QAM advert insertion. To extend this advert insertion functionality to the OTT space (TiVo IP VoD), Virgin Media has commissioned a new manifest manipulator platform. This Manifest </w:t>
      </w:r>
      <w:r w:rsidR="004B107F">
        <w:t>Manipulator</w:t>
      </w:r>
      <w:r w:rsidR="00B55447">
        <w:t xml:space="preserve"> platform is the </w:t>
      </w:r>
      <w:r w:rsidR="004B107F" w:rsidRPr="004B107F">
        <w:t>ARRIS Spectrum MDC (Manifest Delivery Controller)</w:t>
      </w:r>
      <w:r w:rsidR="004B107F">
        <w:t xml:space="preserve">. The MDC will </w:t>
      </w:r>
      <w:r w:rsidR="0050199E">
        <w:t>perform</w:t>
      </w:r>
      <w:r w:rsidR="004B107F">
        <w:t xml:space="preserve"> server side advert insertion in the manifests of ABR streams</w:t>
      </w:r>
      <w:r w:rsidR="0050199E">
        <w:t xml:space="preserve">, by </w:t>
      </w:r>
      <w:r w:rsidR="002C7A85">
        <w:t xml:space="preserve">manipulating the streaming </w:t>
      </w:r>
      <w:r w:rsidR="0050199E">
        <w:t>manifest</w:t>
      </w:r>
      <w:r w:rsidR="002C7A85">
        <w:t>s</w:t>
      </w:r>
      <w:r w:rsidR="0050199E">
        <w:t xml:space="preserve"> </w:t>
      </w:r>
      <w:r w:rsidR="002C7A85">
        <w:t xml:space="preserve">with advert </w:t>
      </w:r>
      <w:r w:rsidR="0050199E">
        <w:t xml:space="preserve">manifest </w:t>
      </w:r>
      <w:r w:rsidR="002C7A85">
        <w:t>for</w:t>
      </w:r>
      <w:r w:rsidR="0050199E">
        <w:t xml:space="preserve"> the newly commissioned IP VOD platform for the TiVo platform.</w:t>
      </w:r>
      <w:r w:rsidR="002C7A85">
        <w:t xml:space="preserve"> The Arris MDC</w:t>
      </w:r>
      <w:r w:rsidR="00AB3945">
        <w:t xml:space="preserve"> and the Ericsson VSPP packager are</w:t>
      </w:r>
      <w:r w:rsidR="002C7A85">
        <w:t xml:space="preserve"> the only new functional block</w:t>
      </w:r>
      <w:r w:rsidR="00AB3945">
        <w:t>s</w:t>
      </w:r>
      <w:r w:rsidR="002C7A85">
        <w:t xml:space="preserve"> within this solution, as all others are currently legacy</w:t>
      </w:r>
      <w:r w:rsidR="00AB4979">
        <w:t>. Changes are required to the STB player to support the PSN messages for impression reporting and to properly gather data from the DASH manifest and player.</w:t>
      </w:r>
    </w:p>
    <w:p w:rsidR="0050199E" w:rsidRDefault="0050199E" w:rsidP="00DC7D72"/>
    <w:p w:rsidR="0050199E" w:rsidRDefault="0050199E" w:rsidP="00DC7D72">
      <w:r>
        <w:t>The advert insertion placements will be performed by the Arris MDC, but the op</w:t>
      </w:r>
      <w:r w:rsidR="0091772F">
        <w:t>portunities</w:t>
      </w:r>
      <w:r>
        <w:t xml:space="preserve"> of advert insertion will be performed by the </w:t>
      </w:r>
      <w:proofErr w:type="spellStart"/>
      <w:r>
        <w:t>Blackarrow</w:t>
      </w:r>
      <w:proofErr w:type="spellEnd"/>
      <w:r>
        <w:t xml:space="preserve"> (BA) platform</w:t>
      </w:r>
      <w:r w:rsidR="003A418B">
        <w:t xml:space="preserve"> (now known as Cadent)</w:t>
      </w:r>
      <w:r>
        <w:t xml:space="preserve">. The BA platform will be the same instance of the VOD QAM platform. When the VOD QAM BA platform was commissioned it was scaled to the take the future OTT insertion platform. The protocol for communications between the MDC &amp; BA will be the </w:t>
      </w:r>
      <w:r w:rsidR="00AB3945">
        <w:t>SCTE 130</w:t>
      </w:r>
      <w:r>
        <w:t xml:space="preserve"> protocol</w:t>
      </w:r>
      <w:r w:rsidR="00AB3945">
        <w:t xml:space="preserve"> in keeping with the protocol used for linear ad insertion</w:t>
      </w:r>
      <w:r>
        <w:t xml:space="preserve">. This protocol will also add impression reporting to allow the clients to report on customer actions. </w:t>
      </w:r>
      <w:r w:rsidR="003A418B">
        <w:t xml:space="preserve">Impression reporting is carried out using the SCTE 130-3 PSN mechanism allowing Cadent </w:t>
      </w:r>
      <w:r w:rsidR="00960A4D">
        <w:t>near real-time updates on impressions and the ability to analyse the data to a high degree of granularity.</w:t>
      </w:r>
    </w:p>
    <w:p w:rsidR="0050199E" w:rsidRDefault="0050199E" w:rsidP="00DC7D72"/>
    <w:p w:rsidR="00F91379" w:rsidRPr="00C62BBC" w:rsidRDefault="002302A8" w:rsidP="00DC7D72">
      <w:r>
        <w:t xml:space="preserve">To enable the MDC to </w:t>
      </w:r>
      <w:r w:rsidR="0091772F">
        <w:t xml:space="preserve">send streaming data and customer details </w:t>
      </w:r>
      <w:r>
        <w:t>to BA</w:t>
      </w:r>
      <w:r w:rsidR="005C4BF5">
        <w:t xml:space="preserve"> (Cadent)</w:t>
      </w:r>
      <w:r w:rsidR="0091772F">
        <w:t xml:space="preserve"> (for placement opportunities)</w:t>
      </w:r>
      <w:r w:rsidR="005D4FD3">
        <w:t xml:space="preserve"> the following information is required from the client -</w:t>
      </w:r>
    </w:p>
    <w:p w:rsidR="00F91379" w:rsidRPr="0026456A" w:rsidRDefault="00F91379" w:rsidP="005D4FD3">
      <w:pPr>
        <w:pStyle w:val="ListBullet2"/>
      </w:pPr>
      <w:r w:rsidRPr="0026456A">
        <w:t>VoD PID/PAID information for VOD assets</w:t>
      </w:r>
    </w:p>
    <w:p w:rsidR="00F91379" w:rsidRPr="0026456A" w:rsidRDefault="00F91379" w:rsidP="005D4FD3">
      <w:pPr>
        <w:pStyle w:val="ListBullet2"/>
      </w:pPr>
      <w:r w:rsidRPr="0026456A">
        <w:t>Device Identification to target adverts</w:t>
      </w:r>
      <w:r w:rsidR="005C4BF5">
        <w:t xml:space="preserve"> (MAC address)</w:t>
      </w:r>
    </w:p>
    <w:p w:rsidR="00241FBF" w:rsidRPr="0026456A" w:rsidRDefault="00241FBF" w:rsidP="005D4FD3">
      <w:pPr>
        <w:pStyle w:val="ListBullet2"/>
      </w:pPr>
      <w:r w:rsidRPr="0026456A">
        <w:t>Platform type / identification</w:t>
      </w:r>
    </w:p>
    <w:p w:rsidR="00F91379" w:rsidRDefault="00F91379" w:rsidP="005D4FD3"/>
    <w:p w:rsidR="008E332B" w:rsidRDefault="00F91379" w:rsidP="00DC7D72">
      <w:r>
        <w:t>These changes are detailed further on in the document.</w:t>
      </w:r>
    </w:p>
    <w:p w:rsidR="00241FBF" w:rsidRDefault="00241FBF" w:rsidP="00DC7D72"/>
    <w:p w:rsidR="008E332B" w:rsidRDefault="002C7A85" w:rsidP="00DC7D72">
      <w:r>
        <w:t>As stated in the scope, VOD Assets will have pre/mid/post roll adverts</w:t>
      </w:r>
      <w:r w:rsidR="005D4FD3">
        <w:t>.</w:t>
      </w:r>
      <w:r>
        <w:t xml:space="preserve"> </w:t>
      </w:r>
      <w:r w:rsidR="00D33798">
        <w:t>To enable VOD mid roll the VOD work flow platform (</w:t>
      </w:r>
      <w:r w:rsidR="005D4FD3">
        <w:t>using the Ericsson VSPP</w:t>
      </w:r>
      <w:r w:rsidR="00D33798">
        <w:t xml:space="preserve">) is being </w:t>
      </w:r>
      <w:r w:rsidR="005D4FD3">
        <w:t xml:space="preserve">introduced </w:t>
      </w:r>
      <w:r w:rsidR="00D33798">
        <w:t xml:space="preserve">to enable SCTE35 marker detection and packaging. This will allow for a smooth transition between the VOD content and adverts. </w:t>
      </w:r>
      <w:r w:rsidR="00AB4979">
        <w:t xml:space="preserve">Full support for </w:t>
      </w:r>
      <w:r w:rsidR="00EE26BF">
        <w:t>mid-roll ads will be part of pha</w:t>
      </w:r>
      <w:r w:rsidR="00AB4979">
        <w:t>se 7b</w:t>
      </w:r>
      <w:r w:rsidR="00EE26BF">
        <w:t>.</w:t>
      </w:r>
    </w:p>
    <w:p w:rsidR="008E332B" w:rsidRDefault="008E332B" w:rsidP="00DC7D72"/>
    <w:p w:rsidR="00783508" w:rsidRDefault="00783508" w:rsidP="00DC7D72">
      <w:r>
        <w:t xml:space="preserve">Adverts are supplied and managed through the system in </w:t>
      </w:r>
      <w:r w:rsidR="00180122">
        <w:t xml:space="preserve">much </w:t>
      </w:r>
      <w:r>
        <w:t>the same way as main content with the lifecyc</w:t>
      </w:r>
      <w:r w:rsidR="00180122">
        <w:t>le of this content being managed</w:t>
      </w:r>
      <w:r>
        <w:t xml:space="preserve"> by SeaChange components. Main content is encrypted by the VSPP platform in conjunction with the SeaChange Key Management Server (KMS) but adverts are presented unencrypted. This approach lessens the load on the STB for DRM licence management</w:t>
      </w:r>
      <w:r w:rsidR="00180122">
        <w:t xml:space="preserve"> since encrypted ads would require additional calls from the STB to the Licence server to enable ad playback. In order for this encryption to work, the STB must be registered by its </w:t>
      </w:r>
      <w:proofErr w:type="spellStart"/>
      <w:r w:rsidR="00180122">
        <w:t>TSNid</w:t>
      </w:r>
      <w:proofErr w:type="spellEnd"/>
      <w:r w:rsidR="00180122">
        <w:t xml:space="preserve"> in </w:t>
      </w:r>
      <w:r w:rsidR="008E3AFF">
        <w:t xml:space="preserve">Adrenalin </w:t>
      </w:r>
      <w:r w:rsidR="00180122">
        <w:t>since this is the method by which the Licence Server identifies the STB.</w:t>
      </w:r>
    </w:p>
    <w:p w:rsidR="00DA7CB0" w:rsidRDefault="00DA7CB0" w:rsidP="00DC7D72"/>
    <w:p w:rsidR="00DA7CB0" w:rsidRPr="00E3585C" w:rsidRDefault="00DA7CB0" w:rsidP="00DC7D72">
      <w:pPr>
        <w:pStyle w:val="Heading3"/>
      </w:pPr>
      <w:bookmarkStart w:id="273" w:name="_Toc421284884"/>
      <w:bookmarkStart w:id="274" w:name="_Toc411519355"/>
      <w:bookmarkStart w:id="275" w:name="_Toc490728950"/>
      <w:r w:rsidRPr="00D60B0B">
        <w:t>Manifest Manipulation</w:t>
      </w:r>
      <w:bookmarkEnd w:id="273"/>
      <w:bookmarkEnd w:id="274"/>
      <w:bookmarkEnd w:id="275"/>
      <w:r w:rsidRPr="00D60B0B">
        <w:t xml:space="preserve"> </w:t>
      </w:r>
    </w:p>
    <w:p w:rsidR="00DA7CB0" w:rsidRPr="00E3585C" w:rsidRDefault="00DA7CB0" w:rsidP="00DC7D72">
      <w:r>
        <w:t>As implied earlier in this document, m</w:t>
      </w:r>
      <w:r w:rsidRPr="00E3585C">
        <w:t>anifest manipulation describes the process of creating custom manifests per content, device or session, in real-time, in response to a device request. This is done much later in the video delivery workflow to enable highly scalable, targeted ad insertion or alternate content placement. This has the unique advantage of creating a virtual session with the end-user device, enabling a long list of real-time control features.</w:t>
      </w:r>
    </w:p>
    <w:p w:rsidR="00DA7CB0" w:rsidRPr="00E3585C" w:rsidRDefault="00DA7CB0" w:rsidP="00DC7D72"/>
    <w:p w:rsidR="00DA7CB0" w:rsidRPr="00E3585C" w:rsidRDefault="00DA7CB0" w:rsidP="00DC7D72">
      <w:r w:rsidRPr="00E3585C">
        <w:t xml:space="preserve">Manifest manipulation could be seen as a simple operation. By changing the “playlist” one or multiple goals can be achieved such as: </w:t>
      </w:r>
    </w:p>
    <w:p w:rsidR="00DA7CB0" w:rsidRPr="00E3585C" w:rsidRDefault="00DA7CB0" w:rsidP="005D4FD3">
      <w:pPr>
        <w:pStyle w:val="ListBullet2"/>
      </w:pPr>
      <w:r w:rsidRPr="00E3585C">
        <w:t xml:space="preserve">Inserting ads </w:t>
      </w:r>
    </w:p>
    <w:p w:rsidR="00DA7CB0" w:rsidRPr="00E3585C" w:rsidRDefault="00DA7CB0" w:rsidP="005D4FD3">
      <w:pPr>
        <w:pStyle w:val="ListBullet2"/>
      </w:pPr>
      <w:r w:rsidRPr="00E3585C">
        <w:t xml:space="preserve">Inserting alternate content for blackouts </w:t>
      </w:r>
    </w:p>
    <w:p w:rsidR="00DA7CB0" w:rsidRPr="00E3585C" w:rsidRDefault="00DA7CB0" w:rsidP="005D4FD3">
      <w:pPr>
        <w:pStyle w:val="ListBullet2"/>
      </w:pPr>
      <w:r w:rsidRPr="00E3585C">
        <w:t xml:space="preserve">Limiting or expanding the number of bit rates available </w:t>
      </w:r>
    </w:p>
    <w:p w:rsidR="00DA7CB0" w:rsidRPr="00E3585C" w:rsidRDefault="00DA7CB0" w:rsidP="005D4FD3">
      <w:pPr>
        <w:pStyle w:val="ListBullet2"/>
      </w:pPr>
      <w:r w:rsidRPr="00E3585C">
        <w:t xml:space="preserve">Setting initial bit rates </w:t>
      </w:r>
    </w:p>
    <w:p w:rsidR="00DA7CB0" w:rsidRPr="00E3585C" w:rsidRDefault="00DA7CB0" w:rsidP="005D4FD3">
      <w:pPr>
        <w:pStyle w:val="ListBullet2"/>
      </w:pPr>
      <w:r w:rsidRPr="00E3585C">
        <w:t xml:space="preserve">Specific authentication requirements </w:t>
      </w:r>
    </w:p>
    <w:p w:rsidR="00DA7CB0" w:rsidRPr="00E3585C" w:rsidRDefault="00DA7CB0" w:rsidP="005D4FD3">
      <w:pPr>
        <w:pStyle w:val="ListBullet2"/>
      </w:pPr>
      <w:r w:rsidRPr="00E3585C">
        <w:t>Inserting impression tracking URL’s</w:t>
      </w:r>
    </w:p>
    <w:p w:rsidR="00DA7CB0" w:rsidRPr="00E3585C" w:rsidRDefault="00DA7CB0" w:rsidP="005D4FD3">
      <w:pPr>
        <w:pStyle w:val="ListBullet2"/>
      </w:pPr>
      <w:r w:rsidRPr="00E3585C">
        <w:t xml:space="preserve">Signalling </w:t>
      </w:r>
      <w:proofErr w:type="spellStart"/>
      <w:r w:rsidRPr="00E3585C">
        <w:t>Trickplay</w:t>
      </w:r>
      <w:proofErr w:type="spellEnd"/>
      <w:r w:rsidRPr="00E3585C">
        <w:t xml:space="preserve"> restrictions (require client side support)</w:t>
      </w:r>
    </w:p>
    <w:p w:rsidR="00DA7CB0" w:rsidRPr="00E3585C" w:rsidRDefault="00DA7CB0" w:rsidP="00DC7D72"/>
    <w:p w:rsidR="00DA7CB0" w:rsidRPr="00E3585C" w:rsidRDefault="00DA7CB0" w:rsidP="00DC7D72">
      <w:r w:rsidRPr="00E3585C">
        <w:t>However, as with most things, it is never quite as simple as it appears. For a variety of reasons, most protocols do not take kindly to having the manifest rewritten and this has left some operators in significant difficulty.</w:t>
      </w:r>
    </w:p>
    <w:p w:rsidR="00DA7CB0" w:rsidRPr="00E3585C" w:rsidRDefault="00DA7CB0" w:rsidP="00DC7D72"/>
    <w:p w:rsidR="00DA7CB0" w:rsidRDefault="00DA7CB0" w:rsidP="00DC7D72">
      <w:r w:rsidRPr="00E3585C">
        <w:t>Therefore it is extremely important that anyone thinking of using some form of manifest manipulation to achieve some specific goal understands the implications of managing and “manipulating” the manifest, and uses technology that has been proven to achieve that goal. The result of a wrong choice is often that the required process will just not work or the user experience will be completely unac</w:t>
      </w:r>
      <w:r w:rsidRPr="00E3585C">
        <w:softHyphen/>
        <w:t>ceptable.</w:t>
      </w:r>
    </w:p>
    <w:p w:rsidR="00983A5C" w:rsidRDefault="00983A5C" w:rsidP="00DC7D72"/>
    <w:p w:rsidR="005D4FD3" w:rsidRPr="005D4FD3" w:rsidRDefault="00983A5C" w:rsidP="005D4FD3">
      <w:r>
        <w:t xml:space="preserve">The advert project has inputted the need to choose the correctly streaming protocols for the virtuous project, which will described later in this </w:t>
      </w:r>
      <w:r w:rsidR="00ED387B">
        <w:t>document</w:t>
      </w:r>
      <w:r>
        <w:t>.</w:t>
      </w:r>
      <w:bookmarkStart w:id="276" w:name="_Toc424046849"/>
      <w:bookmarkStart w:id="277" w:name="_Toc424116385"/>
      <w:bookmarkStart w:id="278" w:name="_Toc424116517"/>
      <w:bookmarkStart w:id="279" w:name="_Toc424116654"/>
      <w:bookmarkStart w:id="280" w:name="_Toc424116790"/>
      <w:bookmarkStart w:id="281" w:name="_Toc426227097"/>
      <w:bookmarkStart w:id="282" w:name="_Toc426231263"/>
      <w:bookmarkStart w:id="283" w:name="_Toc424046851"/>
      <w:bookmarkStart w:id="284" w:name="_Toc424116387"/>
      <w:bookmarkStart w:id="285" w:name="_Toc424116519"/>
      <w:bookmarkStart w:id="286" w:name="_Toc424116656"/>
      <w:bookmarkStart w:id="287" w:name="_Toc424116792"/>
      <w:bookmarkStart w:id="288" w:name="_Toc426227099"/>
      <w:bookmarkStart w:id="289" w:name="_Toc42623126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5D4FD3" w:rsidRPr="005D4FD3" w:rsidRDefault="005D4FD3" w:rsidP="005D4FD3"/>
    <w:p w:rsidR="006F05CD" w:rsidRDefault="005D4FD3" w:rsidP="005A5A2E">
      <w:r>
        <w:t>The MDC being employed for this project is the Arris Spectrum MDC product. This needs to be able to re-write MPEG-DASH manifests in order to merge separate ad and VoD manifests into a single document</w:t>
      </w:r>
    </w:p>
    <w:p w:rsidR="006F05CD" w:rsidRDefault="006F05CD" w:rsidP="005A5A2E"/>
    <w:p w:rsidR="006F05CD" w:rsidRDefault="006F05CD" w:rsidP="006F05CD">
      <w:pPr>
        <w:pStyle w:val="Heading3"/>
      </w:pPr>
      <w:bookmarkStart w:id="290" w:name="_Toc490728951"/>
      <w:r>
        <w:t>Playout</w:t>
      </w:r>
      <w:bookmarkEnd w:id="290"/>
    </w:p>
    <w:p w:rsidR="006F05CD" w:rsidRDefault="006F05CD" w:rsidP="005A5A2E">
      <w:r>
        <w:t>Playout will be on the Leapfrog and Compass STBs with the navigation and UI elements using the existing navigation.</w:t>
      </w:r>
    </w:p>
    <w:p w:rsidR="003A036B" w:rsidRDefault="003A036B" w:rsidP="005A5A2E"/>
    <w:p w:rsidR="003A036B" w:rsidRDefault="003A036B" w:rsidP="003A036B">
      <w:pPr>
        <w:pStyle w:val="Heading4"/>
      </w:pPr>
      <w:bookmarkStart w:id="291" w:name="_Toc490728952"/>
      <w:r>
        <w:t>Pause and Restart</w:t>
      </w:r>
      <w:bookmarkEnd w:id="291"/>
    </w:p>
    <w:p w:rsidR="003A036B" w:rsidRDefault="003A036B" w:rsidP="005A5A2E">
      <w:r>
        <w:t>The pause and restart behaviour will be similar to that already in place for QAM VoD. On pausing, the playout will pause and the position in the stream be remembered. Upon resume, the playout will resume from exactly the same point in the stream as where it was paused</w:t>
      </w:r>
    </w:p>
    <w:p w:rsidR="003A036B" w:rsidRDefault="003A036B" w:rsidP="005A5A2E"/>
    <w:p w:rsidR="003A036B" w:rsidRDefault="003A036B" w:rsidP="005A5A2E">
      <w:r>
        <w:t>If the playout is stopped, the position in the stream will be remembered. This is as per existing QAM VoD functionality. However, for IP VoD, when we restart the stream a new ad decision is requested which will result in a new set of ads inserted in the breaks. If the earlier stop point was mid ad-break then when the stream is restarted the restart will be from the start of the ad break.</w:t>
      </w:r>
    </w:p>
    <w:p w:rsidR="00A73A53" w:rsidRDefault="00A73A53" w:rsidP="005A5A2E"/>
    <w:p w:rsidR="00A73A53" w:rsidRDefault="00A73A53" w:rsidP="005A5A2E">
      <w:r>
        <w:t>Note that although the behaviour for IP VoD is the same as for QAM, the implementation will be different.</w:t>
      </w:r>
    </w:p>
    <w:p w:rsidR="00B24FF9" w:rsidRDefault="00B24FF9" w:rsidP="005A5A2E"/>
    <w:p w:rsidR="00B24FF9" w:rsidRDefault="00B24FF9" w:rsidP="005000FE">
      <w:pPr>
        <w:pStyle w:val="Heading4"/>
      </w:pPr>
      <w:bookmarkStart w:id="292" w:name="_Toc490728953"/>
      <w:r>
        <w:t>User Error Reporting</w:t>
      </w:r>
      <w:bookmarkEnd w:id="292"/>
    </w:p>
    <w:p w:rsidR="00B24FF9" w:rsidRDefault="00B24FF9" w:rsidP="005A5A2E">
      <w:r>
        <w:t xml:space="preserve">There are a number of reasons why the session setup will fail either at </w:t>
      </w:r>
      <w:proofErr w:type="spellStart"/>
      <w:r>
        <w:t>startup</w:t>
      </w:r>
      <w:proofErr w:type="spellEnd"/>
      <w:r>
        <w:t xml:space="preserve"> or once playout is underway. This can be caused by a failure in any one of the components used in the playout chain. When this occurs, the user is to be presented with an error message containing a code </w:t>
      </w:r>
      <w:proofErr w:type="gramStart"/>
      <w:r>
        <w:t>that points</w:t>
      </w:r>
      <w:proofErr w:type="gramEnd"/>
      <w:r>
        <w:t xml:space="preserve"> to the cause of the problem. More detailed information will also be placed in the logs for that STB allowing operations staff to diagnose the problem. Details of the </w:t>
      </w:r>
      <w:r w:rsidR="005000FE">
        <w:t>error codes and causes are listed in Appendix E.</w:t>
      </w:r>
    </w:p>
    <w:p w:rsidR="003A036B" w:rsidRPr="005A5A2E" w:rsidRDefault="003A036B" w:rsidP="005A5A2E">
      <w:pPr>
        <w:sectPr w:rsidR="003A036B" w:rsidRPr="005A5A2E" w:rsidSect="003E0AF5">
          <w:headerReference w:type="default" r:id="rId30"/>
          <w:footerReference w:type="default" r:id="rId31"/>
          <w:headerReference w:type="first" r:id="rId32"/>
          <w:pgSz w:w="11906" w:h="16838" w:code="9"/>
          <w:pgMar w:top="1134" w:right="1304" w:bottom="851" w:left="1304" w:header="720" w:footer="720" w:gutter="0"/>
          <w:cols w:space="720"/>
          <w:titlePg/>
        </w:sectPr>
      </w:pPr>
      <w:r>
        <w:t>.</w:t>
      </w:r>
    </w:p>
    <w:p w:rsidR="00401235" w:rsidRDefault="00401235" w:rsidP="00FB41C1">
      <w:pPr>
        <w:pStyle w:val="Heading2"/>
      </w:pPr>
      <w:bookmarkStart w:id="301" w:name="_Toc490728954"/>
      <w:r>
        <w:t>Solution Design Diagram</w:t>
      </w:r>
      <w:bookmarkEnd w:id="301"/>
    </w:p>
    <w:p w:rsidR="00D06488" w:rsidRPr="00D06488" w:rsidRDefault="00D06488" w:rsidP="00D06488"/>
    <w:p w:rsidR="007A1923" w:rsidRDefault="00897FE2" w:rsidP="00A114A8">
      <w:pPr>
        <w:pStyle w:val="Caption"/>
        <w:keepNext/>
        <w:jc w:val="center"/>
      </w:pPr>
      <w:r w:rsidRPr="00897FE2">
        <w:rPr>
          <w:noProof/>
          <w:lang w:eastAsia="en-GB"/>
        </w:rPr>
        <w:t xml:space="preserve"> </w:t>
      </w:r>
      <w:r w:rsidR="00DA12D0" w:rsidRPr="00DA12D0">
        <w:rPr>
          <w:noProof/>
          <w:lang w:eastAsia="en-GB"/>
        </w:rPr>
        <w:t xml:space="preserve"> </w:t>
      </w:r>
      <w:r w:rsidR="00521AE1" w:rsidRPr="00521AE1">
        <w:rPr>
          <w:noProof/>
          <w:lang w:eastAsia="en-GB"/>
        </w:rPr>
        <w:drawing>
          <wp:inline distT="0" distB="0" distL="0" distR="0" wp14:anchorId="3CE24FDC" wp14:editId="511E904D">
            <wp:extent cx="9025200" cy="473760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025200" cy="4737600"/>
                    </a:xfrm>
                    <a:prstGeom prst="rect">
                      <a:avLst/>
                    </a:prstGeom>
                  </pic:spPr>
                </pic:pic>
              </a:graphicData>
            </a:graphic>
          </wp:inline>
        </w:drawing>
      </w:r>
    </w:p>
    <w:p w:rsidR="002950E0" w:rsidRDefault="007A1923" w:rsidP="00341F7E">
      <w:pPr>
        <w:pStyle w:val="Caption"/>
        <w:jc w:val="center"/>
      </w:pPr>
      <w:bookmarkStart w:id="302" w:name="_Toc490729109"/>
      <w:r>
        <w:t xml:space="preserve">Figure </w:t>
      </w:r>
      <w:fldSimple w:instr=" STYLEREF 1 \s ">
        <w:r w:rsidR="000A5A58">
          <w:rPr>
            <w:noProof/>
          </w:rPr>
          <w:t>5</w:t>
        </w:r>
      </w:fldSimple>
      <w:r w:rsidR="00400E09">
        <w:noBreakHyphen/>
      </w:r>
      <w:fldSimple w:instr=" SEQ Figure \* ARABIC \s 1 ">
        <w:r w:rsidR="000A5A58">
          <w:rPr>
            <w:noProof/>
          </w:rPr>
          <w:t>2</w:t>
        </w:r>
      </w:fldSimple>
      <w:r>
        <w:t xml:space="preserve"> - Solution Diagram overview</w:t>
      </w:r>
      <w:bookmarkEnd w:id="302"/>
    </w:p>
    <w:p w:rsidR="00E92675" w:rsidRPr="00230FB0" w:rsidRDefault="00E92675" w:rsidP="00341F7E">
      <w:pPr>
        <w:pStyle w:val="Caption"/>
        <w:jc w:val="center"/>
        <w:sectPr w:rsidR="00E92675" w:rsidRPr="00230FB0" w:rsidSect="003E0AF5">
          <w:pgSz w:w="16838" w:h="11906" w:orient="landscape" w:code="9"/>
          <w:pgMar w:top="1560" w:right="1134" w:bottom="1304" w:left="851" w:header="720" w:footer="720" w:gutter="0"/>
          <w:cols w:space="720"/>
        </w:sectPr>
      </w:pPr>
    </w:p>
    <w:p w:rsidR="00E92675" w:rsidRDefault="00E92675" w:rsidP="00AF6293">
      <w:pPr>
        <w:pStyle w:val="Heading2"/>
      </w:pPr>
      <w:bookmarkStart w:id="303" w:name="_Toc252550928"/>
      <w:bookmarkStart w:id="304" w:name="_Toc252551538"/>
      <w:bookmarkStart w:id="305" w:name="_Toc253565051"/>
      <w:bookmarkStart w:id="306" w:name="_Toc272850049"/>
      <w:bookmarkStart w:id="307" w:name="_Toc490728955"/>
      <w:r w:rsidRPr="00230FB0">
        <w:t xml:space="preserve">Solution </w:t>
      </w:r>
      <w:bookmarkEnd w:id="303"/>
      <w:bookmarkEnd w:id="304"/>
      <w:bookmarkEnd w:id="305"/>
      <w:bookmarkEnd w:id="306"/>
      <w:r>
        <w:t>Elements</w:t>
      </w:r>
      <w:bookmarkEnd w:id="307"/>
    </w:p>
    <w:tbl>
      <w:tblPr>
        <w:tblStyle w:val="TableList4"/>
        <w:tblW w:w="0" w:type="auto"/>
        <w:tblLook w:val="04A0" w:firstRow="1" w:lastRow="0" w:firstColumn="1" w:lastColumn="0" w:noHBand="0" w:noVBand="1"/>
      </w:tblPr>
      <w:tblGrid>
        <w:gridCol w:w="817"/>
        <w:gridCol w:w="1701"/>
        <w:gridCol w:w="1134"/>
        <w:gridCol w:w="1134"/>
        <w:gridCol w:w="4728"/>
      </w:tblGrid>
      <w:tr w:rsidR="004D5579" w:rsidTr="004D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D5579" w:rsidRDefault="004D5579" w:rsidP="004D5579">
            <w:r>
              <w:t>ID</w:t>
            </w:r>
          </w:p>
        </w:tc>
        <w:tc>
          <w:tcPr>
            <w:tcW w:w="1701" w:type="dxa"/>
          </w:tcPr>
          <w:p w:rsidR="004D5579" w:rsidRDefault="004D5579" w:rsidP="004D5579">
            <w:pPr>
              <w:cnfStyle w:val="100000000000" w:firstRow="1" w:lastRow="0" w:firstColumn="0" w:lastColumn="0" w:oddVBand="0" w:evenVBand="0" w:oddHBand="0" w:evenHBand="0" w:firstRowFirstColumn="0" w:firstRowLastColumn="0" w:lastRowFirstColumn="0" w:lastRowLastColumn="0"/>
            </w:pPr>
            <w:r>
              <w:t>System</w:t>
            </w:r>
          </w:p>
        </w:tc>
        <w:tc>
          <w:tcPr>
            <w:tcW w:w="1134" w:type="dxa"/>
          </w:tcPr>
          <w:p w:rsidR="004D5579" w:rsidRDefault="004D5579" w:rsidP="004D5579">
            <w:pPr>
              <w:cnfStyle w:val="100000000000" w:firstRow="1" w:lastRow="0" w:firstColumn="0" w:lastColumn="0" w:oddVBand="0" w:evenVBand="0" w:oddHBand="0" w:evenHBand="0" w:firstRowFirstColumn="0" w:firstRowLastColumn="0" w:lastRowFirstColumn="0" w:lastRowLastColumn="0"/>
            </w:pPr>
            <w:r>
              <w:t>Status</w:t>
            </w:r>
          </w:p>
        </w:tc>
        <w:tc>
          <w:tcPr>
            <w:tcW w:w="1134" w:type="dxa"/>
          </w:tcPr>
          <w:p w:rsidR="004D5579" w:rsidRDefault="004D5579" w:rsidP="004D5579">
            <w:pPr>
              <w:cnfStyle w:val="100000000000" w:firstRow="1" w:lastRow="0" w:firstColumn="0" w:lastColumn="0" w:oddVBand="0" w:evenVBand="0" w:oddHBand="0" w:evenHBand="0" w:firstRowFirstColumn="0" w:firstRowLastColumn="0" w:lastRowFirstColumn="0" w:lastRowLastColumn="0"/>
            </w:pPr>
            <w:proofErr w:type="spellStart"/>
            <w:r>
              <w:t>Int</w:t>
            </w:r>
            <w:proofErr w:type="spellEnd"/>
            <w:r>
              <w:t>/Ext</w:t>
            </w:r>
          </w:p>
        </w:tc>
        <w:tc>
          <w:tcPr>
            <w:tcW w:w="4728" w:type="dxa"/>
          </w:tcPr>
          <w:p w:rsidR="004D5579" w:rsidRDefault="004D5579" w:rsidP="004D5579">
            <w:pPr>
              <w:cnfStyle w:val="100000000000" w:firstRow="1" w:lastRow="0" w:firstColumn="0" w:lastColumn="0" w:oddVBand="0" w:evenVBand="0" w:oddHBand="0" w:evenHBand="0" w:firstRowFirstColumn="0" w:firstRowLastColumn="0" w:lastRowFirstColumn="0" w:lastRowLastColumn="0"/>
            </w:pPr>
            <w:proofErr w:type="spellStart"/>
            <w:r>
              <w:t>Desctiption</w:t>
            </w:r>
            <w:proofErr w:type="spellEnd"/>
          </w:p>
        </w:tc>
      </w:tr>
      <w:tr w:rsidR="004D5579" w:rsidTr="004D5579">
        <w:tc>
          <w:tcPr>
            <w:cnfStyle w:val="001000000000" w:firstRow="0" w:lastRow="0" w:firstColumn="1" w:lastColumn="0" w:oddVBand="0" w:evenVBand="0" w:oddHBand="0" w:evenHBand="0" w:firstRowFirstColumn="0" w:firstRowLastColumn="0" w:lastRowFirstColumn="0" w:lastRowLastColumn="0"/>
            <w:tcW w:w="817" w:type="dxa"/>
          </w:tcPr>
          <w:p w:rsidR="004D5579" w:rsidRDefault="004D5579" w:rsidP="004D5579">
            <w:r>
              <w:t>ID01</w:t>
            </w:r>
          </w:p>
        </w:tc>
        <w:tc>
          <w:tcPr>
            <w:tcW w:w="1701" w:type="dxa"/>
          </w:tcPr>
          <w:p w:rsidR="004D5579" w:rsidRDefault="004D5579" w:rsidP="004D5579">
            <w:pPr>
              <w:cnfStyle w:val="000000000000" w:firstRow="0" w:lastRow="0" w:firstColumn="0" w:lastColumn="0" w:oddVBand="0" w:evenVBand="0" w:oddHBand="0" w:evenHBand="0" w:firstRowFirstColumn="0" w:firstRowLastColumn="0" w:lastRowFirstColumn="0" w:lastRowLastColumn="0"/>
            </w:pPr>
            <w:proofErr w:type="spellStart"/>
            <w:r>
              <w:t>Vubiquity</w:t>
            </w:r>
            <w:proofErr w:type="spellEnd"/>
          </w:p>
        </w:tc>
        <w:tc>
          <w:tcPr>
            <w:tcW w:w="1134" w:type="dxa"/>
          </w:tcPr>
          <w:p w:rsidR="004D5579" w:rsidRDefault="004D5579"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4D5579" w:rsidRDefault="004D5579" w:rsidP="004D5579">
            <w:pPr>
              <w:cnfStyle w:val="000000000000" w:firstRow="0" w:lastRow="0" w:firstColumn="0" w:lastColumn="0" w:oddVBand="0" w:evenVBand="0" w:oddHBand="0" w:evenHBand="0" w:firstRowFirstColumn="0" w:firstRowLastColumn="0" w:lastRowFirstColumn="0" w:lastRowLastColumn="0"/>
            </w:pPr>
            <w:r>
              <w:t>External</w:t>
            </w:r>
          </w:p>
        </w:tc>
        <w:tc>
          <w:tcPr>
            <w:tcW w:w="4728" w:type="dxa"/>
          </w:tcPr>
          <w:p w:rsidR="004D5579" w:rsidRDefault="004D5579" w:rsidP="004D5579">
            <w:pPr>
              <w:cnfStyle w:val="000000000000" w:firstRow="0" w:lastRow="0" w:firstColumn="0" w:lastColumn="0" w:oddVBand="0" w:evenVBand="0" w:oddHBand="0" w:evenHBand="0" w:firstRowFirstColumn="0" w:firstRowLastColumn="0" w:lastRowFirstColumn="0" w:lastRowLastColumn="0"/>
            </w:pPr>
            <w:r>
              <w:t>System used by the third party content providers to package assets for ingest into VM’s IP VoD platform. Packages assets as an ADI++ package with metadata and different encodings. Encoding is expected to used closed GOPs and be in a suitable format to slice into segments for MPEG-DASH encoding. Where mid-roll breaks are to be used, the break positions must align with the boundary between two closed GOPs and additionally be signalled with a SCTE 35 marker.</w:t>
            </w:r>
          </w:p>
        </w:tc>
      </w:tr>
      <w:tr w:rsidR="004D5579" w:rsidTr="004D5579">
        <w:tc>
          <w:tcPr>
            <w:cnfStyle w:val="001000000000" w:firstRow="0" w:lastRow="0" w:firstColumn="1" w:lastColumn="0" w:oddVBand="0" w:evenVBand="0" w:oddHBand="0" w:evenHBand="0" w:firstRowFirstColumn="0" w:firstRowLastColumn="0" w:lastRowFirstColumn="0" w:lastRowLastColumn="0"/>
            <w:tcW w:w="817" w:type="dxa"/>
          </w:tcPr>
          <w:p w:rsidR="004D5579" w:rsidRDefault="004D5579" w:rsidP="004D5579">
            <w:r>
              <w:t>ID02</w:t>
            </w:r>
          </w:p>
        </w:tc>
        <w:tc>
          <w:tcPr>
            <w:tcW w:w="1701" w:type="dxa"/>
          </w:tcPr>
          <w:p w:rsidR="004D5579" w:rsidRDefault="004D5579" w:rsidP="004D5579">
            <w:pPr>
              <w:cnfStyle w:val="000000000000" w:firstRow="0" w:lastRow="0" w:firstColumn="0" w:lastColumn="0" w:oddVBand="0" w:evenVBand="0" w:oddHBand="0" w:evenHBand="0" w:firstRowFirstColumn="0" w:firstRowLastColumn="0" w:lastRowFirstColumn="0" w:lastRowLastColumn="0"/>
            </w:pPr>
            <w:r>
              <w:t xml:space="preserve">Staging </w:t>
            </w:r>
            <w:r w:rsidR="00B9611F">
              <w:t>–</w:t>
            </w:r>
            <w:r>
              <w:t xml:space="preserve"> VoD</w:t>
            </w:r>
          </w:p>
        </w:tc>
        <w:tc>
          <w:tcPr>
            <w:tcW w:w="1134" w:type="dxa"/>
          </w:tcPr>
          <w:p w:rsidR="004D5579" w:rsidRDefault="00B9611F"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4D5579" w:rsidRDefault="00B9611F"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4D5579" w:rsidRDefault="00B9611F" w:rsidP="004D5579">
            <w:pPr>
              <w:cnfStyle w:val="000000000000" w:firstRow="0" w:lastRow="0" w:firstColumn="0" w:lastColumn="0" w:oddVBand="0" w:evenVBand="0" w:oddHBand="0" w:evenHBand="0" w:firstRowFirstColumn="0" w:firstRowLastColumn="0" w:lastRowFirstColumn="0" w:lastRowLastColumn="0"/>
            </w:pPr>
            <w:r>
              <w:t>Staging server used as an ingest point for VoD asset packages. Third parties will provide packages to this location using SFTP.</w:t>
            </w:r>
          </w:p>
        </w:tc>
      </w:tr>
      <w:tr w:rsidR="00B9611F" w:rsidTr="004D5579">
        <w:tc>
          <w:tcPr>
            <w:cnfStyle w:val="001000000000" w:firstRow="0" w:lastRow="0" w:firstColumn="1" w:lastColumn="0" w:oddVBand="0" w:evenVBand="0" w:oddHBand="0" w:evenHBand="0" w:firstRowFirstColumn="0" w:firstRowLastColumn="0" w:lastRowFirstColumn="0" w:lastRowLastColumn="0"/>
            <w:tcW w:w="817" w:type="dxa"/>
          </w:tcPr>
          <w:p w:rsidR="00B9611F" w:rsidRDefault="00B9611F" w:rsidP="004D5579">
            <w:r>
              <w:t>ID03</w:t>
            </w:r>
          </w:p>
        </w:tc>
        <w:tc>
          <w:tcPr>
            <w:tcW w:w="1701"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Staging – Ads</w:t>
            </w:r>
          </w:p>
        </w:tc>
        <w:tc>
          <w:tcPr>
            <w:tcW w:w="1134"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As per the above but for ads.</w:t>
            </w:r>
          </w:p>
        </w:tc>
      </w:tr>
      <w:tr w:rsidR="00B9611F" w:rsidTr="004D5579">
        <w:tc>
          <w:tcPr>
            <w:cnfStyle w:val="001000000000" w:firstRow="0" w:lastRow="0" w:firstColumn="1" w:lastColumn="0" w:oddVBand="0" w:evenVBand="0" w:oddHBand="0" w:evenHBand="0" w:firstRowFirstColumn="0" w:firstRowLastColumn="0" w:lastRowFirstColumn="0" w:lastRowLastColumn="0"/>
            <w:tcW w:w="817" w:type="dxa"/>
          </w:tcPr>
          <w:p w:rsidR="00B9611F" w:rsidRDefault="00B9611F" w:rsidP="004D5579">
            <w:r>
              <w:t>ID05</w:t>
            </w:r>
          </w:p>
        </w:tc>
        <w:tc>
          <w:tcPr>
            <w:tcW w:w="1701" w:type="dxa"/>
          </w:tcPr>
          <w:p w:rsidR="00B9611F" w:rsidRDefault="00DA12D0" w:rsidP="004D5579">
            <w:pPr>
              <w:cnfStyle w:val="000000000000" w:firstRow="0" w:lastRow="0" w:firstColumn="0" w:lastColumn="0" w:oddVBand="0" w:evenVBand="0" w:oddHBand="0" w:evenHBand="0" w:firstRowFirstColumn="0" w:firstRowLastColumn="0" w:lastRowFirstColumn="0" w:lastRowLastColumn="0"/>
            </w:pPr>
            <w:r>
              <w:t>TVA Transformer</w:t>
            </w:r>
          </w:p>
        </w:tc>
        <w:tc>
          <w:tcPr>
            <w:tcW w:w="1134" w:type="dxa"/>
          </w:tcPr>
          <w:p w:rsidR="00B9611F" w:rsidRDefault="00DA12D0"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External</w:t>
            </w:r>
          </w:p>
        </w:tc>
        <w:tc>
          <w:tcPr>
            <w:tcW w:w="4728" w:type="dxa"/>
          </w:tcPr>
          <w:p w:rsidR="00DA12D0" w:rsidRDefault="00DA12D0" w:rsidP="004D5579">
            <w:pPr>
              <w:cnfStyle w:val="000000000000" w:firstRow="0" w:lastRow="0" w:firstColumn="0" w:lastColumn="0" w:oddVBand="0" w:evenVBand="0" w:oddHBand="0" w:evenHBand="0" w:firstRowFirstColumn="0" w:firstRowLastColumn="0" w:lastRowFirstColumn="0" w:lastRowLastColumn="0"/>
            </w:pPr>
            <w:r>
              <w:t>Existing extract and feed to TVA</w:t>
            </w:r>
            <w:r w:rsidR="00B84AD1">
              <w:t xml:space="preserve"> (TV Anytime)</w:t>
            </w:r>
            <w:r>
              <w:t xml:space="preserve"> containing details of the full catalogue in Adrenalin. Run </w:t>
            </w:r>
            <w:proofErr w:type="gramStart"/>
            <w:r>
              <w:t>on  a</w:t>
            </w:r>
            <w:proofErr w:type="gramEnd"/>
            <w:r>
              <w:t xml:space="preserve"> scheduled basis. Supplies a zipped file of the full catalogue metadata. In this deployment, we are reusing this file to also supply Cadent with required metadata including internal break positions and the mapping between PID/PAID and the SeaChange </w:t>
            </w:r>
            <w:proofErr w:type="spellStart"/>
            <w:r>
              <w:t>ContentID</w:t>
            </w:r>
            <w:proofErr w:type="spellEnd"/>
            <w:r>
              <w:t>.</w:t>
            </w:r>
          </w:p>
        </w:tc>
      </w:tr>
      <w:tr w:rsidR="00B9611F" w:rsidTr="004D5579">
        <w:tc>
          <w:tcPr>
            <w:cnfStyle w:val="001000000000" w:firstRow="0" w:lastRow="0" w:firstColumn="1" w:lastColumn="0" w:oddVBand="0" w:evenVBand="0" w:oddHBand="0" w:evenHBand="0" w:firstRowFirstColumn="0" w:firstRowLastColumn="0" w:lastRowFirstColumn="0" w:lastRowLastColumn="0"/>
            <w:tcW w:w="817" w:type="dxa"/>
          </w:tcPr>
          <w:p w:rsidR="00B9611F" w:rsidRDefault="00B9611F" w:rsidP="004D5579">
            <w:r>
              <w:t>ID06</w:t>
            </w:r>
          </w:p>
        </w:tc>
        <w:tc>
          <w:tcPr>
            <w:tcW w:w="1701"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proofErr w:type="spellStart"/>
            <w:r>
              <w:t>Seachange</w:t>
            </w:r>
            <w:proofErr w:type="spellEnd"/>
          </w:p>
          <w:p w:rsidR="00B9611F" w:rsidRDefault="00B9611F" w:rsidP="004D5579">
            <w:pPr>
              <w:cnfStyle w:val="000000000000" w:firstRow="0" w:lastRow="0" w:firstColumn="0" w:lastColumn="0" w:oddVBand="0" w:evenVBand="0" w:oddHBand="0" w:evenHBand="0" w:firstRowFirstColumn="0" w:firstRowLastColumn="0" w:lastRowFirstColumn="0" w:lastRowLastColumn="0"/>
            </w:pPr>
            <w:r>
              <w:t>Traxis</w:t>
            </w:r>
          </w:p>
        </w:tc>
        <w:tc>
          <w:tcPr>
            <w:tcW w:w="1134"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B9611F" w:rsidRDefault="00B9611F" w:rsidP="004D5579">
            <w:pPr>
              <w:cnfStyle w:val="000000000000" w:firstRow="0" w:lastRow="0" w:firstColumn="0" w:lastColumn="0" w:oddVBand="0" w:evenVBand="0" w:oddHBand="0" w:evenHBand="0" w:firstRowFirstColumn="0" w:firstRowLastColumn="0" w:lastRowFirstColumn="0" w:lastRowLastColumn="0"/>
            </w:pPr>
            <w:r>
              <w:t>Provides functionality for management of subscriptions and purchases. In this deployment, this is the component which manages authorisation for the session to the STB and provides a URL through which the STB can request the stream.</w:t>
            </w:r>
          </w:p>
          <w:p w:rsidR="00180122" w:rsidRDefault="00180122" w:rsidP="004D5579">
            <w:pPr>
              <w:cnfStyle w:val="000000000000" w:firstRow="0" w:lastRow="0" w:firstColumn="0" w:lastColumn="0" w:oddVBand="0" w:evenVBand="0" w:oddHBand="0" w:evenHBand="0" w:firstRowFirstColumn="0" w:firstRowLastColumn="0" w:lastRowFirstColumn="0" w:lastRowLastColumn="0"/>
            </w:pPr>
          </w:p>
          <w:p w:rsidR="00180122" w:rsidRDefault="00180122" w:rsidP="00180122">
            <w:pPr>
              <w:cnfStyle w:val="000000000000" w:firstRow="0" w:lastRow="0" w:firstColumn="0" w:lastColumn="0" w:oddVBand="0" w:evenVBand="0" w:oddHBand="0" w:evenHBand="0" w:firstRowFirstColumn="0" w:firstRowLastColumn="0" w:lastRowFirstColumn="0" w:lastRowLastColumn="0"/>
            </w:pPr>
            <w:r>
              <w:t>This component also provides information to the TiVo platform through the SeaChange 5fv2 interface allowing for the presentation of assets on the EPG.</w:t>
            </w:r>
          </w:p>
        </w:tc>
      </w:tr>
      <w:tr w:rsidR="00F2397B" w:rsidTr="004D5579">
        <w:tc>
          <w:tcPr>
            <w:cnfStyle w:val="001000000000" w:firstRow="0" w:lastRow="0" w:firstColumn="1" w:lastColumn="0" w:oddVBand="0" w:evenVBand="0" w:oddHBand="0" w:evenHBand="0" w:firstRowFirstColumn="0" w:firstRowLastColumn="0" w:lastRowFirstColumn="0" w:lastRowLastColumn="0"/>
            <w:tcW w:w="817" w:type="dxa"/>
          </w:tcPr>
          <w:p w:rsidR="00F2397B" w:rsidRDefault="00F2397B" w:rsidP="004D5579">
            <w:r>
              <w:t>ID08</w:t>
            </w:r>
          </w:p>
        </w:tc>
        <w:tc>
          <w:tcPr>
            <w:tcW w:w="1701"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Akamai</w:t>
            </w:r>
          </w:p>
          <w:p w:rsidR="00F2397B" w:rsidRDefault="00F2397B" w:rsidP="004D5579">
            <w:pPr>
              <w:cnfStyle w:val="000000000000" w:firstRow="0" w:lastRow="0" w:firstColumn="0" w:lastColumn="0" w:oddVBand="0" w:evenVBand="0" w:oddHBand="0" w:evenHBand="0" w:firstRowFirstColumn="0" w:firstRowLastColumn="0" w:lastRowFirstColumn="0" w:lastRowLastColumn="0"/>
            </w:pPr>
            <w:r>
              <w:t>CDN</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External</w:t>
            </w:r>
          </w:p>
        </w:tc>
        <w:tc>
          <w:tcPr>
            <w:tcW w:w="4728" w:type="dxa"/>
          </w:tcPr>
          <w:p w:rsidR="00F2397B" w:rsidRDefault="00F2397B" w:rsidP="00F2397B">
            <w:pPr>
              <w:cnfStyle w:val="000000000000" w:firstRow="0" w:lastRow="0" w:firstColumn="0" w:lastColumn="0" w:oddVBand="0" w:evenVBand="0" w:oddHBand="0" w:evenHBand="0" w:firstRowFirstColumn="0" w:firstRowLastColumn="0" w:lastRowFirstColumn="0" w:lastRowLastColumn="0"/>
            </w:pPr>
            <w:r>
              <w:t>Content Distribution Network outsourced to Akamai. Used for both VTVA &amp; IP VOD TiVo platform. Changes – Domain name routing, SSL connection between Clients and F5 Load balancers.</w:t>
            </w:r>
          </w:p>
        </w:tc>
      </w:tr>
      <w:tr w:rsidR="00F2397B" w:rsidTr="004D5579">
        <w:tc>
          <w:tcPr>
            <w:cnfStyle w:val="001000000000" w:firstRow="0" w:lastRow="0" w:firstColumn="1" w:lastColumn="0" w:oddVBand="0" w:evenVBand="0" w:oddHBand="0" w:evenHBand="0" w:firstRowFirstColumn="0" w:firstRowLastColumn="0" w:lastRowFirstColumn="0" w:lastRowLastColumn="0"/>
            <w:tcW w:w="817" w:type="dxa"/>
          </w:tcPr>
          <w:p w:rsidR="00F2397B" w:rsidRDefault="00F2397B" w:rsidP="004D5579">
            <w:r>
              <w:t>ID09</w:t>
            </w:r>
          </w:p>
        </w:tc>
        <w:tc>
          <w:tcPr>
            <w:tcW w:w="1701"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Ad Operations</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F2397B" w:rsidRDefault="00F2397B" w:rsidP="00180122">
            <w:pPr>
              <w:cnfStyle w:val="000000000000" w:firstRow="0" w:lastRow="0" w:firstColumn="0" w:lastColumn="0" w:oddVBand="0" w:evenVBand="0" w:oddHBand="0" w:evenHBand="0" w:firstRowFirstColumn="0" w:firstRowLastColumn="0" w:lastRowFirstColumn="0" w:lastRowLastColumn="0"/>
            </w:pPr>
            <w:proofErr w:type="gramStart"/>
            <w:r>
              <w:t>This represent</w:t>
            </w:r>
            <w:proofErr w:type="gramEnd"/>
            <w:r>
              <w:t xml:space="preserve"> the department that manage the creation and management of campaigns on the Cadent Central systems through the Web UI. This is existing functionality </w:t>
            </w:r>
            <w:r w:rsidR="00180122">
              <w:t xml:space="preserve">and </w:t>
            </w:r>
            <w:r>
              <w:t xml:space="preserve">the process will be identical </w:t>
            </w:r>
            <w:r w:rsidR="00180122">
              <w:t xml:space="preserve">to </w:t>
            </w:r>
            <w:r>
              <w:t>that of the existing QAM VoD process.</w:t>
            </w:r>
          </w:p>
        </w:tc>
      </w:tr>
      <w:tr w:rsidR="00F2397B" w:rsidTr="004D5579">
        <w:tc>
          <w:tcPr>
            <w:cnfStyle w:val="001000000000" w:firstRow="0" w:lastRow="0" w:firstColumn="1" w:lastColumn="0" w:oddVBand="0" w:evenVBand="0" w:oddHBand="0" w:evenHBand="0" w:firstRowFirstColumn="0" w:firstRowLastColumn="0" w:lastRowFirstColumn="0" w:lastRowLastColumn="0"/>
            <w:tcW w:w="817" w:type="dxa"/>
          </w:tcPr>
          <w:p w:rsidR="00F2397B" w:rsidRDefault="00F2397B" w:rsidP="004D5579">
            <w:r>
              <w:t>ID10</w:t>
            </w:r>
          </w:p>
        </w:tc>
        <w:tc>
          <w:tcPr>
            <w:tcW w:w="1701"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Cadent</w:t>
            </w:r>
          </w:p>
          <w:p w:rsidR="00F2397B" w:rsidRDefault="00F2397B" w:rsidP="004D5579">
            <w:pPr>
              <w:cnfStyle w:val="000000000000" w:firstRow="0" w:lastRow="0" w:firstColumn="0" w:lastColumn="0" w:oddVBand="0" w:evenVBand="0" w:oddHBand="0" w:evenHBand="0" w:firstRowFirstColumn="0" w:firstRowLastColumn="0" w:lastRowFirstColumn="0" w:lastRowLastColumn="0"/>
            </w:pPr>
            <w:r>
              <w:t>Ad Router</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F2397B" w:rsidRDefault="00F2397B" w:rsidP="00F2397B">
            <w:pPr>
              <w:cnfStyle w:val="000000000000" w:firstRow="0" w:lastRow="0" w:firstColumn="0" w:lastColumn="0" w:oddVBand="0" w:evenVBand="0" w:oddHBand="0" w:evenHBand="0" w:firstRowFirstColumn="0" w:firstRowLastColumn="0" w:lastRowFirstColumn="0" w:lastRowLastColumn="0"/>
            </w:pPr>
            <w:r>
              <w:t>The Cadent component that manages requests from clients on to the Cadent Ad Decisioning Server. This component also embellishes requests as they pass through by looking up profile information in the Subscriber Information Server based on the STB ID and adds this to the request that is sent to the ADS.</w:t>
            </w:r>
            <w:r w:rsidR="00EE26BF">
              <w:t xml:space="preserve"> </w:t>
            </w:r>
            <w:r w:rsidR="00EE26BF" w:rsidRPr="00EE26BF">
              <w:t>Additional request decoration is performed by using the Cadent CIS and POIS components to determine the program metadata and user experience respectively.</w:t>
            </w:r>
          </w:p>
        </w:tc>
      </w:tr>
      <w:tr w:rsidR="00F2397B" w:rsidTr="004D5579">
        <w:tc>
          <w:tcPr>
            <w:cnfStyle w:val="001000000000" w:firstRow="0" w:lastRow="0" w:firstColumn="1" w:lastColumn="0" w:oddVBand="0" w:evenVBand="0" w:oddHBand="0" w:evenHBand="0" w:firstRowFirstColumn="0" w:firstRowLastColumn="0" w:lastRowFirstColumn="0" w:lastRowLastColumn="0"/>
            <w:tcW w:w="817" w:type="dxa"/>
          </w:tcPr>
          <w:p w:rsidR="00F2397B" w:rsidRDefault="00F2397B" w:rsidP="004D5579">
            <w:r>
              <w:t>ID11</w:t>
            </w:r>
          </w:p>
        </w:tc>
        <w:tc>
          <w:tcPr>
            <w:tcW w:w="1701"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Cadent</w:t>
            </w:r>
          </w:p>
          <w:p w:rsidR="00F2397B" w:rsidRDefault="00F2397B" w:rsidP="004D5579">
            <w:pPr>
              <w:cnfStyle w:val="000000000000" w:firstRow="0" w:lastRow="0" w:firstColumn="0" w:lastColumn="0" w:oddVBand="0" w:evenVBand="0" w:oddHBand="0" w:evenHBand="0" w:firstRowFirstColumn="0" w:firstRowLastColumn="0" w:lastRowFirstColumn="0" w:lastRowLastColumn="0"/>
            </w:pPr>
            <w:r>
              <w:t>ADS</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F2397B" w:rsidRDefault="00F2397B"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F2397B" w:rsidRDefault="00F2397B" w:rsidP="008754FE">
            <w:pPr>
              <w:cnfStyle w:val="000000000000" w:firstRow="0" w:lastRow="0" w:firstColumn="0" w:lastColumn="0" w:oddVBand="0" w:evenVBand="0" w:oddHBand="0" w:evenHBand="0" w:firstRowFirstColumn="0" w:firstRowLastColumn="0" w:lastRowFirstColumn="0" w:lastRowLastColumn="0"/>
            </w:pPr>
            <w:r>
              <w:t>The Cadent component that makes ad insertion decisions in respect of SCTE 130-3 placement requests from the MM. This will supply a list of suitable ads to be inserted as pre, mid and post-roll positions in the main VoD content.</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ID12</w:t>
            </w:r>
          </w:p>
        </w:tc>
        <w:tc>
          <w:tcPr>
            <w:tcW w:w="1701"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Cadent</w:t>
            </w:r>
          </w:p>
          <w:p w:rsidR="00AD50F1" w:rsidRDefault="00AD50F1" w:rsidP="004D5579">
            <w:pPr>
              <w:cnfStyle w:val="000000000000" w:firstRow="0" w:lastRow="0" w:firstColumn="0" w:lastColumn="0" w:oddVBand="0" w:evenVBand="0" w:oddHBand="0" w:evenHBand="0" w:firstRowFirstColumn="0" w:firstRowLastColumn="0" w:lastRowFirstColumn="0" w:lastRowLastColumn="0"/>
            </w:pPr>
            <w:r>
              <w:t>CM</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External</w:t>
            </w:r>
          </w:p>
        </w:tc>
        <w:tc>
          <w:tcPr>
            <w:tcW w:w="4728" w:type="dxa"/>
          </w:tcPr>
          <w:p w:rsidR="00AD50F1" w:rsidRDefault="00AD50F1" w:rsidP="00EE26BF">
            <w:pPr>
              <w:cnfStyle w:val="000000000000" w:firstRow="0" w:lastRow="0" w:firstColumn="0" w:lastColumn="0" w:oddVBand="0" w:evenVBand="0" w:oddHBand="0" w:evenHBand="0" w:firstRowFirstColumn="0" w:firstRowLastColumn="0" w:lastRowFirstColumn="0" w:lastRowLastColumn="0"/>
            </w:pPr>
            <w:r>
              <w:t xml:space="preserve">The Cadent component that is used to manage campaigns. Users access this service through a web interface. This is part of the Cadent </w:t>
            </w:r>
            <w:r w:rsidR="00EE26BF">
              <w:t xml:space="preserve">Campaign </w:t>
            </w:r>
            <w:r>
              <w:t>suite of components and is hosted in Amsterdam in Cadent’s data centre.</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ID13</w:t>
            </w:r>
          </w:p>
        </w:tc>
        <w:tc>
          <w:tcPr>
            <w:tcW w:w="1701"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Ericsson</w:t>
            </w:r>
          </w:p>
          <w:p w:rsidR="00AD50F1" w:rsidRDefault="00AD50F1" w:rsidP="004D5579">
            <w:pPr>
              <w:cnfStyle w:val="000000000000" w:firstRow="0" w:lastRow="0" w:firstColumn="0" w:lastColumn="0" w:oddVBand="0" w:evenVBand="0" w:oddHBand="0" w:evenHBand="0" w:firstRowFirstColumn="0" w:firstRowLastColumn="0" w:lastRowFirstColumn="0" w:lastRowLastColumn="0"/>
            </w:pPr>
            <w:r>
              <w:t>VSPP Manager</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New</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AD50F1" w:rsidRDefault="00AD50F1" w:rsidP="008E3AFF">
            <w:pPr>
              <w:cnfStyle w:val="000000000000" w:firstRow="0" w:lastRow="0" w:firstColumn="0" w:lastColumn="0" w:oddVBand="0" w:evenVBand="0" w:oddHBand="0" w:evenHBand="0" w:firstRowFirstColumn="0" w:firstRowLastColumn="0" w:lastRowFirstColumn="0" w:lastRowLastColumn="0"/>
            </w:pPr>
            <w:r>
              <w:t xml:space="preserve">The component within the Ericsson VSPP suite which manages the function of the other components and provides a central point for control. This component also hosts the database which </w:t>
            </w:r>
            <w:r w:rsidR="008E3AFF">
              <w:t>houses the data that controls</w:t>
            </w:r>
            <w:r>
              <w:t xml:space="preserve"> the VSPP suite</w:t>
            </w:r>
            <w:r w:rsidR="008E3AFF">
              <w:t xml:space="preserve"> and the content therein</w:t>
            </w:r>
            <w:r>
              <w:t>.</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ID14</w:t>
            </w:r>
          </w:p>
        </w:tc>
        <w:tc>
          <w:tcPr>
            <w:tcW w:w="1701"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Ericsson</w:t>
            </w:r>
          </w:p>
          <w:p w:rsidR="00AD50F1" w:rsidRDefault="00AD50F1" w:rsidP="004D5579">
            <w:pPr>
              <w:cnfStyle w:val="000000000000" w:firstRow="0" w:lastRow="0" w:firstColumn="0" w:lastColumn="0" w:oddVBand="0" w:evenVBand="0" w:oddHBand="0" w:evenHBand="0" w:firstRowFirstColumn="0" w:firstRowLastColumn="0" w:lastRowFirstColumn="0" w:lastRowLastColumn="0"/>
            </w:pPr>
            <w:r>
              <w:t>JITP</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New</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AD50F1" w:rsidRDefault="00AD50F1" w:rsidP="00F2397B">
            <w:pPr>
              <w:cnfStyle w:val="000000000000" w:firstRow="0" w:lastRow="0" w:firstColumn="0" w:lastColumn="0" w:oddVBand="0" w:evenVBand="0" w:oddHBand="0" w:evenHBand="0" w:firstRowFirstColumn="0" w:firstRowLastColumn="0" w:lastRowFirstColumn="0" w:lastRowLastColumn="0"/>
            </w:pPr>
            <w:r>
              <w:t xml:space="preserve">Just-in-time Packager. This is the component in the Ericsson VSPP suite that is used to create manifests for VoD and ad asset content as requested by the MM. This component also packages and encrypts segments of the content when segments are requested by the CDN. There are multiple JITP nodes that sit behind a </w:t>
            </w:r>
            <w:r w:rsidR="008E3AFF">
              <w:t>VM-supplied Varnish Shield Cache load balancer.</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ID15</w:t>
            </w:r>
          </w:p>
        </w:tc>
        <w:tc>
          <w:tcPr>
            <w:tcW w:w="1701" w:type="dxa"/>
          </w:tcPr>
          <w:p w:rsidR="00A53E64" w:rsidRDefault="00A53E64" w:rsidP="004D5579">
            <w:pPr>
              <w:cnfStyle w:val="000000000000" w:firstRow="0" w:lastRow="0" w:firstColumn="0" w:lastColumn="0" w:oddVBand="0" w:evenVBand="0" w:oddHBand="0" w:evenHBand="0" w:firstRowFirstColumn="0" w:firstRowLastColumn="0" w:lastRowFirstColumn="0" w:lastRowLastColumn="0"/>
            </w:pPr>
            <w:r>
              <w:t>Varnish</w:t>
            </w:r>
          </w:p>
          <w:p w:rsidR="00AD50F1" w:rsidRDefault="00A53E64" w:rsidP="004D5579">
            <w:pPr>
              <w:cnfStyle w:val="000000000000" w:firstRow="0" w:lastRow="0" w:firstColumn="0" w:lastColumn="0" w:oddVBand="0" w:evenVBand="0" w:oddHBand="0" w:evenHBand="0" w:firstRowFirstColumn="0" w:firstRowLastColumn="0" w:lastRowFirstColumn="0" w:lastRowLastColumn="0"/>
            </w:pPr>
            <w:r>
              <w:t>Shield Cache</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New</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AD50F1" w:rsidRDefault="00A53E64" w:rsidP="00F2397B">
            <w:pPr>
              <w:cnfStyle w:val="000000000000" w:firstRow="0" w:lastRow="0" w:firstColumn="0" w:lastColumn="0" w:oddVBand="0" w:evenVBand="0" w:oddHBand="0" w:evenHBand="0" w:firstRowFirstColumn="0" w:firstRowLastColumn="0" w:lastRowFirstColumn="0" w:lastRowLastColumn="0"/>
            </w:pPr>
            <w:r>
              <w:t>Cache and load balancer that sits in front of the Ericsson VSPP components. To be implemented by VM.</w:t>
            </w:r>
            <w:r w:rsidR="008E3AFF">
              <w:t xml:space="preserve"> Balances load onto the VSPP nodes using </w:t>
            </w:r>
            <w:r w:rsidR="007452B3">
              <w:t>DNS round-robin on to the IP addresses of the VSPP nodes.</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ID16</w:t>
            </w:r>
          </w:p>
        </w:tc>
        <w:tc>
          <w:tcPr>
            <w:tcW w:w="1701"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Ericsson</w:t>
            </w:r>
          </w:p>
          <w:p w:rsidR="00AD50F1" w:rsidRDefault="00AD50F1" w:rsidP="004D5579">
            <w:pPr>
              <w:cnfStyle w:val="000000000000" w:firstRow="0" w:lastRow="0" w:firstColumn="0" w:lastColumn="0" w:oddVBand="0" w:evenVBand="0" w:oddHBand="0" w:evenHBand="0" w:firstRowFirstColumn="0" w:firstRowLastColumn="0" w:lastRowFirstColumn="0" w:lastRowLastColumn="0"/>
            </w:pPr>
            <w:r>
              <w:t>Load Balancer</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New</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AD50F1" w:rsidRDefault="00AD50F1" w:rsidP="00F2397B">
            <w:pPr>
              <w:cnfStyle w:val="000000000000" w:firstRow="0" w:lastRow="0" w:firstColumn="0" w:lastColumn="0" w:oddVBand="0" w:evenVBand="0" w:oddHBand="0" w:evenHBand="0" w:firstRowFirstColumn="0" w:firstRowLastColumn="0" w:lastRowFirstColumn="0" w:lastRowLastColumn="0"/>
            </w:pPr>
            <w:r>
              <w:t>Interface point on to the JITP nodes. Provides load balancing of requests on to the pool of JITP nodes.</w:t>
            </w:r>
          </w:p>
        </w:tc>
      </w:tr>
      <w:tr w:rsidR="00AD50F1" w:rsidTr="004D5579">
        <w:tc>
          <w:tcPr>
            <w:cnfStyle w:val="001000000000" w:firstRow="0" w:lastRow="0" w:firstColumn="1" w:lastColumn="0" w:oddVBand="0" w:evenVBand="0" w:oddHBand="0" w:evenHBand="0" w:firstRowFirstColumn="0" w:firstRowLastColumn="0" w:lastRowFirstColumn="0" w:lastRowLastColumn="0"/>
            <w:tcW w:w="817" w:type="dxa"/>
          </w:tcPr>
          <w:p w:rsidR="00AD50F1" w:rsidRDefault="00AD50F1" w:rsidP="004D5579">
            <w:r>
              <w:t>ID17</w:t>
            </w:r>
          </w:p>
        </w:tc>
        <w:tc>
          <w:tcPr>
            <w:tcW w:w="1701"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Arris</w:t>
            </w:r>
          </w:p>
          <w:p w:rsidR="00AD50F1" w:rsidRDefault="00AD50F1" w:rsidP="004D5579">
            <w:pPr>
              <w:cnfStyle w:val="000000000000" w:firstRow="0" w:lastRow="0" w:firstColumn="0" w:lastColumn="0" w:oddVBand="0" w:evenVBand="0" w:oddHBand="0" w:evenHBand="0" w:firstRowFirstColumn="0" w:firstRowLastColumn="0" w:lastRowFirstColumn="0" w:lastRowLastColumn="0"/>
            </w:pPr>
            <w:r>
              <w:t>MM</w:t>
            </w:r>
            <w:r w:rsidR="00142D9F">
              <w:t xml:space="preserve"> MDC</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New</w:t>
            </w:r>
          </w:p>
        </w:tc>
        <w:tc>
          <w:tcPr>
            <w:tcW w:w="1134" w:type="dxa"/>
          </w:tcPr>
          <w:p w:rsidR="00AD50F1" w:rsidRDefault="00AD50F1"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AD50F1" w:rsidRDefault="00AD50F1" w:rsidP="00F2397B">
            <w:pPr>
              <w:cnfStyle w:val="000000000000" w:firstRow="0" w:lastRow="0" w:firstColumn="0" w:lastColumn="0" w:oddVBand="0" w:evenVBand="0" w:oddHBand="0" w:evenHBand="0" w:firstRowFirstColumn="0" w:firstRowLastColumn="0" w:lastRowFirstColumn="0" w:lastRowLastColumn="0"/>
            </w:pPr>
            <w:r>
              <w:t>Manifest Manipulator.</w:t>
            </w:r>
            <w:r w:rsidR="00142D9F">
              <w:t xml:space="preserve"> New component to perform the insertion of ads into MPEG-DASH streams for VoD. Manages the request for a MPEG-DASH manifest from a client by stitching a number of ad manifests into the VoD content manifest as determined by the SCTE 130-3 placement message from Cadent and then supplying this back to the client.</w:t>
            </w:r>
          </w:p>
        </w:tc>
      </w:tr>
      <w:tr w:rsidR="00142D9F" w:rsidTr="004D5579">
        <w:tc>
          <w:tcPr>
            <w:cnfStyle w:val="001000000000" w:firstRow="0" w:lastRow="0" w:firstColumn="1" w:lastColumn="0" w:oddVBand="0" w:evenVBand="0" w:oddHBand="0" w:evenHBand="0" w:firstRowFirstColumn="0" w:firstRowLastColumn="0" w:lastRowFirstColumn="0" w:lastRowLastColumn="0"/>
            <w:tcW w:w="817" w:type="dxa"/>
          </w:tcPr>
          <w:p w:rsidR="00142D9F" w:rsidRDefault="00142D9F" w:rsidP="004D5579">
            <w:r>
              <w:t>ID18</w:t>
            </w:r>
          </w:p>
        </w:tc>
        <w:tc>
          <w:tcPr>
            <w:tcW w:w="1701" w:type="dxa"/>
          </w:tcPr>
          <w:p w:rsidR="00142D9F" w:rsidRDefault="00142D9F" w:rsidP="004D5579">
            <w:pPr>
              <w:cnfStyle w:val="000000000000" w:firstRow="0" w:lastRow="0" w:firstColumn="0" w:lastColumn="0" w:oddVBand="0" w:evenVBand="0" w:oddHBand="0" w:evenHBand="0" w:firstRowFirstColumn="0" w:firstRowLastColumn="0" w:lastRowFirstColumn="0" w:lastRowLastColumn="0"/>
            </w:pPr>
            <w:r>
              <w:t>TiVo</w:t>
            </w:r>
          </w:p>
          <w:p w:rsidR="00142D9F" w:rsidRDefault="00142D9F" w:rsidP="004D5579">
            <w:pPr>
              <w:cnfStyle w:val="000000000000" w:firstRow="0" w:lastRow="0" w:firstColumn="0" w:lastColumn="0" w:oddVBand="0" w:evenVBand="0" w:oddHBand="0" w:evenHBand="0" w:firstRowFirstColumn="0" w:firstRowLastColumn="0" w:lastRowFirstColumn="0" w:lastRowLastColumn="0"/>
            </w:pPr>
            <w:r>
              <w:t>STB</w:t>
            </w:r>
          </w:p>
        </w:tc>
        <w:tc>
          <w:tcPr>
            <w:tcW w:w="1134" w:type="dxa"/>
          </w:tcPr>
          <w:p w:rsidR="00142D9F" w:rsidRDefault="00142D9F"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142D9F" w:rsidRDefault="00142D9F" w:rsidP="004D5579">
            <w:pPr>
              <w:cnfStyle w:val="000000000000" w:firstRow="0" w:lastRow="0" w:firstColumn="0" w:lastColumn="0" w:oddVBand="0" w:evenVBand="0" w:oddHBand="0" w:evenHBand="0" w:firstRowFirstColumn="0" w:firstRowLastColumn="0" w:lastRowFirstColumn="0" w:lastRowLastColumn="0"/>
            </w:pPr>
            <w:r>
              <w:t>External</w:t>
            </w:r>
          </w:p>
        </w:tc>
        <w:tc>
          <w:tcPr>
            <w:tcW w:w="4728" w:type="dxa"/>
          </w:tcPr>
          <w:p w:rsidR="00142D9F" w:rsidRDefault="00142D9F" w:rsidP="00F2397B">
            <w:pPr>
              <w:cnfStyle w:val="000000000000" w:firstRow="0" w:lastRow="0" w:firstColumn="0" w:lastColumn="0" w:oddVBand="0" w:evenVBand="0" w:oddHBand="0" w:evenHBand="0" w:firstRowFirstColumn="0" w:firstRowLastColumn="0" w:lastRowFirstColumn="0" w:lastRowLastColumn="0"/>
            </w:pPr>
            <w:r>
              <w:t xml:space="preserve">Changes to the STB to allow the playback of IP VoD streams using the MPEG-DASH protocol. Functionality uses the MPEG-DASH player libraries that form part of the STB’s Opera browser. Functionality should be delivered in the TiVo phase </w:t>
            </w:r>
            <w:r w:rsidR="007452B3">
              <w:t>7a</w:t>
            </w:r>
            <w:r>
              <w:t xml:space="preserve"> code for the STB</w:t>
            </w:r>
            <w:r w:rsidR="007452B3">
              <w:t xml:space="preserve"> with full support for mid-rolls in 7b.</w:t>
            </w:r>
          </w:p>
          <w:p w:rsidR="008754FE" w:rsidRDefault="008754FE" w:rsidP="00F2397B">
            <w:pPr>
              <w:cnfStyle w:val="000000000000" w:firstRow="0" w:lastRow="0" w:firstColumn="0" w:lastColumn="0" w:oddVBand="0" w:evenVBand="0" w:oddHBand="0" w:evenHBand="0" w:firstRowFirstColumn="0" w:firstRowLastColumn="0" w:lastRowFirstColumn="0" w:lastRowLastColumn="0"/>
            </w:pPr>
          </w:p>
          <w:p w:rsidR="008754FE" w:rsidRDefault="008754FE" w:rsidP="00F2397B">
            <w:pPr>
              <w:cnfStyle w:val="000000000000" w:firstRow="0" w:lastRow="0" w:firstColumn="0" w:lastColumn="0" w:oddVBand="0" w:evenVBand="0" w:oddHBand="0" w:evenHBand="0" w:firstRowFirstColumn="0" w:firstRowLastColumn="0" w:lastRowFirstColumn="0" w:lastRowLastColumn="0"/>
            </w:pPr>
            <w:r>
              <w:t>Also includes changes to allow the reporting of ad impressions through the SCTE 130 PSN message to the ad router. This functionality is also used in linear ad insertion.</w:t>
            </w:r>
          </w:p>
        </w:tc>
      </w:tr>
      <w:tr w:rsidR="0035479A" w:rsidTr="004D5579">
        <w:tc>
          <w:tcPr>
            <w:cnfStyle w:val="001000000000" w:firstRow="0" w:lastRow="0" w:firstColumn="1" w:lastColumn="0" w:oddVBand="0" w:evenVBand="0" w:oddHBand="0" w:evenHBand="0" w:firstRowFirstColumn="0" w:firstRowLastColumn="0" w:lastRowFirstColumn="0" w:lastRowLastColumn="0"/>
            <w:tcW w:w="817" w:type="dxa"/>
          </w:tcPr>
          <w:p w:rsidR="0035479A" w:rsidRDefault="0035479A" w:rsidP="004D5579">
            <w:r>
              <w:t>ID19</w:t>
            </w:r>
          </w:p>
        </w:tc>
        <w:tc>
          <w:tcPr>
            <w:tcW w:w="1701"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VM</w:t>
            </w:r>
          </w:p>
          <w:p w:rsidR="0035479A" w:rsidRDefault="0035479A" w:rsidP="004D5579">
            <w:pPr>
              <w:cnfStyle w:val="000000000000" w:firstRow="0" w:lastRow="0" w:firstColumn="0" w:lastColumn="0" w:oddVBand="0" w:evenVBand="0" w:oddHBand="0" w:evenHBand="0" w:firstRowFirstColumn="0" w:firstRowLastColumn="0" w:lastRowFirstColumn="0" w:lastRowLastColumn="0"/>
            </w:pPr>
            <w:r>
              <w:t>BML</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35479A" w:rsidRDefault="0035479A" w:rsidP="00F2397B">
            <w:pPr>
              <w:cnfStyle w:val="000000000000" w:firstRow="0" w:lastRow="0" w:firstColumn="0" w:lastColumn="0" w:oddVBand="0" w:evenVBand="0" w:oddHBand="0" w:evenHBand="0" w:firstRowFirstColumn="0" w:firstRowLastColumn="0" w:lastRowFirstColumn="0" w:lastRowLastColumn="0"/>
            </w:pPr>
            <w:r>
              <w:t>Virgin Media – Broadcast Media Library. Used as a repository of content with content being placed here by SeaChange once ingested into their systems. This location can be used by downstream systems (VSPP in this case) as a source of content.</w:t>
            </w:r>
          </w:p>
        </w:tc>
      </w:tr>
      <w:tr w:rsidR="0035479A" w:rsidTr="004D5579">
        <w:tc>
          <w:tcPr>
            <w:cnfStyle w:val="001000000000" w:firstRow="0" w:lastRow="0" w:firstColumn="1" w:lastColumn="0" w:oddVBand="0" w:evenVBand="0" w:oddHBand="0" w:evenHBand="0" w:firstRowFirstColumn="0" w:firstRowLastColumn="0" w:lastRowFirstColumn="0" w:lastRowLastColumn="0"/>
            <w:tcW w:w="817" w:type="dxa"/>
          </w:tcPr>
          <w:p w:rsidR="0035479A" w:rsidRDefault="0035479A" w:rsidP="004D5579">
            <w:r>
              <w:t>ID20</w:t>
            </w:r>
          </w:p>
        </w:tc>
        <w:tc>
          <w:tcPr>
            <w:tcW w:w="1701"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SeaChange</w:t>
            </w:r>
          </w:p>
          <w:p w:rsidR="0035479A" w:rsidRDefault="0035479A" w:rsidP="004D5579">
            <w:pPr>
              <w:cnfStyle w:val="000000000000" w:firstRow="0" w:lastRow="0" w:firstColumn="0" w:lastColumn="0" w:oddVBand="0" w:evenVBand="0" w:oddHBand="0" w:evenHBand="0" w:firstRowFirstColumn="0" w:firstRowLastColumn="0" w:lastRowFirstColumn="0" w:lastRowLastColumn="0"/>
            </w:pPr>
            <w:r>
              <w:t>Prodis</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35479A" w:rsidRDefault="0035479A" w:rsidP="00F2397B">
            <w:pPr>
              <w:cnfStyle w:val="000000000000" w:firstRow="0" w:lastRow="0" w:firstColumn="0" w:lastColumn="0" w:oddVBand="0" w:evenVBand="0" w:oddHBand="0" w:evenHBand="0" w:firstRowFirstColumn="0" w:firstRowLastColumn="0" w:lastRowFirstColumn="0" w:lastRowLastColumn="0"/>
            </w:pPr>
            <w:r>
              <w:t>SeaChange workflow management. Will need workflows configured to detect incoming content, ingest, initiate VSPP processing and</w:t>
            </w:r>
            <w:r w:rsidR="0069181A">
              <w:t xml:space="preserve"> initiate TVA Transformer export for </w:t>
            </w:r>
            <w:proofErr w:type="spellStart"/>
            <w:r w:rsidR="0069181A">
              <w:t>Gracenote</w:t>
            </w:r>
            <w:proofErr w:type="spellEnd"/>
            <w:r w:rsidR="0069181A">
              <w:t>/Cadent.</w:t>
            </w:r>
          </w:p>
        </w:tc>
      </w:tr>
      <w:tr w:rsidR="0035479A" w:rsidTr="004D5579">
        <w:tc>
          <w:tcPr>
            <w:cnfStyle w:val="001000000000" w:firstRow="0" w:lastRow="0" w:firstColumn="1" w:lastColumn="0" w:oddVBand="0" w:evenVBand="0" w:oddHBand="0" w:evenHBand="0" w:firstRowFirstColumn="0" w:firstRowLastColumn="0" w:lastRowFirstColumn="0" w:lastRowLastColumn="0"/>
            <w:tcW w:w="817" w:type="dxa"/>
          </w:tcPr>
          <w:p w:rsidR="0035479A" w:rsidRDefault="0035479A" w:rsidP="004D5579">
            <w:r>
              <w:t>ID21</w:t>
            </w:r>
          </w:p>
        </w:tc>
        <w:tc>
          <w:tcPr>
            <w:tcW w:w="1701"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SeaChange</w:t>
            </w:r>
          </w:p>
          <w:p w:rsidR="0035479A" w:rsidRDefault="0035479A" w:rsidP="004D5579">
            <w:pPr>
              <w:cnfStyle w:val="000000000000" w:firstRow="0" w:lastRow="0" w:firstColumn="0" w:lastColumn="0" w:oddVBand="0" w:evenVBand="0" w:oddHBand="0" w:evenHBand="0" w:firstRowFirstColumn="0" w:firstRowLastColumn="0" w:lastRowFirstColumn="0" w:lastRowLastColumn="0"/>
            </w:pPr>
            <w:r>
              <w:t>KMS</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Modified</w:t>
            </w:r>
          </w:p>
        </w:tc>
        <w:tc>
          <w:tcPr>
            <w:tcW w:w="1134" w:type="dxa"/>
          </w:tcPr>
          <w:p w:rsidR="0035479A" w:rsidRDefault="0035479A"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35479A" w:rsidRDefault="0035479A" w:rsidP="00F2397B">
            <w:pPr>
              <w:cnfStyle w:val="000000000000" w:firstRow="0" w:lastRow="0" w:firstColumn="0" w:lastColumn="0" w:oddVBand="0" w:evenVBand="0" w:oddHBand="0" w:evenHBand="0" w:firstRowFirstColumn="0" w:firstRowLastColumn="0" w:lastRowFirstColumn="0" w:lastRowLastColumn="0"/>
            </w:pPr>
            <w:r>
              <w:t>SeaChange Key Management Server. Provides PlayReady encryption keys to VSPP.</w:t>
            </w:r>
          </w:p>
        </w:tc>
      </w:tr>
      <w:tr w:rsidR="00897FE2" w:rsidTr="004D5579">
        <w:tc>
          <w:tcPr>
            <w:cnfStyle w:val="001000000000" w:firstRow="0" w:lastRow="0" w:firstColumn="1" w:lastColumn="0" w:oddVBand="0" w:evenVBand="0" w:oddHBand="0" w:evenHBand="0" w:firstRowFirstColumn="0" w:firstRowLastColumn="0" w:lastRowFirstColumn="0" w:lastRowLastColumn="0"/>
            <w:tcW w:w="817" w:type="dxa"/>
          </w:tcPr>
          <w:p w:rsidR="00897FE2" w:rsidRDefault="00897FE2" w:rsidP="004D5579">
            <w:r>
              <w:t>ID22</w:t>
            </w:r>
          </w:p>
        </w:tc>
        <w:tc>
          <w:tcPr>
            <w:tcW w:w="1701" w:type="dxa"/>
          </w:tcPr>
          <w:p w:rsidR="00897FE2" w:rsidRDefault="00897FE2" w:rsidP="004D5579">
            <w:pPr>
              <w:cnfStyle w:val="000000000000" w:firstRow="0" w:lastRow="0" w:firstColumn="0" w:lastColumn="0" w:oddVBand="0" w:evenVBand="0" w:oddHBand="0" w:evenHBand="0" w:firstRowFirstColumn="0" w:firstRowLastColumn="0" w:lastRowFirstColumn="0" w:lastRowLastColumn="0"/>
            </w:pPr>
            <w:r>
              <w:t>SeaChange Licence Server</w:t>
            </w:r>
          </w:p>
        </w:tc>
        <w:tc>
          <w:tcPr>
            <w:tcW w:w="1134" w:type="dxa"/>
          </w:tcPr>
          <w:p w:rsidR="00897FE2" w:rsidRDefault="00897FE2" w:rsidP="004D5579">
            <w:pPr>
              <w:cnfStyle w:val="000000000000" w:firstRow="0" w:lastRow="0" w:firstColumn="0" w:lastColumn="0" w:oddVBand="0" w:evenVBand="0" w:oddHBand="0" w:evenHBand="0" w:firstRowFirstColumn="0" w:firstRowLastColumn="0" w:lastRowFirstColumn="0" w:lastRowLastColumn="0"/>
            </w:pPr>
            <w:r>
              <w:t>Existing</w:t>
            </w:r>
          </w:p>
        </w:tc>
        <w:tc>
          <w:tcPr>
            <w:tcW w:w="1134" w:type="dxa"/>
          </w:tcPr>
          <w:p w:rsidR="00897FE2" w:rsidRDefault="00897FE2" w:rsidP="004D5579">
            <w:pPr>
              <w:cnfStyle w:val="000000000000" w:firstRow="0" w:lastRow="0" w:firstColumn="0" w:lastColumn="0" w:oddVBand="0" w:evenVBand="0" w:oddHBand="0" w:evenHBand="0" w:firstRowFirstColumn="0" w:firstRowLastColumn="0" w:lastRowFirstColumn="0" w:lastRowLastColumn="0"/>
            </w:pPr>
            <w:r>
              <w:t>Internal</w:t>
            </w:r>
          </w:p>
        </w:tc>
        <w:tc>
          <w:tcPr>
            <w:tcW w:w="4728" w:type="dxa"/>
          </w:tcPr>
          <w:p w:rsidR="00897FE2" w:rsidRDefault="00897FE2" w:rsidP="00F2397B">
            <w:pPr>
              <w:cnfStyle w:val="000000000000" w:firstRow="0" w:lastRow="0" w:firstColumn="0" w:lastColumn="0" w:oddVBand="0" w:evenVBand="0" w:oddHBand="0" w:evenHBand="0" w:firstRowFirstColumn="0" w:firstRowLastColumn="0" w:lastRowFirstColumn="0" w:lastRowLastColumn="0"/>
            </w:pPr>
            <w:r>
              <w:t>SeaChange Licence Server. Manages DRM for DASH (and other) content on the STB using PlayReady DRM. Implements the PlayReady challenge response with the STB for the content keys.</w:t>
            </w:r>
          </w:p>
        </w:tc>
      </w:tr>
    </w:tbl>
    <w:p w:rsidR="004D5579" w:rsidRPr="004D5579" w:rsidRDefault="004D5579" w:rsidP="004D5579"/>
    <w:p w:rsidR="00E92675" w:rsidRPr="00F64D50" w:rsidRDefault="002950E0" w:rsidP="00341F7E">
      <w:pPr>
        <w:pStyle w:val="Caption"/>
        <w:jc w:val="center"/>
      </w:pPr>
      <w:r>
        <w:t xml:space="preserve">Table </w:t>
      </w:r>
      <w:fldSimple w:instr=" STYLEREF 1 \s ">
        <w:r w:rsidR="000A5A58">
          <w:rPr>
            <w:noProof/>
          </w:rPr>
          <w:t>5</w:t>
        </w:r>
      </w:fldSimple>
      <w:r w:rsidR="00602982">
        <w:noBreakHyphen/>
      </w:r>
      <w:fldSimple w:instr=" SEQ Table \* ARABIC \s 1 ">
        <w:r w:rsidR="000A5A58">
          <w:rPr>
            <w:noProof/>
          </w:rPr>
          <w:t>1</w:t>
        </w:r>
      </w:fldSimple>
      <w:r>
        <w:t xml:space="preserve"> – Solution Elements</w:t>
      </w:r>
    </w:p>
    <w:p w:rsidR="003E51D2" w:rsidRDefault="00E92675" w:rsidP="00F64D50">
      <w:pPr>
        <w:pStyle w:val="Heading2"/>
      </w:pPr>
      <w:bookmarkStart w:id="308" w:name="_Toc252550929"/>
      <w:bookmarkStart w:id="309" w:name="_Toc252551539"/>
      <w:bookmarkStart w:id="310" w:name="_Toc253565052"/>
      <w:bookmarkStart w:id="311" w:name="_Toc272850050"/>
      <w:bookmarkStart w:id="312" w:name="_Toc490728956"/>
      <w:r w:rsidRPr="00230FB0">
        <w:t>Solution Physical Architecture</w:t>
      </w:r>
      <w:bookmarkStart w:id="313" w:name="_Toc226431444"/>
      <w:bookmarkStart w:id="314" w:name="_Toc252550930"/>
      <w:bookmarkStart w:id="315" w:name="_Toc252551540"/>
      <w:bookmarkStart w:id="316" w:name="_Toc253565053"/>
      <w:bookmarkStart w:id="317" w:name="_Toc272850051"/>
      <w:bookmarkEnd w:id="308"/>
      <w:bookmarkEnd w:id="309"/>
      <w:bookmarkEnd w:id="310"/>
      <w:bookmarkEnd w:id="311"/>
      <w:bookmarkEnd w:id="312"/>
    </w:p>
    <w:p w:rsidR="00AF65F6" w:rsidRDefault="00AF65F6" w:rsidP="00EF0CAB">
      <w:r>
        <w:t xml:space="preserve">All servers required for the </w:t>
      </w:r>
      <w:r w:rsidR="00F140CB">
        <w:t>MDC</w:t>
      </w:r>
      <w:r w:rsidR="008754FE">
        <w:t xml:space="preserve"> &amp; CMS</w:t>
      </w:r>
      <w:r w:rsidR="00F140CB">
        <w:t xml:space="preserve"> </w:t>
      </w:r>
      <w:r>
        <w:t>platform</w:t>
      </w:r>
      <w:r w:rsidR="00541DD2">
        <w:t>s</w:t>
      </w:r>
      <w:r>
        <w:t xml:space="preserve"> will hosted on Cisco UCS Blades via VMWare ESX. The design is inherently resilient, so there is no requirement for </w:t>
      </w:r>
      <w:proofErr w:type="spellStart"/>
      <w:r>
        <w:t>vMotion</w:t>
      </w:r>
      <w:proofErr w:type="spellEnd"/>
      <w:r>
        <w:t>, or any other VMWare optimisation. For this infrastructure the use of VMware is purely for consolidation.</w:t>
      </w:r>
    </w:p>
    <w:p w:rsidR="00AF65F6" w:rsidRDefault="00AF65F6" w:rsidP="00EF0CAB"/>
    <w:p w:rsidR="00AF65F6" w:rsidRDefault="00AF65F6" w:rsidP="00EF0CAB">
      <w:r>
        <w:t xml:space="preserve">The servers will be in the VOD Domain for Production, Pre-Production and DR. </w:t>
      </w:r>
      <w:proofErr w:type="spellStart"/>
      <w:proofErr w:type="gramStart"/>
      <w:r>
        <w:t>TnT</w:t>
      </w:r>
      <w:proofErr w:type="spellEnd"/>
      <w:proofErr w:type="gramEnd"/>
      <w:r>
        <w:t xml:space="preserve"> Windows Support already have accounts in these Domains as a result of the Adrenaline platform roll out. </w:t>
      </w:r>
    </w:p>
    <w:p w:rsidR="00AF65F6" w:rsidRDefault="00AF65F6" w:rsidP="00EF0CAB"/>
    <w:p w:rsidR="00AF65F6" w:rsidRDefault="00AF65F6" w:rsidP="00EF0CAB">
      <w:r>
        <w:t>For further details about the physical design please refer to the “VOD Advertising Manifest Manipulator Infrastructure Design”, which can be found at</w:t>
      </w:r>
      <w:r w:rsidR="00F42041">
        <w:t xml:space="preserve"> in </w:t>
      </w:r>
      <w:r w:rsidR="00F42041">
        <w:fldChar w:fldCharType="begin"/>
      </w:r>
      <w:r w:rsidR="00F42041">
        <w:instrText xml:space="preserve"> REF _Ref428906533 \h </w:instrText>
      </w:r>
      <w:r w:rsidR="00EF0CAB">
        <w:instrText xml:space="preserve"> \* MERGEFORMAT </w:instrText>
      </w:r>
      <w:r w:rsidR="00F42041">
        <w:fldChar w:fldCharType="separate"/>
      </w:r>
      <w:r w:rsidR="000A5A58" w:rsidRPr="00230FB0">
        <w:t>References</w:t>
      </w:r>
      <w:r w:rsidR="00F42041">
        <w:fldChar w:fldCharType="end"/>
      </w:r>
      <w:proofErr w:type="gramStart"/>
      <w:r>
        <w:t>:-</w:t>
      </w:r>
      <w:proofErr w:type="gramEnd"/>
      <w:r w:rsidR="00114BF7">
        <w:t xml:space="preserve"> Ref15</w:t>
      </w:r>
    </w:p>
    <w:p w:rsidR="00AF1EF5" w:rsidRDefault="00AF1EF5" w:rsidP="00EF0CAB"/>
    <w:p w:rsidR="00AF1EF5" w:rsidRDefault="00AF1EF5" w:rsidP="00EF0CAB">
      <w:r>
        <w:t xml:space="preserve">A network design will be required to ensure MDC has access to Akamai/CDN &amp; </w:t>
      </w:r>
      <w:proofErr w:type="spellStart"/>
      <w:r>
        <w:t>Blackarrow</w:t>
      </w:r>
      <w:proofErr w:type="spellEnd"/>
    </w:p>
    <w:p w:rsidR="00EF0CAB" w:rsidRPr="00F64D50" w:rsidRDefault="00EF0CAB" w:rsidP="00EF0CAB"/>
    <w:p w:rsidR="00E92675" w:rsidRDefault="00E92675" w:rsidP="00F64D50">
      <w:pPr>
        <w:pStyle w:val="Heading2"/>
      </w:pPr>
      <w:bookmarkStart w:id="318" w:name="_Toc490728957"/>
      <w:r w:rsidRPr="00230FB0">
        <w:t>Security</w:t>
      </w:r>
      <w:bookmarkEnd w:id="313"/>
      <w:bookmarkEnd w:id="314"/>
      <w:bookmarkEnd w:id="315"/>
      <w:bookmarkEnd w:id="316"/>
      <w:bookmarkEnd w:id="317"/>
      <w:bookmarkEnd w:id="318"/>
    </w:p>
    <w:p w:rsidR="00E92675" w:rsidRDefault="00E92675" w:rsidP="00DC0BC4">
      <w:pPr>
        <w:rPr>
          <w:rFonts w:cs="Arial"/>
        </w:rPr>
      </w:pPr>
      <w:bookmarkStart w:id="319" w:name="_Toc272850054"/>
      <w:r w:rsidRPr="00F64D50">
        <w:t xml:space="preserve">{{Use this section to detail any specific security requirements that must be considered in the detailed design. </w:t>
      </w:r>
      <w:r>
        <w:rPr>
          <w:rFonts w:cs="Arial"/>
        </w:rPr>
        <w:t>Ensure that all areas of the solution adhere to any relevant VM policies and baselines with particular focus on those entailing EA DPA requirements for safeguarding personal data, e.g.,   ‘Cryptographic Controls’, ‘</w:t>
      </w:r>
      <w:r w:rsidRPr="000D1757">
        <w:rPr>
          <w:rFonts w:cs="Arial"/>
        </w:rPr>
        <w:t>Information Security Policy For Systems Acquisition Dev Test</w:t>
      </w:r>
      <w:r>
        <w:rPr>
          <w:rFonts w:cs="Arial"/>
        </w:rPr>
        <w:t>’ at:</w:t>
      </w:r>
    </w:p>
    <w:p w:rsidR="00E92675" w:rsidRDefault="004C38B6" w:rsidP="00F64D50">
      <w:hyperlink r:id="rId34" w:history="1">
        <w:r w:rsidR="00EF0CAB" w:rsidRPr="007534BF">
          <w:rPr>
            <w:rStyle w:val="Hyperlink"/>
            <w:rFonts w:cs="Arial"/>
            <w:lang w:eastAsia="en-GB"/>
          </w:rPr>
          <w:t>http://sharepoint/CTIO/IS/Information%20Security%20Policies/Forms/AllItems.aspx</w:t>
        </w:r>
        <w:r w:rsidR="00EF0CAB" w:rsidRPr="007534BF">
          <w:rPr>
            <w:rStyle w:val="Hyperlink"/>
          </w:rPr>
          <w:t>}</w:t>
        </w:r>
      </w:hyperlink>
      <w:r w:rsidR="00E92675" w:rsidRPr="00F64D50">
        <w:t>}</w:t>
      </w:r>
    </w:p>
    <w:p w:rsidR="00EF0CAB" w:rsidRDefault="00EF0CAB" w:rsidP="00F64D50"/>
    <w:p w:rsidR="00E92675" w:rsidRDefault="00E92675" w:rsidP="00D23978">
      <w:pPr>
        <w:pStyle w:val="Heading3"/>
      </w:pPr>
      <w:bookmarkStart w:id="320" w:name="_Toc490728958"/>
      <w:r>
        <w:t>Application</w:t>
      </w:r>
      <w:bookmarkEnd w:id="320"/>
    </w:p>
    <w:p w:rsidR="00E92675" w:rsidRDefault="00E92675" w:rsidP="00D23978">
      <w:r>
        <w:t xml:space="preserve">Any Application development should ensure that it follows the guidelines at </w:t>
      </w:r>
      <w:hyperlink r:id="rId35" w:history="1">
        <w:r w:rsidRPr="005861FD">
          <w:rPr>
            <w:rStyle w:val="Hyperlink"/>
          </w:rPr>
          <w:t>https://www.owasp.org/index.php/Main_Page</w:t>
        </w:r>
      </w:hyperlink>
    </w:p>
    <w:p w:rsidR="00E92675" w:rsidRDefault="00E92675" w:rsidP="00EF0CAB"/>
    <w:p w:rsidR="00E92675" w:rsidRDefault="008754FE" w:rsidP="008754FE">
      <w:r>
        <w:t>Leapfrog boxes use HTTPS (SSL) to access the Akamai CDN.</w:t>
      </w:r>
      <w:r w:rsidR="00506C1F">
        <w:t xml:space="preserve"> The CDN </w:t>
      </w:r>
      <w:r w:rsidR="00F140CB">
        <w:t xml:space="preserve">has controls to limit </w:t>
      </w:r>
      <w:r w:rsidR="00506C1F">
        <w:t>access from non-authorised clients (</w:t>
      </w:r>
      <w:r w:rsidR="00F140CB">
        <w:t>due to legal content contracts</w:t>
      </w:r>
      <w:r w:rsidR="00506C1F">
        <w:t>)</w:t>
      </w:r>
      <w:r w:rsidR="00F140CB">
        <w:t xml:space="preserve">. The </w:t>
      </w:r>
      <w:r w:rsidR="00506C1F" w:rsidRPr="00506C1F">
        <w:t>communication</w:t>
      </w:r>
      <w:r w:rsidR="00F140CB">
        <w:t>s</w:t>
      </w:r>
      <w:r w:rsidR="00506C1F">
        <w:t xml:space="preserve"> between the clients, CDN &amp; F5 load balancers will to be upgraded to SSL to protect customer account ID / MAC address of TiVo.</w:t>
      </w:r>
    </w:p>
    <w:p w:rsidR="00F140CB" w:rsidRDefault="00F140CB" w:rsidP="00EF0CAB"/>
    <w:p w:rsidR="008754FE" w:rsidRDefault="008754FE" w:rsidP="00EF0CAB">
      <w:r>
        <w:t>Compass boxes access the CDN and the F5/MM using HTTP. However, the traffic for Compass boxes originates within VM’s networks at the CMTS</w:t>
      </w:r>
      <w:r w:rsidR="0065197C">
        <w:t xml:space="preserve"> and is routed through NAT servers. Configuration is required to allow Compass traffic from the NAT servers to route through to the CDN and to the F5 load balancers using HTTP from within the VM network.</w:t>
      </w:r>
    </w:p>
    <w:p w:rsidR="008754FE" w:rsidRDefault="008754FE" w:rsidP="00EF0CAB"/>
    <w:p w:rsidR="00E92675" w:rsidRPr="00D23978" w:rsidRDefault="00206F7F" w:rsidP="00EF0CAB">
      <w:proofErr w:type="gramStart"/>
      <w:r>
        <w:t xml:space="preserve">As no additional public interfaces are exposed as part of the advert insertion project, </w:t>
      </w:r>
      <w:r w:rsidR="00541DD2">
        <w:t xml:space="preserve">so </w:t>
      </w:r>
      <w:r>
        <w:t>no p</w:t>
      </w:r>
      <w:r w:rsidR="00E92675">
        <w:t>enetration testing</w:t>
      </w:r>
      <w:r w:rsidR="00541DD2">
        <w:t xml:space="preserve"> </w:t>
      </w:r>
      <w:r>
        <w:t>need</w:t>
      </w:r>
      <w:r w:rsidR="00541DD2">
        <w:t>s</w:t>
      </w:r>
      <w:r>
        <w:t xml:space="preserve"> to be </w:t>
      </w:r>
      <w:r w:rsidR="00E92675">
        <w:t xml:space="preserve">carried </w:t>
      </w:r>
      <w:r w:rsidR="0065197C">
        <w:t>out.</w:t>
      </w:r>
      <w:proofErr w:type="gramEnd"/>
    </w:p>
    <w:p w:rsidR="00E92675" w:rsidRPr="00FB41C1" w:rsidRDefault="00E92675" w:rsidP="00EF0CAB">
      <w:pPr>
        <w:rPr>
          <w:vertAlign w:val="subscript"/>
        </w:rPr>
      </w:pPr>
    </w:p>
    <w:p w:rsidR="00E92675" w:rsidRDefault="00E92675" w:rsidP="00C46F3C">
      <w:pPr>
        <w:pStyle w:val="Heading3"/>
      </w:pPr>
      <w:bookmarkStart w:id="321" w:name="_Toc490728959"/>
      <w:bookmarkEnd w:id="319"/>
      <w:r>
        <w:t>Network</w:t>
      </w:r>
      <w:bookmarkEnd w:id="321"/>
    </w:p>
    <w:p w:rsidR="00E92675" w:rsidRDefault="00206F7F" w:rsidP="00EF0CAB">
      <w:r>
        <w:t xml:space="preserve">The Arris MDC servers will be installed within VM private network, though we </w:t>
      </w:r>
      <w:r w:rsidR="00EF0CAB">
        <w:t xml:space="preserve">use </w:t>
      </w:r>
      <w:r>
        <w:t xml:space="preserve">public interfaces, which </w:t>
      </w:r>
      <w:r w:rsidR="00EF0CAB">
        <w:t xml:space="preserve">are </w:t>
      </w:r>
      <w:r>
        <w:t>protected via a VPN to Akamai. This VPN is already present as part of the virtuous project.</w:t>
      </w:r>
    </w:p>
    <w:p w:rsidR="00E92675" w:rsidRDefault="00E92675" w:rsidP="00EF0CAB"/>
    <w:p w:rsidR="00AB64E8" w:rsidRDefault="00506C1F" w:rsidP="00EF0CAB">
      <w:r>
        <w:t>A more detail network diagram / layout will be explained later in the document</w:t>
      </w:r>
      <w:r w:rsidR="00114BF7">
        <w:t>.</w:t>
      </w:r>
    </w:p>
    <w:p w:rsidR="00AB64E8" w:rsidRDefault="00AB64E8" w:rsidP="00EF0CAB"/>
    <w:p w:rsidR="00E92675" w:rsidRPr="00230FB0" w:rsidRDefault="00E92675" w:rsidP="00715501">
      <w:pPr>
        <w:pStyle w:val="Heading3"/>
      </w:pPr>
      <w:bookmarkStart w:id="322" w:name="_Ref248750089"/>
      <w:bookmarkStart w:id="323" w:name="_Ref248750092"/>
      <w:bookmarkStart w:id="324" w:name="_Toc252550931"/>
      <w:bookmarkStart w:id="325" w:name="_Toc252551541"/>
      <w:bookmarkStart w:id="326" w:name="_Toc253565054"/>
      <w:bookmarkStart w:id="327" w:name="_Toc272850055"/>
      <w:bookmarkStart w:id="328" w:name="_Toc490728960"/>
      <w:bookmarkStart w:id="329" w:name="_Toc226431423"/>
      <w:r w:rsidRPr="00230FB0">
        <w:t>Solution Deficiencies</w:t>
      </w:r>
      <w:bookmarkEnd w:id="322"/>
      <w:bookmarkEnd w:id="323"/>
      <w:bookmarkEnd w:id="324"/>
      <w:bookmarkEnd w:id="325"/>
      <w:bookmarkEnd w:id="326"/>
      <w:bookmarkEnd w:id="327"/>
      <w:bookmarkEnd w:id="328"/>
    </w:p>
    <w:p w:rsidR="00E92675" w:rsidRPr="00D23978" w:rsidRDefault="00E92675" w:rsidP="00DF31F7"/>
    <w:tbl>
      <w:tblPr>
        <w:tblW w:w="960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096"/>
        <w:gridCol w:w="1192"/>
        <w:gridCol w:w="4057"/>
        <w:gridCol w:w="3261"/>
      </w:tblGrid>
      <w:tr w:rsidR="00E92675" w:rsidRPr="00230FB0" w:rsidTr="00A66733">
        <w:trPr>
          <w:tblHeader/>
        </w:trPr>
        <w:tc>
          <w:tcPr>
            <w:tcW w:w="1096" w:type="dxa"/>
            <w:tcBorders>
              <w:bottom w:val="single" w:sz="12" w:space="0" w:color="000000"/>
            </w:tcBorders>
            <w:shd w:val="solid" w:color="808080" w:fill="FFFFFF"/>
          </w:tcPr>
          <w:p w:rsidR="00E92675" w:rsidRPr="001A6BC1" w:rsidRDefault="00E92675" w:rsidP="005D7228">
            <w:pPr>
              <w:rPr>
                <w:b/>
                <w:color w:val="FFFFFF"/>
              </w:rPr>
            </w:pPr>
            <w:bookmarkStart w:id="330" w:name="_Toc252550939"/>
            <w:bookmarkStart w:id="331" w:name="_Toc252551549"/>
            <w:bookmarkStart w:id="332" w:name="_Toc253565060"/>
            <w:r>
              <w:rPr>
                <w:b/>
                <w:color w:val="FFFFFF"/>
              </w:rPr>
              <w:t xml:space="preserve">Detailed </w:t>
            </w:r>
            <w:proofErr w:type="spellStart"/>
            <w:r>
              <w:rPr>
                <w:b/>
                <w:color w:val="FFFFFF"/>
              </w:rPr>
              <w:t>Req</w:t>
            </w:r>
            <w:proofErr w:type="spellEnd"/>
            <w:r>
              <w:rPr>
                <w:b/>
                <w:color w:val="FFFFFF"/>
              </w:rPr>
              <w:t xml:space="preserve"> Ref</w:t>
            </w:r>
          </w:p>
        </w:tc>
        <w:tc>
          <w:tcPr>
            <w:tcW w:w="1192" w:type="dxa"/>
            <w:tcBorders>
              <w:bottom w:val="single" w:sz="12" w:space="0" w:color="000000"/>
            </w:tcBorders>
            <w:shd w:val="solid" w:color="808080" w:fill="FFFFFF"/>
          </w:tcPr>
          <w:p w:rsidR="00E92675" w:rsidRPr="001A6BC1" w:rsidRDefault="00E92675" w:rsidP="005D7228">
            <w:pPr>
              <w:rPr>
                <w:b/>
                <w:color w:val="FFFFFF"/>
              </w:rPr>
            </w:pPr>
            <w:r>
              <w:rPr>
                <w:b/>
                <w:color w:val="FFFFFF"/>
              </w:rPr>
              <w:t>Non/Partial Compliance</w:t>
            </w:r>
          </w:p>
        </w:tc>
        <w:tc>
          <w:tcPr>
            <w:tcW w:w="4057" w:type="dxa"/>
            <w:tcBorders>
              <w:bottom w:val="single" w:sz="12" w:space="0" w:color="000000"/>
            </w:tcBorders>
            <w:shd w:val="solid" w:color="808080" w:fill="FFFFFF"/>
          </w:tcPr>
          <w:p w:rsidR="00E92675" w:rsidRPr="001A6BC1" w:rsidRDefault="00E92675" w:rsidP="005D7228">
            <w:pPr>
              <w:rPr>
                <w:b/>
                <w:color w:val="FFFFFF"/>
              </w:rPr>
            </w:pPr>
            <w:r>
              <w:rPr>
                <w:b/>
                <w:color w:val="FFFFFF"/>
              </w:rPr>
              <w:t>Compliance Gap</w:t>
            </w:r>
          </w:p>
        </w:tc>
        <w:tc>
          <w:tcPr>
            <w:tcW w:w="3261" w:type="dxa"/>
            <w:tcBorders>
              <w:bottom w:val="single" w:sz="12" w:space="0" w:color="000000"/>
            </w:tcBorders>
            <w:shd w:val="solid" w:color="808080" w:fill="FFFFFF"/>
          </w:tcPr>
          <w:p w:rsidR="00E92675" w:rsidRPr="001A6BC1" w:rsidRDefault="00E92675" w:rsidP="005D7228">
            <w:pPr>
              <w:rPr>
                <w:b/>
                <w:color w:val="FFFFFF"/>
              </w:rPr>
            </w:pPr>
            <w:r>
              <w:rPr>
                <w:b/>
                <w:color w:val="FFFFFF"/>
              </w:rPr>
              <w:t>Reason for Gap, Proposed Workarounds</w:t>
            </w:r>
          </w:p>
        </w:tc>
      </w:tr>
      <w:tr w:rsidR="00E92675" w:rsidRPr="00230FB0" w:rsidTr="00A66733">
        <w:tc>
          <w:tcPr>
            <w:tcW w:w="1096" w:type="dxa"/>
            <w:shd w:val="clear" w:color="auto" w:fill="F3F3F3"/>
          </w:tcPr>
          <w:p w:rsidR="00E92675" w:rsidRPr="001A6BC1" w:rsidRDefault="00E92675" w:rsidP="005D7228">
            <w:pPr>
              <w:rPr>
                <w:b/>
              </w:rPr>
            </w:pPr>
          </w:p>
        </w:tc>
        <w:tc>
          <w:tcPr>
            <w:tcW w:w="1192" w:type="dxa"/>
          </w:tcPr>
          <w:p w:rsidR="00E92675" w:rsidRPr="00230FB0" w:rsidRDefault="00E92675" w:rsidP="005D7228"/>
        </w:tc>
        <w:tc>
          <w:tcPr>
            <w:tcW w:w="4057" w:type="dxa"/>
          </w:tcPr>
          <w:p w:rsidR="00E92675" w:rsidRPr="00230FB0" w:rsidRDefault="0065197C" w:rsidP="005D7228">
            <w:r>
              <w:t xml:space="preserve">The C10 </w:t>
            </w:r>
            <w:proofErr w:type="spellStart"/>
            <w:r>
              <w:t>Seachange</w:t>
            </w:r>
            <w:proofErr w:type="spellEnd"/>
            <w:r>
              <w:t xml:space="preserve"> to VSPP interface (3d in SeaChange nomenclature) allows for content to be distributed when the VSPP reports “</w:t>
            </w:r>
            <w:proofErr w:type="spellStart"/>
            <w:r>
              <w:t>IngestingAndPlayable</w:t>
            </w:r>
            <w:proofErr w:type="spellEnd"/>
            <w:r>
              <w:t>”. Our solution requires distribution only on “Ingested”. Discussions are ongoing to resolve this.</w:t>
            </w:r>
          </w:p>
        </w:tc>
        <w:tc>
          <w:tcPr>
            <w:tcW w:w="3261" w:type="dxa"/>
          </w:tcPr>
          <w:p w:rsidR="00E92675" w:rsidRPr="00230FB0" w:rsidRDefault="00E92675" w:rsidP="005D7228"/>
        </w:tc>
      </w:tr>
    </w:tbl>
    <w:p w:rsidR="00E92675" w:rsidRPr="00230FB0" w:rsidRDefault="00E92675" w:rsidP="005C705F">
      <w:pPr>
        <w:pStyle w:val="Heading1"/>
      </w:pPr>
      <w:bookmarkStart w:id="333" w:name="_Toc272850057"/>
      <w:bookmarkStart w:id="334" w:name="_Toc490728961"/>
      <w:r w:rsidRPr="00230FB0">
        <w:t xml:space="preserve">Solution Design </w:t>
      </w:r>
      <w:bookmarkEnd w:id="329"/>
      <w:r w:rsidRPr="00230FB0">
        <w:t>Detail</w:t>
      </w:r>
      <w:bookmarkEnd w:id="330"/>
      <w:bookmarkEnd w:id="331"/>
      <w:bookmarkEnd w:id="332"/>
      <w:bookmarkEnd w:id="333"/>
      <w:bookmarkEnd w:id="334"/>
    </w:p>
    <w:p w:rsidR="00E92675" w:rsidRDefault="00E92675" w:rsidP="00A75368">
      <w:pPr>
        <w:pStyle w:val="Heading2"/>
      </w:pPr>
      <w:bookmarkStart w:id="335" w:name="_Toc252550940"/>
      <w:bookmarkStart w:id="336" w:name="_Toc252551550"/>
      <w:bookmarkStart w:id="337" w:name="_Toc253565061"/>
      <w:bookmarkStart w:id="338" w:name="_Toc272850058"/>
      <w:bookmarkStart w:id="339" w:name="_Toc490728962"/>
      <w:r w:rsidRPr="00230FB0">
        <w:t>Detailed Design Documents</w:t>
      </w:r>
      <w:bookmarkEnd w:id="335"/>
      <w:bookmarkEnd w:id="336"/>
      <w:bookmarkEnd w:id="337"/>
      <w:bookmarkEnd w:id="338"/>
      <w:bookmarkEnd w:id="339"/>
    </w:p>
    <w:p w:rsidR="00E92675" w:rsidRPr="00230FB0" w:rsidRDefault="00E92675" w:rsidP="00A54D3C">
      <w:r>
        <w:t>The following</w:t>
      </w:r>
      <w:r w:rsidRPr="00D23978">
        <w:t xml:space="preserve"> documents </w:t>
      </w:r>
      <w:r>
        <w:t xml:space="preserve">should </w:t>
      </w:r>
      <w:r w:rsidRPr="00D23978">
        <w:t>be generated from this document during the Detailed Design phase</w:t>
      </w:r>
      <w:r>
        <w:t>:</w:t>
      </w:r>
    </w:p>
    <w:p w:rsidR="00E92675" w:rsidRPr="00230FB0" w:rsidRDefault="00E92675" w:rsidP="00A54D3C"/>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095"/>
        <w:gridCol w:w="2217"/>
        <w:gridCol w:w="4198"/>
        <w:gridCol w:w="2004"/>
      </w:tblGrid>
      <w:tr w:rsidR="00E92675" w:rsidRPr="00230FB0" w:rsidTr="0019678F">
        <w:trPr>
          <w:tblHeader/>
        </w:trPr>
        <w:tc>
          <w:tcPr>
            <w:tcW w:w="1096"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  ID</w:t>
            </w:r>
          </w:p>
        </w:tc>
        <w:tc>
          <w:tcPr>
            <w:tcW w:w="2049"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 name</w:t>
            </w:r>
          </w:p>
        </w:tc>
        <w:tc>
          <w:tcPr>
            <w:tcW w:w="4334" w:type="dxa"/>
            <w:tcBorders>
              <w:bottom w:val="single" w:sz="12" w:space="0" w:color="000000"/>
            </w:tcBorders>
            <w:shd w:val="solid" w:color="808080" w:fill="FFFFFF"/>
          </w:tcPr>
          <w:p w:rsidR="00E92675" w:rsidRPr="001A6BC1" w:rsidRDefault="00E92675" w:rsidP="003470D6">
            <w:pPr>
              <w:rPr>
                <w:b/>
                <w:color w:val="FFFFFF"/>
              </w:rPr>
            </w:pPr>
            <w:r w:rsidRPr="001A6BC1">
              <w:rPr>
                <w:b/>
                <w:color w:val="FFFFFF"/>
              </w:rPr>
              <w:t>Document description</w:t>
            </w:r>
          </w:p>
        </w:tc>
        <w:tc>
          <w:tcPr>
            <w:tcW w:w="2035" w:type="dxa"/>
            <w:tcBorders>
              <w:bottom w:val="single" w:sz="12" w:space="0" w:color="000000"/>
            </w:tcBorders>
            <w:shd w:val="solid" w:color="808080" w:fill="FFFFFF"/>
          </w:tcPr>
          <w:p w:rsidR="00E92675" w:rsidRPr="001A6BC1" w:rsidRDefault="00E92675" w:rsidP="003470D6">
            <w:pPr>
              <w:rPr>
                <w:b/>
                <w:color w:val="FFFFFF"/>
              </w:rPr>
            </w:pPr>
            <w:r>
              <w:rPr>
                <w:b/>
                <w:color w:val="FFFFFF"/>
              </w:rPr>
              <w:t>To be produced by</w:t>
            </w:r>
          </w:p>
        </w:tc>
      </w:tr>
      <w:tr w:rsidR="00E92675" w:rsidRPr="00230FB0" w:rsidTr="0019678F">
        <w:tc>
          <w:tcPr>
            <w:tcW w:w="1096" w:type="dxa"/>
            <w:shd w:val="clear" w:color="auto" w:fill="F3F3F3"/>
          </w:tcPr>
          <w:p w:rsidR="00E92675" w:rsidRPr="001A6BC1" w:rsidRDefault="00E92675" w:rsidP="002759AB">
            <w:pPr>
              <w:rPr>
                <w:b/>
              </w:rPr>
            </w:pPr>
            <w:r w:rsidRPr="001A6BC1">
              <w:rPr>
                <w:b/>
              </w:rPr>
              <w:t>DDREF01</w:t>
            </w:r>
          </w:p>
        </w:tc>
        <w:tc>
          <w:tcPr>
            <w:tcW w:w="2049" w:type="dxa"/>
          </w:tcPr>
          <w:p w:rsidR="00E92675" w:rsidRPr="00230FB0" w:rsidRDefault="00E92675" w:rsidP="002759AB">
            <w:r>
              <w:t>Network infrastructure design</w:t>
            </w:r>
          </w:p>
        </w:tc>
        <w:tc>
          <w:tcPr>
            <w:tcW w:w="4334" w:type="dxa"/>
          </w:tcPr>
          <w:p w:rsidR="00E92675" w:rsidRPr="00230FB0" w:rsidRDefault="00E92675" w:rsidP="00341F7E">
            <w:r>
              <w:t>Design document covering the network infrastructure changes</w:t>
            </w:r>
            <w:r w:rsidR="00287473">
              <w:t>, and capacity planning of infrastructure</w:t>
            </w:r>
          </w:p>
        </w:tc>
        <w:tc>
          <w:tcPr>
            <w:tcW w:w="2035" w:type="dxa"/>
          </w:tcPr>
          <w:p w:rsidR="00E92675" w:rsidRPr="00230FB0" w:rsidRDefault="00AF1EF5">
            <w:r>
              <w:t xml:space="preserve">Data </w:t>
            </w:r>
            <w:r w:rsidR="00E92675">
              <w:t>Network</w:t>
            </w:r>
            <w:r>
              <w:t xml:space="preserve"> Engineering</w:t>
            </w:r>
          </w:p>
        </w:tc>
      </w:tr>
      <w:tr w:rsidR="00E92675" w:rsidRPr="00230FB0" w:rsidTr="0019678F">
        <w:tc>
          <w:tcPr>
            <w:tcW w:w="1096" w:type="dxa"/>
            <w:shd w:val="clear" w:color="auto" w:fill="F3F3F3"/>
          </w:tcPr>
          <w:p w:rsidR="00E92675" w:rsidRPr="001A6BC1" w:rsidRDefault="00E92675" w:rsidP="002759AB">
            <w:pPr>
              <w:rPr>
                <w:b/>
              </w:rPr>
            </w:pPr>
            <w:r>
              <w:rPr>
                <w:b/>
              </w:rPr>
              <w:t>DDREF02</w:t>
            </w:r>
          </w:p>
        </w:tc>
        <w:tc>
          <w:tcPr>
            <w:tcW w:w="2049" w:type="dxa"/>
          </w:tcPr>
          <w:p w:rsidR="00E92675" w:rsidRDefault="0096174E" w:rsidP="002759AB">
            <w:r>
              <w:t xml:space="preserve">Adverts preparation and streaming </w:t>
            </w:r>
            <w:r w:rsidR="005035B8">
              <w:t>workflow</w:t>
            </w:r>
          </w:p>
        </w:tc>
        <w:tc>
          <w:tcPr>
            <w:tcW w:w="4334" w:type="dxa"/>
          </w:tcPr>
          <w:p w:rsidR="00E92675" w:rsidRDefault="003033EA" w:rsidP="00341F7E">
            <w:r>
              <w:t>Low level design work flow of the</w:t>
            </w:r>
            <w:r w:rsidR="0096174E">
              <w:t xml:space="preserve"> SCTE35, </w:t>
            </w:r>
            <w:r>
              <w:t xml:space="preserve"> streaming URLs, Akamai and routing to MDC cluster</w:t>
            </w:r>
          </w:p>
        </w:tc>
        <w:tc>
          <w:tcPr>
            <w:tcW w:w="2035" w:type="dxa"/>
          </w:tcPr>
          <w:p w:rsidR="003033EA" w:rsidRDefault="003033EA" w:rsidP="002759AB">
            <w:r>
              <w:t>TV Engineering</w:t>
            </w:r>
          </w:p>
          <w:p w:rsidR="00E92675" w:rsidRPr="00230FB0" w:rsidRDefault="00E92675" w:rsidP="002759AB"/>
        </w:tc>
      </w:tr>
      <w:tr w:rsidR="00E92675" w:rsidRPr="00230FB0" w:rsidTr="0019678F">
        <w:tc>
          <w:tcPr>
            <w:tcW w:w="1096" w:type="dxa"/>
            <w:shd w:val="clear" w:color="auto" w:fill="F3F3F3"/>
          </w:tcPr>
          <w:p w:rsidR="00E92675" w:rsidRPr="001A6BC1" w:rsidRDefault="00E92675" w:rsidP="002759AB">
            <w:pPr>
              <w:rPr>
                <w:b/>
              </w:rPr>
            </w:pPr>
            <w:r>
              <w:rPr>
                <w:b/>
              </w:rPr>
              <w:t>DDREF03</w:t>
            </w:r>
          </w:p>
        </w:tc>
        <w:tc>
          <w:tcPr>
            <w:tcW w:w="2049" w:type="dxa"/>
          </w:tcPr>
          <w:p w:rsidR="00E92675" w:rsidRDefault="003033EA" w:rsidP="002759AB">
            <w:r>
              <w:t>Infrastructure Design</w:t>
            </w:r>
          </w:p>
        </w:tc>
        <w:tc>
          <w:tcPr>
            <w:tcW w:w="4334" w:type="dxa"/>
          </w:tcPr>
          <w:p w:rsidR="00E92675" w:rsidRDefault="003033EA" w:rsidP="002759AB">
            <w:r>
              <w:t>Server infrastructure design of the MDC</w:t>
            </w:r>
          </w:p>
        </w:tc>
        <w:tc>
          <w:tcPr>
            <w:tcW w:w="2035" w:type="dxa"/>
          </w:tcPr>
          <w:p w:rsidR="00E92675" w:rsidRPr="00230FB0" w:rsidRDefault="003033EA" w:rsidP="002759AB">
            <w:r>
              <w:t>Infrastructure team</w:t>
            </w:r>
          </w:p>
        </w:tc>
      </w:tr>
      <w:tr w:rsidR="00E92675" w:rsidRPr="00230FB0" w:rsidTr="0019678F">
        <w:tc>
          <w:tcPr>
            <w:tcW w:w="1096" w:type="dxa"/>
            <w:shd w:val="clear" w:color="auto" w:fill="F3F3F3"/>
          </w:tcPr>
          <w:p w:rsidR="00E92675" w:rsidRDefault="00E92675" w:rsidP="002759AB">
            <w:pPr>
              <w:rPr>
                <w:b/>
              </w:rPr>
            </w:pPr>
            <w:r>
              <w:rPr>
                <w:b/>
              </w:rPr>
              <w:t>DDREF04</w:t>
            </w:r>
          </w:p>
        </w:tc>
        <w:tc>
          <w:tcPr>
            <w:tcW w:w="2049" w:type="dxa"/>
          </w:tcPr>
          <w:p w:rsidR="00E92675" w:rsidRDefault="003033EA" w:rsidP="002759AB">
            <w:r>
              <w:t>MDC cluster</w:t>
            </w:r>
          </w:p>
        </w:tc>
        <w:tc>
          <w:tcPr>
            <w:tcW w:w="4334" w:type="dxa"/>
          </w:tcPr>
          <w:p w:rsidR="00E92675" w:rsidRDefault="003033EA" w:rsidP="002759AB">
            <w:r>
              <w:t>Low level design of MDC &amp; configures</w:t>
            </w:r>
          </w:p>
        </w:tc>
        <w:tc>
          <w:tcPr>
            <w:tcW w:w="2035" w:type="dxa"/>
          </w:tcPr>
          <w:p w:rsidR="00E92675" w:rsidRPr="00230FB0" w:rsidRDefault="003033EA" w:rsidP="002759AB">
            <w:r>
              <w:t>Arris</w:t>
            </w:r>
          </w:p>
        </w:tc>
      </w:tr>
      <w:tr w:rsidR="00E92675" w:rsidRPr="00230FB0" w:rsidTr="0019678F">
        <w:tc>
          <w:tcPr>
            <w:tcW w:w="1096" w:type="dxa"/>
            <w:shd w:val="clear" w:color="auto" w:fill="F3F3F3"/>
          </w:tcPr>
          <w:p w:rsidR="00E92675" w:rsidRDefault="00E92675" w:rsidP="002759AB">
            <w:pPr>
              <w:rPr>
                <w:b/>
              </w:rPr>
            </w:pPr>
            <w:r>
              <w:rPr>
                <w:b/>
              </w:rPr>
              <w:t>DDREF05</w:t>
            </w:r>
          </w:p>
        </w:tc>
        <w:tc>
          <w:tcPr>
            <w:tcW w:w="2049" w:type="dxa"/>
          </w:tcPr>
          <w:p w:rsidR="00E92675" w:rsidRDefault="00BF04FE" w:rsidP="002759AB">
            <w:r>
              <w:t>SCTE 130</w:t>
            </w:r>
            <w:r w:rsidR="003033EA">
              <w:t xml:space="preserve"> MDC to BA</w:t>
            </w:r>
          </w:p>
        </w:tc>
        <w:tc>
          <w:tcPr>
            <w:tcW w:w="4334" w:type="dxa"/>
          </w:tcPr>
          <w:p w:rsidR="00E92675" w:rsidRDefault="003033EA" w:rsidP="00BF04FE">
            <w:r>
              <w:t xml:space="preserve">Low level design </w:t>
            </w:r>
            <w:r w:rsidR="00BF04FE">
              <w:t>SCTE 130</w:t>
            </w:r>
            <w:r>
              <w:t xml:space="preserve"> user cases and configures</w:t>
            </w:r>
          </w:p>
        </w:tc>
        <w:tc>
          <w:tcPr>
            <w:tcW w:w="2035" w:type="dxa"/>
          </w:tcPr>
          <w:p w:rsidR="00E92675" w:rsidRPr="00230FB0" w:rsidRDefault="003033EA" w:rsidP="002759AB">
            <w:r>
              <w:t>Arris &amp; BA</w:t>
            </w:r>
          </w:p>
        </w:tc>
      </w:tr>
      <w:tr w:rsidR="00E92675" w:rsidRPr="00230FB0" w:rsidTr="0019678F">
        <w:tc>
          <w:tcPr>
            <w:tcW w:w="1096" w:type="dxa"/>
            <w:shd w:val="clear" w:color="auto" w:fill="F3F3F3"/>
          </w:tcPr>
          <w:p w:rsidR="00E92675" w:rsidRDefault="00E92675" w:rsidP="002759AB">
            <w:pPr>
              <w:rPr>
                <w:b/>
              </w:rPr>
            </w:pPr>
            <w:r>
              <w:rPr>
                <w:b/>
              </w:rPr>
              <w:t>DDREF06</w:t>
            </w:r>
          </w:p>
        </w:tc>
        <w:tc>
          <w:tcPr>
            <w:tcW w:w="2049" w:type="dxa"/>
          </w:tcPr>
          <w:p w:rsidR="00E92675" w:rsidRDefault="0093627F" w:rsidP="002759AB">
            <w:r w:rsidRPr="0093627F">
              <w:t>SeaChange-SOL-</w:t>
            </w:r>
            <w:proofErr w:type="spellStart"/>
            <w:r w:rsidRPr="0093627F">
              <w:t>VM_JITP_Advertisement</w:t>
            </w:r>
            <w:proofErr w:type="spellEnd"/>
          </w:p>
        </w:tc>
        <w:tc>
          <w:tcPr>
            <w:tcW w:w="4334" w:type="dxa"/>
          </w:tcPr>
          <w:p w:rsidR="00E92675" w:rsidRDefault="00AF686E" w:rsidP="002759AB">
            <w:r>
              <w:t xml:space="preserve">Changes to Adrenalin platform to enable </w:t>
            </w:r>
            <w:proofErr w:type="gramStart"/>
            <w:r>
              <w:t>advert</w:t>
            </w:r>
            <w:proofErr w:type="gramEnd"/>
            <w:r>
              <w:t xml:space="preserve"> insertion</w:t>
            </w:r>
            <w:r w:rsidR="00180122">
              <w:t>.</w:t>
            </w:r>
          </w:p>
          <w:p w:rsidR="00180122" w:rsidRDefault="00180122" w:rsidP="002759AB"/>
          <w:p w:rsidR="00180122" w:rsidRPr="0076582E" w:rsidRDefault="00180122" w:rsidP="002759AB">
            <w:r w:rsidRPr="00180122">
              <w:t>VSPP IF-3d propagation of content for JITP</w:t>
            </w:r>
            <w:r>
              <w:t>.</w:t>
            </w:r>
          </w:p>
        </w:tc>
        <w:tc>
          <w:tcPr>
            <w:tcW w:w="2035" w:type="dxa"/>
          </w:tcPr>
          <w:p w:rsidR="00E92675" w:rsidRPr="0076582E" w:rsidRDefault="00AF686E" w:rsidP="002759AB">
            <w:r>
              <w:t>SeaChange</w:t>
            </w:r>
          </w:p>
        </w:tc>
      </w:tr>
      <w:tr w:rsidR="00E92675" w:rsidRPr="00230FB0" w:rsidTr="0019678F">
        <w:tc>
          <w:tcPr>
            <w:tcW w:w="1096" w:type="dxa"/>
            <w:shd w:val="clear" w:color="auto" w:fill="F3F3F3"/>
          </w:tcPr>
          <w:p w:rsidR="00E92675" w:rsidRDefault="00E92675" w:rsidP="002759AB">
            <w:pPr>
              <w:rPr>
                <w:b/>
              </w:rPr>
            </w:pPr>
            <w:r>
              <w:rPr>
                <w:b/>
              </w:rPr>
              <w:t>DDREF07</w:t>
            </w:r>
          </w:p>
        </w:tc>
        <w:tc>
          <w:tcPr>
            <w:tcW w:w="2049" w:type="dxa"/>
          </w:tcPr>
          <w:p w:rsidR="00E92675" w:rsidRDefault="00F42041" w:rsidP="002759AB">
            <w:r>
              <w:t>Metadata flow</w:t>
            </w:r>
          </w:p>
        </w:tc>
        <w:tc>
          <w:tcPr>
            <w:tcW w:w="4334" w:type="dxa"/>
          </w:tcPr>
          <w:p w:rsidR="00E92675" w:rsidRPr="0076582E" w:rsidRDefault="00F42041" w:rsidP="002759AB">
            <w:r>
              <w:t xml:space="preserve">Ingress &amp; flow of Advert metadata into SeaChange to </w:t>
            </w:r>
            <w:proofErr w:type="spellStart"/>
            <w:r>
              <w:t>Blackarrow</w:t>
            </w:r>
            <w:proofErr w:type="spellEnd"/>
          </w:p>
        </w:tc>
        <w:tc>
          <w:tcPr>
            <w:tcW w:w="2035" w:type="dxa"/>
          </w:tcPr>
          <w:p w:rsidR="00E92675" w:rsidRPr="0076582E" w:rsidRDefault="00F42041" w:rsidP="002759AB">
            <w:r>
              <w:t>TV Engineering</w:t>
            </w:r>
          </w:p>
        </w:tc>
      </w:tr>
      <w:tr w:rsidR="00E92675" w:rsidRPr="00230FB0" w:rsidTr="0019678F">
        <w:tc>
          <w:tcPr>
            <w:tcW w:w="1096" w:type="dxa"/>
            <w:shd w:val="clear" w:color="auto" w:fill="F3F3F3"/>
          </w:tcPr>
          <w:p w:rsidR="00E92675" w:rsidRPr="00341F7E" w:rsidRDefault="00E92675" w:rsidP="002759AB">
            <w:pPr>
              <w:rPr>
                <w:b/>
              </w:rPr>
            </w:pPr>
            <w:r w:rsidRPr="00341F7E">
              <w:rPr>
                <w:b/>
              </w:rPr>
              <w:t>DDREF08</w:t>
            </w:r>
          </w:p>
        </w:tc>
        <w:tc>
          <w:tcPr>
            <w:tcW w:w="2049" w:type="dxa"/>
          </w:tcPr>
          <w:p w:rsidR="00E92675" w:rsidRDefault="00E92675" w:rsidP="002759AB"/>
        </w:tc>
        <w:tc>
          <w:tcPr>
            <w:tcW w:w="4334" w:type="dxa"/>
          </w:tcPr>
          <w:p w:rsidR="00E92675" w:rsidRPr="0076582E" w:rsidRDefault="00E92675" w:rsidP="00CA1634"/>
        </w:tc>
        <w:tc>
          <w:tcPr>
            <w:tcW w:w="2035" w:type="dxa"/>
          </w:tcPr>
          <w:p w:rsidR="00E92675" w:rsidRPr="0076582E" w:rsidRDefault="00E92675" w:rsidP="002759AB"/>
        </w:tc>
      </w:tr>
    </w:tbl>
    <w:p w:rsidR="00CB6F57" w:rsidRDefault="002950E0" w:rsidP="00341F7E">
      <w:pPr>
        <w:pStyle w:val="Caption"/>
        <w:jc w:val="center"/>
      </w:pPr>
      <w:bookmarkStart w:id="340" w:name="_Toc272850059"/>
      <w:r>
        <w:t xml:space="preserve">Table </w:t>
      </w:r>
      <w:fldSimple w:instr=" STYLEREF 1 \s ">
        <w:r w:rsidR="000A5A58">
          <w:rPr>
            <w:noProof/>
          </w:rPr>
          <w:t>6</w:t>
        </w:r>
      </w:fldSimple>
      <w:r w:rsidR="00602982">
        <w:noBreakHyphen/>
      </w:r>
      <w:fldSimple w:instr=" SEQ Table \* ARABIC \s 1 ">
        <w:r w:rsidR="000A5A58">
          <w:rPr>
            <w:noProof/>
          </w:rPr>
          <w:t>1</w:t>
        </w:r>
      </w:fldSimple>
      <w:r>
        <w:t xml:space="preserve"> - Design Documents</w:t>
      </w:r>
    </w:p>
    <w:p w:rsidR="00BF04FE" w:rsidRDefault="00BF04FE" w:rsidP="00BF04FE"/>
    <w:p w:rsidR="00BF04FE" w:rsidRDefault="00BF04FE" w:rsidP="00BF04FE"/>
    <w:p w:rsidR="00BF04FE" w:rsidRPr="00BF04FE" w:rsidRDefault="00BF04FE" w:rsidP="00BF04FE">
      <w:pPr>
        <w:sectPr w:rsidR="00BF04FE" w:rsidRPr="00BF04FE" w:rsidSect="003E0AF5">
          <w:pgSz w:w="11906" w:h="16838" w:code="9"/>
          <w:pgMar w:top="1560" w:right="1304" w:bottom="851" w:left="1304" w:header="720" w:footer="720" w:gutter="0"/>
          <w:cols w:space="720"/>
          <w:rtlGutter/>
        </w:sectPr>
      </w:pPr>
    </w:p>
    <w:p w:rsidR="00BF04FE" w:rsidRDefault="00BF04FE" w:rsidP="00BF04FE">
      <w:bookmarkStart w:id="341" w:name="_Toc428912843"/>
      <w:bookmarkStart w:id="342" w:name="_Toc428913079"/>
      <w:bookmarkStart w:id="343" w:name="_Toc428913293"/>
      <w:bookmarkStart w:id="344" w:name="_Toc428913529"/>
      <w:bookmarkEnd w:id="341"/>
      <w:bookmarkEnd w:id="342"/>
      <w:bookmarkEnd w:id="343"/>
      <w:bookmarkEnd w:id="344"/>
    </w:p>
    <w:p w:rsidR="00CB6F57" w:rsidRDefault="00CB6F57" w:rsidP="00341F7E">
      <w:pPr>
        <w:pStyle w:val="Heading2"/>
      </w:pPr>
      <w:bookmarkStart w:id="345" w:name="_Toc490728963"/>
      <w:r w:rsidRPr="00BF04FE">
        <w:t>Interfaces</w:t>
      </w:r>
      <w:bookmarkEnd w:id="345"/>
      <w:r w:rsidRPr="00BF04FE">
        <w:t xml:space="preserve"> </w:t>
      </w:r>
    </w:p>
    <w:p w:rsidR="00CB6F57" w:rsidRDefault="00CB6F57" w:rsidP="00341F7E">
      <w:r w:rsidRPr="00CF0CA0">
        <w:t xml:space="preserve">The following diagram shows key components and key interfaces that are covered in this </w:t>
      </w:r>
      <w:r>
        <w:t>solution design.</w:t>
      </w:r>
    </w:p>
    <w:p w:rsidR="00EA59EA" w:rsidRDefault="00EA59EA" w:rsidP="00341F7E"/>
    <w:p w:rsidR="00BF04FE" w:rsidRDefault="00897FE2" w:rsidP="00D06488">
      <w:pPr>
        <w:jc w:val="center"/>
      </w:pPr>
      <w:r w:rsidRPr="00897FE2">
        <w:rPr>
          <w:noProof/>
          <w:lang w:eastAsia="en-GB"/>
        </w:rPr>
        <w:t xml:space="preserve"> </w:t>
      </w:r>
      <w:r w:rsidR="00112C99" w:rsidRPr="00112C99">
        <w:rPr>
          <w:noProof/>
          <w:lang w:eastAsia="en-GB"/>
        </w:rPr>
        <w:t xml:space="preserve"> </w:t>
      </w:r>
      <w:r w:rsidR="0065197C" w:rsidRPr="0065197C">
        <w:rPr>
          <w:noProof/>
          <w:lang w:eastAsia="en-GB"/>
        </w:rPr>
        <w:t xml:space="preserve"> </w:t>
      </w:r>
      <w:r w:rsidR="00521AE1" w:rsidRPr="00521AE1">
        <w:rPr>
          <w:noProof/>
          <w:lang w:eastAsia="en-GB"/>
        </w:rPr>
        <w:drawing>
          <wp:inline distT="0" distB="0" distL="0" distR="0" wp14:anchorId="1C92AA99" wp14:editId="41A77424">
            <wp:extent cx="9021600" cy="47376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021600" cy="4737600"/>
                    </a:xfrm>
                    <a:prstGeom prst="rect">
                      <a:avLst/>
                    </a:prstGeom>
                  </pic:spPr>
                </pic:pic>
              </a:graphicData>
            </a:graphic>
          </wp:inline>
        </w:drawing>
      </w:r>
    </w:p>
    <w:p w:rsidR="000524CC" w:rsidRDefault="000524CC" w:rsidP="00D06488">
      <w:pPr>
        <w:jc w:val="center"/>
      </w:pPr>
    </w:p>
    <w:p w:rsidR="00F3278C" w:rsidRDefault="007A1923" w:rsidP="00341F7E">
      <w:pPr>
        <w:pStyle w:val="Caption"/>
        <w:jc w:val="center"/>
      </w:pPr>
      <w:bookmarkStart w:id="346" w:name="_Toc490729110"/>
      <w:r>
        <w:t xml:space="preserve">Figure </w:t>
      </w:r>
      <w:fldSimple w:instr=" STYLEREF 1 \s ">
        <w:r w:rsidR="000A5A58">
          <w:rPr>
            <w:noProof/>
          </w:rPr>
          <w:t>6</w:t>
        </w:r>
      </w:fldSimple>
      <w:r w:rsidR="00400E09">
        <w:noBreakHyphen/>
      </w:r>
      <w:fldSimple w:instr=" SEQ Figure \* ARABIC \s 1 ">
        <w:r w:rsidR="000A5A58">
          <w:rPr>
            <w:noProof/>
          </w:rPr>
          <w:t>1</w:t>
        </w:r>
      </w:fldSimple>
      <w:r>
        <w:t xml:space="preserve"> - Interface Diagram</w:t>
      </w:r>
      <w:bookmarkEnd w:id="346"/>
    </w:p>
    <w:p w:rsidR="00B975CA" w:rsidRDefault="00B975CA" w:rsidP="00B975CA"/>
    <w:p w:rsidR="00B975CA" w:rsidRDefault="00B975CA" w:rsidP="00B975CA"/>
    <w:p w:rsidR="00897FE2" w:rsidRDefault="00897FE2" w:rsidP="00B975CA"/>
    <w:p w:rsidR="00897FE2" w:rsidRDefault="00897FE2" w:rsidP="00B975CA"/>
    <w:tbl>
      <w:tblPr>
        <w:tblStyle w:val="TableList4"/>
        <w:tblW w:w="0" w:type="auto"/>
        <w:tblCellMar>
          <w:top w:w="57" w:type="dxa"/>
          <w:bottom w:w="57" w:type="dxa"/>
        </w:tblCellMar>
        <w:tblLook w:val="04A0" w:firstRow="1" w:lastRow="0" w:firstColumn="1" w:lastColumn="0" w:noHBand="0" w:noVBand="1"/>
      </w:tblPr>
      <w:tblGrid>
        <w:gridCol w:w="817"/>
        <w:gridCol w:w="7655"/>
        <w:gridCol w:w="2268"/>
        <w:gridCol w:w="3903"/>
      </w:tblGrid>
      <w:tr w:rsidR="006D592E" w:rsidTr="00CA6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D592E" w:rsidRDefault="006D592E" w:rsidP="00B975CA">
            <w:r>
              <w:t>I/F</w:t>
            </w:r>
          </w:p>
        </w:tc>
        <w:tc>
          <w:tcPr>
            <w:tcW w:w="7655" w:type="dxa"/>
          </w:tcPr>
          <w:p w:rsidR="006D592E" w:rsidRDefault="006D592E" w:rsidP="00B975CA">
            <w:pPr>
              <w:cnfStyle w:val="100000000000" w:firstRow="1" w:lastRow="0" w:firstColumn="0" w:lastColumn="0" w:oddVBand="0" w:evenVBand="0" w:oddHBand="0" w:evenHBand="0" w:firstRowFirstColumn="0" w:firstRowLastColumn="0" w:lastRowFirstColumn="0" w:lastRowLastColumn="0"/>
            </w:pPr>
            <w:r>
              <w:t>Description</w:t>
            </w:r>
          </w:p>
        </w:tc>
        <w:tc>
          <w:tcPr>
            <w:tcW w:w="2268" w:type="dxa"/>
          </w:tcPr>
          <w:p w:rsidR="006D592E" w:rsidRDefault="006D592E" w:rsidP="00B975CA">
            <w:pPr>
              <w:cnfStyle w:val="100000000000" w:firstRow="1" w:lastRow="0" w:firstColumn="0" w:lastColumn="0" w:oddVBand="0" w:evenVBand="0" w:oddHBand="0" w:evenHBand="0" w:firstRowFirstColumn="0" w:firstRowLastColumn="0" w:lastRowFirstColumn="0" w:lastRowLastColumn="0"/>
            </w:pPr>
            <w:r>
              <w:t>Protocol</w:t>
            </w:r>
          </w:p>
        </w:tc>
        <w:tc>
          <w:tcPr>
            <w:tcW w:w="3903" w:type="dxa"/>
          </w:tcPr>
          <w:p w:rsidR="006D592E" w:rsidRDefault="006D592E" w:rsidP="00B975CA">
            <w:pPr>
              <w:cnfStyle w:val="100000000000" w:firstRow="1" w:lastRow="0" w:firstColumn="0" w:lastColumn="0" w:oddVBand="0" w:evenVBand="0" w:oddHBand="0" w:evenHBand="0" w:firstRowFirstColumn="0" w:firstRowLastColumn="0" w:lastRowFirstColumn="0" w:lastRowLastColumn="0"/>
            </w:pPr>
            <w:r>
              <w:t>Specification</w:t>
            </w:r>
          </w:p>
        </w:tc>
      </w:tr>
      <w:tr w:rsidR="006D592E" w:rsidTr="00CA61AA">
        <w:tc>
          <w:tcPr>
            <w:cnfStyle w:val="001000000000" w:firstRow="0" w:lastRow="0" w:firstColumn="1" w:lastColumn="0" w:oddVBand="0" w:evenVBand="0" w:oddHBand="0" w:evenHBand="0" w:firstRowFirstColumn="0" w:firstRowLastColumn="0" w:lastRowFirstColumn="0" w:lastRowLastColumn="0"/>
            <w:tcW w:w="817" w:type="dxa"/>
          </w:tcPr>
          <w:p w:rsidR="006D592E" w:rsidRDefault="006D592E" w:rsidP="00B975CA">
            <w:r>
              <w:t>A1a</w:t>
            </w:r>
          </w:p>
        </w:tc>
        <w:tc>
          <w:tcPr>
            <w:tcW w:w="7655" w:type="dxa"/>
          </w:tcPr>
          <w:p w:rsidR="006D592E" w:rsidRPr="006D592E" w:rsidRDefault="006D592E" w:rsidP="00B975CA">
            <w:pPr>
              <w:cnfStyle w:val="000000000000" w:firstRow="0" w:lastRow="0" w:firstColumn="0" w:lastColumn="0" w:oddVBand="0" w:evenVBand="0" w:oddHBand="0" w:evenHBand="0" w:firstRowFirstColumn="0" w:firstRowLastColumn="0" w:lastRowFirstColumn="0" w:lastRowLastColumn="0"/>
              <w:rPr>
                <w:b/>
                <w:u w:val="single"/>
              </w:rPr>
            </w:pPr>
            <w:r w:rsidRPr="006D592E">
              <w:rPr>
                <w:b/>
                <w:u w:val="single"/>
              </w:rPr>
              <w:t>Ad Campaign through Ad Ops.</w:t>
            </w:r>
          </w:p>
          <w:p w:rsidR="006D592E" w:rsidRDefault="006D592E" w:rsidP="00B975CA">
            <w:pPr>
              <w:cnfStyle w:val="000000000000" w:firstRow="0" w:lastRow="0" w:firstColumn="0" w:lastColumn="0" w:oddVBand="0" w:evenVBand="0" w:oddHBand="0" w:evenHBand="0" w:firstRowFirstColumn="0" w:firstRowLastColumn="0" w:lastRowFirstColumn="0" w:lastRowLastColumn="0"/>
            </w:pPr>
            <w:r>
              <w:t>Covers the creation and management of ad campaigns by the ad ops team through the web interface provided by the campaign management module in Cadent Central.</w:t>
            </w:r>
          </w:p>
        </w:tc>
        <w:tc>
          <w:tcPr>
            <w:tcW w:w="2268" w:type="dxa"/>
          </w:tcPr>
          <w:p w:rsidR="006D592E" w:rsidRDefault="006D592E" w:rsidP="00B975CA">
            <w:pPr>
              <w:cnfStyle w:val="000000000000" w:firstRow="0" w:lastRow="0" w:firstColumn="0" w:lastColumn="0" w:oddVBand="0" w:evenVBand="0" w:oddHBand="0" w:evenHBand="0" w:firstRowFirstColumn="0" w:firstRowLastColumn="0" w:lastRowFirstColumn="0" w:lastRowLastColumn="0"/>
            </w:pPr>
            <w:r>
              <w:t>HTTP / Web UI</w:t>
            </w:r>
          </w:p>
        </w:tc>
        <w:tc>
          <w:tcPr>
            <w:tcW w:w="3903" w:type="dxa"/>
          </w:tcPr>
          <w:p w:rsidR="006D592E" w:rsidRDefault="006D592E" w:rsidP="00B975CA">
            <w:pPr>
              <w:cnfStyle w:val="000000000000" w:firstRow="0" w:lastRow="0" w:firstColumn="0" w:lastColumn="0" w:oddVBand="0" w:evenVBand="0" w:oddHBand="0" w:evenHBand="0" w:firstRowFirstColumn="0" w:firstRowLastColumn="0" w:lastRowFirstColumn="0" w:lastRowLastColumn="0"/>
            </w:pPr>
          </w:p>
        </w:tc>
      </w:tr>
      <w:tr w:rsidR="006D592E" w:rsidTr="00CA61AA">
        <w:tc>
          <w:tcPr>
            <w:cnfStyle w:val="001000000000" w:firstRow="0" w:lastRow="0" w:firstColumn="1" w:lastColumn="0" w:oddVBand="0" w:evenVBand="0" w:oddHBand="0" w:evenHBand="0" w:firstRowFirstColumn="0" w:firstRowLastColumn="0" w:lastRowFirstColumn="0" w:lastRowLastColumn="0"/>
            <w:tcW w:w="817" w:type="dxa"/>
          </w:tcPr>
          <w:p w:rsidR="006D592E" w:rsidRDefault="006D592E" w:rsidP="00B975CA">
            <w:r>
              <w:t>A1b</w:t>
            </w:r>
          </w:p>
        </w:tc>
        <w:tc>
          <w:tcPr>
            <w:tcW w:w="7655" w:type="dxa"/>
          </w:tcPr>
          <w:p w:rsidR="006D592E" w:rsidRDefault="006D592E"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Ad Campaign Ingest from Third Party.</w:t>
            </w:r>
          </w:p>
          <w:p w:rsidR="006D592E" w:rsidRPr="006D592E" w:rsidRDefault="006D592E" w:rsidP="00684BE4">
            <w:pPr>
              <w:cnfStyle w:val="000000000000" w:firstRow="0" w:lastRow="0" w:firstColumn="0" w:lastColumn="0" w:oddVBand="0" w:evenVBand="0" w:oddHBand="0" w:evenHBand="0" w:firstRowFirstColumn="0" w:firstRowLastColumn="0" w:lastRowFirstColumn="0" w:lastRowLastColumn="0"/>
            </w:pPr>
            <w:r>
              <w:t xml:space="preserve">Integration point into Cadent campaign management from the third party’s ad sales and management system. </w:t>
            </w:r>
            <w:r w:rsidR="00897FE2">
              <w:t xml:space="preserve">This feature will be implemented as part of phase 7b. </w:t>
            </w:r>
          </w:p>
        </w:tc>
        <w:tc>
          <w:tcPr>
            <w:tcW w:w="2268" w:type="dxa"/>
          </w:tcPr>
          <w:p w:rsidR="006D592E" w:rsidRDefault="006D592E" w:rsidP="00B975CA">
            <w:pPr>
              <w:cnfStyle w:val="000000000000" w:firstRow="0" w:lastRow="0" w:firstColumn="0" w:lastColumn="0" w:oddVBand="0" w:evenVBand="0" w:oddHBand="0" w:evenHBand="0" w:firstRowFirstColumn="0" w:firstRowLastColumn="0" w:lastRowFirstColumn="0" w:lastRowLastColumn="0"/>
            </w:pPr>
            <w:r w:rsidRPr="00684BE4">
              <w:t>&lt;TBC</w:t>
            </w:r>
            <w:r w:rsidR="00684BE4">
              <w:t xml:space="preserve"> – phase 7b</w:t>
            </w:r>
            <w:r w:rsidRPr="00684BE4">
              <w:t>&gt;</w:t>
            </w:r>
          </w:p>
        </w:tc>
        <w:tc>
          <w:tcPr>
            <w:tcW w:w="3903" w:type="dxa"/>
          </w:tcPr>
          <w:p w:rsidR="006D592E" w:rsidRDefault="006D592E" w:rsidP="00B975CA">
            <w:pPr>
              <w:cnfStyle w:val="000000000000" w:firstRow="0" w:lastRow="0" w:firstColumn="0" w:lastColumn="0" w:oddVBand="0" w:evenVBand="0" w:oddHBand="0" w:evenHBand="0" w:firstRowFirstColumn="0" w:firstRowLastColumn="0" w:lastRowFirstColumn="0" w:lastRowLastColumn="0"/>
            </w:pPr>
          </w:p>
        </w:tc>
      </w:tr>
      <w:tr w:rsidR="009603C3" w:rsidTr="00CA61AA">
        <w:tc>
          <w:tcPr>
            <w:cnfStyle w:val="001000000000" w:firstRow="0" w:lastRow="0" w:firstColumn="1" w:lastColumn="0" w:oddVBand="0" w:evenVBand="0" w:oddHBand="0" w:evenHBand="0" w:firstRowFirstColumn="0" w:firstRowLastColumn="0" w:lastRowFirstColumn="0" w:lastRowLastColumn="0"/>
            <w:tcW w:w="817" w:type="dxa"/>
          </w:tcPr>
          <w:p w:rsidR="009603C3" w:rsidRDefault="009603C3" w:rsidP="00B975CA">
            <w:r>
              <w:t>A2</w:t>
            </w:r>
          </w:p>
        </w:tc>
        <w:tc>
          <w:tcPr>
            <w:tcW w:w="7655"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pPr>
            <w:r>
              <w:rPr>
                <w:b/>
                <w:u w:val="single"/>
              </w:rPr>
              <w:t>Impression Tracking</w:t>
            </w:r>
          </w:p>
          <w:p w:rsidR="009603C3" w:rsidRPr="009603C3" w:rsidRDefault="009603C3" w:rsidP="00B975CA">
            <w:pPr>
              <w:cnfStyle w:val="000000000000" w:firstRow="0" w:lastRow="0" w:firstColumn="0" w:lastColumn="0" w:oddVBand="0" w:evenVBand="0" w:oddHBand="0" w:evenHBand="0" w:firstRowFirstColumn="0" w:firstRowLastColumn="0" w:lastRowFirstColumn="0" w:lastRowLastColumn="0"/>
            </w:pPr>
            <w:r>
              <w:t>The STB reports impressions of ads played back to Cadent whenever it completes playback of an ad or a partial playback. The Placement Status Notification (PSN) message contains details of the ad asset played, the speed and duration of the playback, tracking information and details of the last user interaction with the STB (allowing Cadent to apply rules to infer actual impressions).</w:t>
            </w:r>
          </w:p>
        </w:tc>
        <w:tc>
          <w:tcPr>
            <w:tcW w:w="2268"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pPr>
            <w:r>
              <w:t>HTTP / SCTE 130-3 PSN</w:t>
            </w:r>
          </w:p>
        </w:tc>
        <w:tc>
          <w:tcPr>
            <w:tcW w:w="3903"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pPr>
          </w:p>
        </w:tc>
      </w:tr>
      <w:tr w:rsidR="009603C3" w:rsidTr="00CA61AA">
        <w:tc>
          <w:tcPr>
            <w:cnfStyle w:val="001000000000" w:firstRow="0" w:lastRow="0" w:firstColumn="1" w:lastColumn="0" w:oddVBand="0" w:evenVBand="0" w:oddHBand="0" w:evenHBand="0" w:firstRowFirstColumn="0" w:firstRowLastColumn="0" w:lastRowFirstColumn="0" w:lastRowLastColumn="0"/>
            <w:tcW w:w="817" w:type="dxa"/>
          </w:tcPr>
          <w:p w:rsidR="009603C3" w:rsidRDefault="009603C3" w:rsidP="00B975CA">
            <w:r>
              <w:t>A4</w:t>
            </w:r>
          </w:p>
        </w:tc>
        <w:tc>
          <w:tcPr>
            <w:tcW w:w="7655"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rPr>
                <w:u w:val="single"/>
              </w:rPr>
            </w:pPr>
            <w:r>
              <w:rPr>
                <w:b/>
                <w:u w:val="single"/>
              </w:rPr>
              <w:t>MM to Cadent – Ad Template Data</w:t>
            </w:r>
          </w:p>
          <w:p w:rsidR="009603C3" w:rsidRPr="009603C3" w:rsidRDefault="009603C3" w:rsidP="00B975CA">
            <w:pPr>
              <w:cnfStyle w:val="000000000000" w:firstRow="0" w:lastRow="0" w:firstColumn="0" w:lastColumn="0" w:oddVBand="0" w:evenVBand="0" w:oddHBand="0" w:evenHBand="0" w:firstRowFirstColumn="0" w:firstRowLastColumn="0" w:lastRowFirstColumn="0" w:lastRowLastColumn="0"/>
            </w:pPr>
            <w:r>
              <w:t>This is the call that the MM makes when compiling the eventual manifest that will be sent to the STB. Here, the MM asks Cadent for details of ads that are to be inserted into the specified VoD title. Cadent replies with a list of substitutions in a SCTE 130-3 reply plus tracking metadata that it requires the MM to additionally insert into the manifest.</w:t>
            </w:r>
          </w:p>
        </w:tc>
        <w:tc>
          <w:tcPr>
            <w:tcW w:w="2268"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pPr>
            <w:r>
              <w:t>HTTP / SCTE 130-3</w:t>
            </w:r>
          </w:p>
        </w:tc>
        <w:tc>
          <w:tcPr>
            <w:tcW w:w="3903" w:type="dxa"/>
          </w:tcPr>
          <w:p w:rsidR="009603C3" w:rsidRDefault="009603C3" w:rsidP="00B975CA">
            <w:pPr>
              <w:cnfStyle w:val="000000000000" w:firstRow="0" w:lastRow="0" w:firstColumn="0" w:lastColumn="0" w:oddVBand="0" w:evenVBand="0" w:oddHBand="0" w:evenHBand="0" w:firstRowFirstColumn="0" w:firstRowLastColumn="0" w:lastRowFirstColumn="0" w:lastRowLastColumn="0"/>
            </w:pPr>
          </w:p>
        </w:tc>
      </w:tr>
      <w:tr w:rsidR="00747FBD" w:rsidTr="00CA61AA">
        <w:tc>
          <w:tcPr>
            <w:cnfStyle w:val="001000000000" w:firstRow="0" w:lastRow="0" w:firstColumn="1" w:lastColumn="0" w:oddVBand="0" w:evenVBand="0" w:oddHBand="0" w:evenHBand="0" w:firstRowFirstColumn="0" w:firstRowLastColumn="0" w:lastRowFirstColumn="0" w:lastRowLastColumn="0"/>
            <w:tcW w:w="817" w:type="dxa"/>
          </w:tcPr>
          <w:p w:rsidR="00747FBD" w:rsidRDefault="00747FBD" w:rsidP="00B975CA">
            <w:r>
              <w:t>A5a</w:t>
            </w:r>
          </w:p>
        </w:tc>
        <w:tc>
          <w:tcPr>
            <w:tcW w:w="7655" w:type="dxa"/>
          </w:tcPr>
          <w:p w:rsidR="00747FBD" w:rsidRDefault="00747FBD"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 xml:space="preserve">SeaChange </w:t>
            </w:r>
            <w:r w:rsidR="00960A4D">
              <w:rPr>
                <w:b/>
                <w:u w:val="single"/>
              </w:rPr>
              <w:t>TVA</w:t>
            </w:r>
            <w:r w:rsidR="00EE26BF">
              <w:rPr>
                <w:b/>
                <w:u w:val="single"/>
              </w:rPr>
              <w:t xml:space="preserve"> (TV-Anytime)</w:t>
            </w:r>
            <w:r w:rsidR="00960A4D">
              <w:rPr>
                <w:b/>
                <w:u w:val="single"/>
              </w:rPr>
              <w:t xml:space="preserve"> Transformer</w:t>
            </w:r>
            <w:r w:rsidR="00897FE2">
              <w:rPr>
                <w:b/>
                <w:u w:val="single"/>
              </w:rPr>
              <w:t xml:space="preserve"> Metadata and</w:t>
            </w:r>
            <w:r>
              <w:rPr>
                <w:b/>
                <w:u w:val="single"/>
              </w:rPr>
              <w:t xml:space="preserve"> Break Data to Cadent</w:t>
            </w:r>
          </w:p>
          <w:p w:rsidR="000B07D8" w:rsidRPr="00747FBD" w:rsidRDefault="00747FBD" w:rsidP="007452B3">
            <w:pPr>
              <w:cnfStyle w:val="000000000000" w:firstRow="0" w:lastRow="0" w:firstColumn="0" w:lastColumn="0" w:oddVBand="0" w:evenVBand="0" w:oddHBand="0" w:evenHBand="0" w:firstRowFirstColumn="0" w:firstRowLastColumn="0" w:lastRowFirstColumn="0" w:lastRowLastColumn="0"/>
            </w:pPr>
            <w:r>
              <w:t>This is the interface through which SeaChange supply Cadent with the break data for the VoD asset. The break position data will originally have been ingested to Adrenalin through the ADI++ supplied metadata</w:t>
            </w:r>
            <w:r w:rsidR="00A86094">
              <w:t xml:space="preserve"> and placed into Adrenalin’s database. </w:t>
            </w:r>
            <w:r w:rsidR="00897FE2">
              <w:t xml:space="preserve">This data along with </w:t>
            </w:r>
            <w:r w:rsidR="007452B3">
              <w:t xml:space="preserve">key data including </w:t>
            </w:r>
            <w:r w:rsidR="00897FE2">
              <w:t>PID/PAID, title and SeaChange back office ID is made available on this interface.</w:t>
            </w:r>
          </w:p>
        </w:tc>
        <w:tc>
          <w:tcPr>
            <w:tcW w:w="2268" w:type="dxa"/>
          </w:tcPr>
          <w:p w:rsidR="00747FBD" w:rsidRDefault="0065197C" w:rsidP="00B975CA">
            <w:pPr>
              <w:cnfStyle w:val="000000000000" w:firstRow="0" w:lastRow="0" w:firstColumn="0" w:lastColumn="0" w:oddVBand="0" w:evenVBand="0" w:oddHBand="0" w:evenHBand="0" w:firstRowFirstColumn="0" w:firstRowLastColumn="0" w:lastRowFirstColumn="0" w:lastRowLastColumn="0"/>
            </w:pPr>
            <w:r>
              <w:t>S</w:t>
            </w:r>
            <w:r w:rsidR="00960A4D">
              <w:t>FTP</w:t>
            </w:r>
            <w:r w:rsidR="00EE26BF">
              <w:t xml:space="preserve"> / TVA</w:t>
            </w:r>
          </w:p>
        </w:tc>
        <w:tc>
          <w:tcPr>
            <w:tcW w:w="3903" w:type="dxa"/>
          </w:tcPr>
          <w:p w:rsidR="00747FBD" w:rsidRDefault="0093627F" w:rsidP="00B975CA">
            <w:pPr>
              <w:cnfStyle w:val="000000000000" w:firstRow="0" w:lastRow="0" w:firstColumn="0" w:lastColumn="0" w:oddVBand="0" w:evenVBand="0" w:oddHBand="0" w:evenHBand="0" w:firstRowFirstColumn="0" w:firstRowLastColumn="0" w:lastRowFirstColumn="0" w:lastRowLastColumn="0"/>
            </w:pPr>
            <w:r>
              <w:t>No documentation available.</w:t>
            </w:r>
          </w:p>
        </w:tc>
      </w:tr>
      <w:tr w:rsidR="006D592E" w:rsidTr="00CA61AA">
        <w:tc>
          <w:tcPr>
            <w:cnfStyle w:val="001000000000" w:firstRow="0" w:lastRow="0" w:firstColumn="1" w:lastColumn="0" w:oddVBand="0" w:evenVBand="0" w:oddHBand="0" w:evenHBand="0" w:firstRowFirstColumn="0" w:firstRowLastColumn="0" w:lastRowFirstColumn="0" w:lastRowLastColumn="0"/>
            <w:tcW w:w="817" w:type="dxa"/>
          </w:tcPr>
          <w:p w:rsidR="006D592E" w:rsidRDefault="000B07D8" w:rsidP="00B975CA">
            <w:r>
              <w:t>A7</w:t>
            </w:r>
          </w:p>
        </w:tc>
        <w:tc>
          <w:tcPr>
            <w:tcW w:w="7655" w:type="dxa"/>
          </w:tcPr>
          <w:p w:rsidR="006D592E" w:rsidRDefault="000B07D8"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SeaChange Adrenalin Metadata Ingest</w:t>
            </w:r>
          </w:p>
          <w:p w:rsidR="000B07D8" w:rsidRPr="000B07D8" w:rsidRDefault="000B07D8" w:rsidP="00B975CA">
            <w:pPr>
              <w:cnfStyle w:val="000000000000" w:firstRow="0" w:lastRow="0" w:firstColumn="0" w:lastColumn="0" w:oddVBand="0" w:evenVBand="0" w:oddHBand="0" w:evenHBand="0" w:firstRowFirstColumn="0" w:firstRowLastColumn="0" w:lastRowFirstColumn="0" w:lastRowLastColumn="0"/>
            </w:pPr>
            <w:r>
              <w:t>This is the ADI metadata from the supplied packages being parsed and ingested into Adrenalin under the control of PRODIS. The package metadata at this stage will reside on the staging servers and will be moved to a different folder by the workflow once ingest complete.</w:t>
            </w:r>
          </w:p>
        </w:tc>
        <w:tc>
          <w:tcPr>
            <w:tcW w:w="2268" w:type="dxa"/>
          </w:tcPr>
          <w:p w:rsidR="006D592E" w:rsidRDefault="000B07D8" w:rsidP="00B975CA">
            <w:pPr>
              <w:cnfStyle w:val="000000000000" w:firstRow="0" w:lastRow="0" w:firstColumn="0" w:lastColumn="0" w:oddVBand="0" w:evenVBand="0" w:oddHBand="0" w:evenHBand="0" w:firstRowFirstColumn="0" w:firstRowLastColumn="0" w:lastRowFirstColumn="0" w:lastRowLastColumn="0"/>
            </w:pPr>
            <w:r>
              <w:t>HTTP / ADI++</w:t>
            </w:r>
          </w:p>
        </w:tc>
        <w:tc>
          <w:tcPr>
            <w:tcW w:w="3903" w:type="dxa"/>
          </w:tcPr>
          <w:p w:rsidR="0093627F" w:rsidRDefault="0093627F" w:rsidP="0093627F">
            <w:pPr>
              <w:cnfStyle w:val="000000000000" w:firstRow="0" w:lastRow="0" w:firstColumn="0" w:lastColumn="0" w:oddVBand="0" w:evenVBand="0" w:oddHBand="0" w:evenHBand="0" w:firstRowFirstColumn="0" w:firstRowLastColumn="0" w:lastRowFirstColumn="0" w:lastRowLastColumn="0"/>
            </w:pPr>
            <w:r w:rsidRPr="00112C99">
              <w:t>SeaChange In</w:t>
            </w:r>
            <w:r>
              <w:t xml:space="preserve">terface Part 2 - Asset ingest + </w:t>
            </w:r>
            <w:proofErr w:type="spellStart"/>
            <w:r w:rsidRPr="00112C99">
              <w:t>Seachange</w:t>
            </w:r>
            <w:proofErr w:type="spellEnd"/>
            <w:r w:rsidRPr="00112C99">
              <w:t xml:space="preserve"> Interface Part 2 - Asset ingest - Addendum for Virgin Media_v3_6.pdf</w:t>
            </w:r>
          </w:p>
          <w:p w:rsidR="006D592E" w:rsidRDefault="006D592E" w:rsidP="00B975CA">
            <w:pPr>
              <w:cnfStyle w:val="000000000000" w:firstRow="0" w:lastRow="0" w:firstColumn="0" w:lastColumn="0" w:oddVBand="0" w:evenVBand="0" w:oddHBand="0" w:evenHBand="0" w:firstRowFirstColumn="0" w:firstRowLastColumn="0" w:lastRowFirstColumn="0" w:lastRowLastColumn="0"/>
            </w:pPr>
          </w:p>
        </w:tc>
      </w:tr>
      <w:tr w:rsidR="000B07D8" w:rsidTr="00CA61AA">
        <w:tc>
          <w:tcPr>
            <w:cnfStyle w:val="001000000000" w:firstRow="0" w:lastRow="0" w:firstColumn="1" w:lastColumn="0" w:oddVBand="0" w:evenVBand="0" w:oddHBand="0" w:evenHBand="0" w:firstRowFirstColumn="0" w:firstRowLastColumn="0" w:lastRowFirstColumn="0" w:lastRowLastColumn="0"/>
            <w:tcW w:w="817" w:type="dxa"/>
          </w:tcPr>
          <w:p w:rsidR="000B07D8" w:rsidRDefault="000B07D8" w:rsidP="00B975CA">
            <w:r>
              <w:t>C1</w:t>
            </w:r>
          </w:p>
        </w:tc>
        <w:tc>
          <w:tcPr>
            <w:tcW w:w="7655" w:type="dxa"/>
          </w:tcPr>
          <w:p w:rsidR="000B07D8" w:rsidRDefault="000B07D8" w:rsidP="00B975CA">
            <w:pPr>
              <w:cnfStyle w:val="000000000000" w:firstRow="0" w:lastRow="0" w:firstColumn="0" w:lastColumn="0" w:oddVBand="0" w:evenVBand="0" w:oddHBand="0" w:evenHBand="0" w:firstRowFirstColumn="0" w:firstRowLastColumn="0" w:lastRowFirstColumn="0" w:lastRowLastColumn="0"/>
            </w:pPr>
            <w:r>
              <w:rPr>
                <w:b/>
                <w:u w:val="single"/>
              </w:rPr>
              <w:t>VoD Package Ingest</w:t>
            </w:r>
          </w:p>
          <w:p w:rsidR="000B07D8" w:rsidRPr="000B07D8" w:rsidRDefault="000B07D8" w:rsidP="00B975CA">
            <w:pPr>
              <w:cnfStyle w:val="000000000000" w:firstRow="0" w:lastRow="0" w:firstColumn="0" w:lastColumn="0" w:oddVBand="0" w:evenVBand="0" w:oddHBand="0" w:evenHBand="0" w:firstRowFirstColumn="0" w:firstRowLastColumn="0" w:lastRowFirstColumn="0" w:lastRowLastColumn="0"/>
            </w:pPr>
            <w:proofErr w:type="spellStart"/>
            <w:r>
              <w:t>Vubiquity</w:t>
            </w:r>
            <w:proofErr w:type="spellEnd"/>
            <w:r>
              <w:t xml:space="preserve"> supplies ADI packages for VoD titles by placing them on the staging server. Delivery is by SFTP to a temporary filename with an in-place rename made once the transfer is complete. The ADI package is a zip file containing the various essences plus the ADI metadata document describing the asset, its renditions and break position data.</w:t>
            </w:r>
          </w:p>
        </w:tc>
        <w:tc>
          <w:tcPr>
            <w:tcW w:w="2268" w:type="dxa"/>
          </w:tcPr>
          <w:p w:rsidR="000B07D8" w:rsidRDefault="000B07D8" w:rsidP="00B975CA">
            <w:pPr>
              <w:cnfStyle w:val="000000000000" w:firstRow="0" w:lastRow="0" w:firstColumn="0" w:lastColumn="0" w:oddVBand="0" w:evenVBand="0" w:oddHBand="0" w:evenHBand="0" w:firstRowFirstColumn="0" w:firstRowLastColumn="0" w:lastRowFirstColumn="0" w:lastRowLastColumn="0"/>
            </w:pPr>
            <w:r>
              <w:t>SFTP / zipped ADI++</w:t>
            </w:r>
          </w:p>
        </w:tc>
        <w:tc>
          <w:tcPr>
            <w:tcW w:w="3903" w:type="dxa"/>
          </w:tcPr>
          <w:p w:rsidR="000B07D8" w:rsidRDefault="00112C99" w:rsidP="00B975CA">
            <w:pPr>
              <w:cnfStyle w:val="000000000000" w:firstRow="0" w:lastRow="0" w:firstColumn="0" w:lastColumn="0" w:oddVBand="0" w:evenVBand="0" w:oddHBand="0" w:evenHBand="0" w:firstRowFirstColumn="0" w:firstRowLastColumn="0" w:lastRowFirstColumn="0" w:lastRowLastColumn="0"/>
            </w:pPr>
            <w:r w:rsidRPr="00112C99">
              <w:t>SeaChange In</w:t>
            </w:r>
            <w:r>
              <w:t xml:space="preserve">terface Part 2 - Asset ingest + </w:t>
            </w:r>
            <w:proofErr w:type="spellStart"/>
            <w:r w:rsidRPr="00112C99">
              <w:t>Seachange</w:t>
            </w:r>
            <w:proofErr w:type="spellEnd"/>
            <w:r w:rsidRPr="00112C99">
              <w:t xml:space="preserve"> Interface Part 2 - Asset ingest - Addendum for Virgin Media_v3_6.pdf</w:t>
            </w:r>
          </w:p>
          <w:p w:rsidR="00112C99" w:rsidRDefault="00112C99" w:rsidP="00B975CA">
            <w:pPr>
              <w:cnfStyle w:val="000000000000" w:firstRow="0" w:lastRow="0" w:firstColumn="0" w:lastColumn="0" w:oddVBand="0" w:evenVBand="0" w:oddHBand="0" w:evenHBand="0" w:firstRowFirstColumn="0" w:firstRowLastColumn="0" w:lastRowFirstColumn="0" w:lastRowLastColumn="0"/>
            </w:pPr>
          </w:p>
        </w:tc>
      </w:tr>
      <w:tr w:rsidR="009F584F" w:rsidTr="00CA61AA">
        <w:tc>
          <w:tcPr>
            <w:cnfStyle w:val="001000000000" w:firstRow="0" w:lastRow="0" w:firstColumn="1" w:lastColumn="0" w:oddVBand="0" w:evenVBand="0" w:oddHBand="0" w:evenHBand="0" w:firstRowFirstColumn="0" w:firstRowLastColumn="0" w:lastRowFirstColumn="0" w:lastRowLastColumn="0"/>
            <w:tcW w:w="817" w:type="dxa"/>
          </w:tcPr>
          <w:p w:rsidR="009F584F" w:rsidRDefault="009F584F" w:rsidP="00B975CA">
            <w:r>
              <w:t>C2</w:t>
            </w:r>
          </w:p>
        </w:tc>
        <w:tc>
          <w:tcPr>
            <w:tcW w:w="7655"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r>
              <w:rPr>
                <w:b/>
                <w:u w:val="single"/>
              </w:rPr>
              <w:t>Ad Package Ingest</w:t>
            </w:r>
          </w:p>
          <w:p w:rsidR="009F584F" w:rsidRPr="009F584F" w:rsidRDefault="009F584F" w:rsidP="00B975CA">
            <w:pPr>
              <w:cnfStyle w:val="000000000000" w:firstRow="0" w:lastRow="0" w:firstColumn="0" w:lastColumn="0" w:oddVBand="0" w:evenVBand="0" w:oddHBand="0" w:evenHBand="0" w:firstRowFirstColumn="0" w:firstRowLastColumn="0" w:lastRowFirstColumn="0" w:lastRowLastColumn="0"/>
            </w:pPr>
            <w:r>
              <w:t xml:space="preserve">As per C1 but for ad assets. Uses a different </w:t>
            </w:r>
            <w:r w:rsidR="007452B3">
              <w:t>folder on the staging server.</w:t>
            </w:r>
          </w:p>
        </w:tc>
        <w:tc>
          <w:tcPr>
            <w:tcW w:w="2268"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r>
              <w:t>SFTP / zipped ADI++</w:t>
            </w:r>
          </w:p>
        </w:tc>
        <w:tc>
          <w:tcPr>
            <w:tcW w:w="3903" w:type="dxa"/>
          </w:tcPr>
          <w:p w:rsidR="009F584F" w:rsidRDefault="00112C99" w:rsidP="00B975CA">
            <w:pPr>
              <w:cnfStyle w:val="000000000000" w:firstRow="0" w:lastRow="0" w:firstColumn="0" w:lastColumn="0" w:oddVBand="0" w:evenVBand="0" w:oddHBand="0" w:evenHBand="0" w:firstRowFirstColumn="0" w:firstRowLastColumn="0" w:lastRowFirstColumn="0" w:lastRowLastColumn="0"/>
            </w:pPr>
            <w:proofErr w:type="spellStart"/>
            <w:r w:rsidRPr="00112C99">
              <w:t>Seachange</w:t>
            </w:r>
            <w:proofErr w:type="spellEnd"/>
            <w:r w:rsidRPr="00112C99">
              <w:t xml:space="preserve"> Interface Part 2 - Asset ingest - Addendum for Virgin Media_v3_6.pdf</w:t>
            </w:r>
          </w:p>
        </w:tc>
      </w:tr>
      <w:tr w:rsidR="009F584F" w:rsidTr="00CA61AA">
        <w:tc>
          <w:tcPr>
            <w:cnfStyle w:val="001000000000" w:firstRow="0" w:lastRow="0" w:firstColumn="1" w:lastColumn="0" w:oddVBand="0" w:evenVBand="0" w:oddHBand="0" w:evenHBand="0" w:firstRowFirstColumn="0" w:firstRowLastColumn="0" w:lastRowFirstColumn="0" w:lastRowLastColumn="0"/>
            <w:tcW w:w="817" w:type="dxa"/>
          </w:tcPr>
          <w:p w:rsidR="009F584F" w:rsidRDefault="009F584F" w:rsidP="00B975CA">
            <w:r>
              <w:t>C4</w:t>
            </w:r>
          </w:p>
        </w:tc>
        <w:tc>
          <w:tcPr>
            <w:tcW w:w="7655"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r>
              <w:rPr>
                <w:b/>
                <w:u w:val="single"/>
              </w:rPr>
              <w:t>Ingested Asset to BML</w:t>
            </w:r>
          </w:p>
          <w:p w:rsidR="009F584F" w:rsidRPr="009F584F" w:rsidRDefault="009F584F" w:rsidP="007452B3">
            <w:pPr>
              <w:cnfStyle w:val="000000000000" w:firstRow="0" w:lastRow="0" w:firstColumn="0" w:lastColumn="0" w:oddVBand="0" w:evenVBand="0" w:oddHBand="0" w:evenHBand="0" w:firstRowFirstColumn="0" w:firstRowLastColumn="0" w:lastRowFirstColumn="0" w:lastRowLastColumn="0"/>
            </w:pPr>
            <w:r>
              <w:t xml:space="preserve">Once Adrenalin ingest processing is complete, the PRODIS workflow manager moves the asset to the BML where it can be accessed by VSPP. BDL and the staging server provide </w:t>
            </w:r>
            <w:r w:rsidR="007452B3">
              <w:t xml:space="preserve">FTP </w:t>
            </w:r>
            <w:r>
              <w:t>access to the files and directories to allow this.</w:t>
            </w:r>
          </w:p>
        </w:tc>
        <w:tc>
          <w:tcPr>
            <w:tcW w:w="2268" w:type="dxa"/>
          </w:tcPr>
          <w:p w:rsidR="009F584F" w:rsidRDefault="007452B3" w:rsidP="00B975CA">
            <w:pPr>
              <w:cnfStyle w:val="000000000000" w:firstRow="0" w:lastRow="0" w:firstColumn="0" w:lastColumn="0" w:oddVBand="0" w:evenVBand="0" w:oddHBand="0" w:evenHBand="0" w:firstRowFirstColumn="0" w:firstRowLastColumn="0" w:lastRowFirstColumn="0" w:lastRowLastColumn="0"/>
            </w:pPr>
            <w:r>
              <w:t>FTP</w:t>
            </w:r>
          </w:p>
        </w:tc>
        <w:tc>
          <w:tcPr>
            <w:tcW w:w="3903"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p>
        </w:tc>
      </w:tr>
      <w:tr w:rsidR="009F584F" w:rsidTr="00CA61AA">
        <w:tc>
          <w:tcPr>
            <w:cnfStyle w:val="001000000000" w:firstRow="0" w:lastRow="0" w:firstColumn="1" w:lastColumn="0" w:oddVBand="0" w:evenVBand="0" w:oddHBand="0" w:evenHBand="0" w:firstRowFirstColumn="0" w:firstRowLastColumn="0" w:lastRowFirstColumn="0" w:lastRowLastColumn="0"/>
            <w:tcW w:w="817" w:type="dxa"/>
          </w:tcPr>
          <w:p w:rsidR="009F584F" w:rsidRDefault="009F584F" w:rsidP="00B975CA">
            <w:r>
              <w:t>C5</w:t>
            </w:r>
          </w:p>
        </w:tc>
        <w:tc>
          <w:tcPr>
            <w:tcW w:w="7655"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Ingested Ad to BML</w:t>
            </w:r>
          </w:p>
          <w:p w:rsidR="009F584F" w:rsidRPr="009F584F" w:rsidRDefault="009F584F" w:rsidP="00B975CA">
            <w:pPr>
              <w:cnfStyle w:val="000000000000" w:firstRow="0" w:lastRow="0" w:firstColumn="0" w:lastColumn="0" w:oddVBand="0" w:evenVBand="0" w:oddHBand="0" w:evenHBand="0" w:firstRowFirstColumn="0" w:firstRowLastColumn="0" w:lastRowFirstColumn="0" w:lastRowLastColumn="0"/>
            </w:pPr>
            <w:r>
              <w:t>As above but for ads.</w:t>
            </w:r>
          </w:p>
        </w:tc>
        <w:tc>
          <w:tcPr>
            <w:tcW w:w="2268"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r>
              <w:t>CIFS</w:t>
            </w:r>
          </w:p>
        </w:tc>
        <w:tc>
          <w:tcPr>
            <w:tcW w:w="3903"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p>
        </w:tc>
      </w:tr>
      <w:tr w:rsidR="009F584F" w:rsidTr="00CA61AA">
        <w:tc>
          <w:tcPr>
            <w:cnfStyle w:val="001000000000" w:firstRow="0" w:lastRow="0" w:firstColumn="1" w:lastColumn="0" w:oddVBand="0" w:evenVBand="0" w:oddHBand="0" w:evenHBand="0" w:firstRowFirstColumn="0" w:firstRowLastColumn="0" w:lastRowFirstColumn="0" w:lastRowLastColumn="0"/>
            <w:tcW w:w="817" w:type="dxa"/>
          </w:tcPr>
          <w:p w:rsidR="009F584F" w:rsidRDefault="009F584F" w:rsidP="00B975CA">
            <w:r>
              <w:t>C7</w:t>
            </w:r>
          </w:p>
        </w:tc>
        <w:tc>
          <w:tcPr>
            <w:tcW w:w="7655"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CDN Pull Content Segments from VSPP</w:t>
            </w:r>
          </w:p>
          <w:p w:rsidR="009F584F" w:rsidRPr="009F584F" w:rsidRDefault="009F584F" w:rsidP="00B975CA">
            <w:pPr>
              <w:cnfStyle w:val="000000000000" w:firstRow="0" w:lastRow="0" w:firstColumn="0" w:lastColumn="0" w:oddVBand="0" w:evenVBand="0" w:oddHBand="0" w:evenHBand="0" w:firstRowFirstColumn="0" w:firstRowLastColumn="0" w:lastRowFirstColumn="0" w:lastRowLastColumn="0"/>
            </w:pPr>
            <w:r>
              <w:t>As MPEG DASH segments are requested by the STB from the CDN, the CDN either satisfies these from cache or forwards the request to VSPP</w:t>
            </w:r>
            <w:r w:rsidR="007452B3">
              <w:t xml:space="preserve"> via the Varnish Shield Cache</w:t>
            </w:r>
            <w:r>
              <w:t>.</w:t>
            </w:r>
            <w:r w:rsidR="007452B3">
              <w:t xml:space="preserve"> Varnish will either satisfy the request directly or forward to the VSPP.</w:t>
            </w:r>
            <w:r>
              <w:t xml:space="preserve"> VSPP packages and encrypts the requested segment on-the-fly and returns to the CDN.</w:t>
            </w:r>
          </w:p>
        </w:tc>
        <w:tc>
          <w:tcPr>
            <w:tcW w:w="2268" w:type="dxa"/>
          </w:tcPr>
          <w:p w:rsidR="0065197C" w:rsidRDefault="0065197C" w:rsidP="00B975CA">
            <w:pPr>
              <w:cnfStyle w:val="000000000000" w:firstRow="0" w:lastRow="0" w:firstColumn="0" w:lastColumn="0" w:oddVBand="0" w:evenVBand="0" w:oddHBand="0" w:evenHBand="0" w:firstRowFirstColumn="0" w:firstRowLastColumn="0" w:lastRowFirstColumn="0" w:lastRowLastColumn="0"/>
            </w:pPr>
            <w:r>
              <w:t>MPEG-DASH</w:t>
            </w:r>
          </w:p>
        </w:tc>
        <w:tc>
          <w:tcPr>
            <w:tcW w:w="3903"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p>
        </w:tc>
      </w:tr>
      <w:tr w:rsidR="009F584F" w:rsidTr="00CA61AA">
        <w:tc>
          <w:tcPr>
            <w:cnfStyle w:val="001000000000" w:firstRow="0" w:lastRow="0" w:firstColumn="1" w:lastColumn="0" w:oddVBand="0" w:evenVBand="0" w:oddHBand="0" w:evenHBand="0" w:firstRowFirstColumn="0" w:firstRowLastColumn="0" w:lastRowFirstColumn="0" w:lastRowLastColumn="0"/>
            <w:tcW w:w="817" w:type="dxa"/>
          </w:tcPr>
          <w:p w:rsidR="009F584F" w:rsidRDefault="009F584F" w:rsidP="00B975CA">
            <w:r>
              <w:t>C8</w:t>
            </w:r>
          </w:p>
        </w:tc>
        <w:tc>
          <w:tcPr>
            <w:tcW w:w="7655"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r>
              <w:rPr>
                <w:b/>
                <w:u w:val="single"/>
              </w:rPr>
              <w:t>STB Requests Content Segments from CDN</w:t>
            </w:r>
          </w:p>
          <w:p w:rsidR="009F584F" w:rsidRPr="009F584F" w:rsidRDefault="009F584F" w:rsidP="00B975CA">
            <w:pPr>
              <w:cnfStyle w:val="000000000000" w:firstRow="0" w:lastRow="0" w:firstColumn="0" w:lastColumn="0" w:oddVBand="0" w:evenVBand="0" w:oddHBand="0" w:evenHBand="0" w:firstRowFirstColumn="0" w:firstRowLastColumn="0" w:lastRowFirstColumn="0" w:lastRowLastColumn="0"/>
            </w:pPr>
            <w:r>
              <w:t>As the STB plays the content under the direction of the MPEG DASH manifest it fetches the individual segments of content from the CDN. The exact segment variant requested will depend on network conditions.</w:t>
            </w:r>
          </w:p>
        </w:tc>
        <w:tc>
          <w:tcPr>
            <w:tcW w:w="2268" w:type="dxa"/>
          </w:tcPr>
          <w:p w:rsidR="009F584F" w:rsidRDefault="00BC2CA8" w:rsidP="00B975CA">
            <w:pPr>
              <w:cnfStyle w:val="000000000000" w:firstRow="0" w:lastRow="0" w:firstColumn="0" w:lastColumn="0" w:oddVBand="0" w:evenVBand="0" w:oddHBand="0" w:evenHBand="0" w:firstRowFirstColumn="0" w:firstRowLastColumn="0" w:lastRowFirstColumn="0" w:lastRowLastColumn="0"/>
            </w:pPr>
            <w:r>
              <w:t>HTTP / MPEG DASH</w:t>
            </w:r>
          </w:p>
          <w:p w:rsidR="007A536D" w:rsidRDefault="007A536D" w:rsidP="007A536D">
            <w:pPr>
              <w:cnfStyle w:val="000000000000" w:firstRow="0" w:lastRow="0" w:firstColumn="0" w:lastColumn="0" w:oddVBand="0" w:evenVBand="0" w:oddHBand="0" w:evenHBand="0" w:firstRowFirstColumn="0" w:firstRowLastColumn="0" w:lastRowFirstColumn="0" w:lastRowLastColumn="0"/>
            </w:pPr>
            <w:r>
              <w:t>HTTP (Compass)</w:t>
            </w:r>
          </w:p>
          <w:p w:rsidR="007A536D" w:rsidRDefault="007A536D" w:rsidP="007A536D">
            <w:pPr>
              <w:cnfStyle w:val="000000000000" w:firstRow="0" w:lastRow="0" w:firstColumn="0" w:lastColumn="0" w:oddVBand="0" w:evenVBand="0" w:oddHBand="0" w:evenHBand="0" w:firstRowFirstColumn="0" w:firstRowLastColumn="0" w:lastRowFirstColumn="0" w:lastRowLastColumn="0"/>
            </w:pPr>
            <w:r>
              <w:t>HTTPS (Leapfrog)</w:t>
            </w:r>
          </w:p>
          <w:p w:rsidR="007A536D" w:rsidRDefault="007A536D" w:rsidP="00B975CA">
            <w:pPr>
              <w:cnfStyle w:val="000000000000" w:firstRow="0" w:lastRow="0" w:firstColumn="0" w:lastColumn="0" w:oddVBand="0" w:evenVBand="0" w:oddHBand="0" w:evenHBand="0" w:firstRowFirstColumn="0" w:firstRowLastColumn="0" w:lastRowFirstColumn="0" w:lastRowLastColumn="0"/>
            </w:pPr>
          </w:p>
        </w:tc>
        <w:tc>
          <w:tcPr>
            <w:tcW w:w="3903" w:type="dxa"/>
          </w:tcPr>
          <w:p w:rsidR="009F584F" w:rsidRDefault="009F584F" w:rsidP="00B975CA">
            <w:pPr>
              <w:cnfStyle w:val="000000000000" w:firstRow="0" w:lastRow="0" w:firstColumn="0" w:lastColumn="0" w:oddVBand="0" w:evenVBand="0" w:oddHBand="0" w:evenHBand="0" w:firstRowFirstColumn="0" w:firstRowLastColumn="0" w:lastRowFirstColumn="0" w:lastRowLastColumn="0"/>
            </w:pPr>
          </w:p>
        </w:tc>
      </w:tr>
      <w:tr w:rsidR="00E41036" w:rsidTr="00CA61AA">
        <w:tc>
          <w:tcPr>
            <w:cnfStyle w:val="001000000000" w:firstRow="0" w:lastRow="0" w:firstColumn="1" w:lastColumn="0" w:oddVBand="0" w:evenVBand="0" w:oddHBand="0" w:evenHBand="0" w:firstRowFirstColumn="0" w:firstRowLastColumn="0" w:lastRowFirstColumn="0" w:lastRowLastColumn="0"/>
            <w:tcW w:w="817" w:type="dxa"/>
          </w:tcPr>
          <w:p w:rsidR="00E41036" w:rsidRDefault="00E41036" w:rsidP="00B975CA">
            <w:r>
              <w:t>C10</w:t>
            </w:r>
          </w:p>
        </w:tc>
        <w:tc>
          <w:tcPr>
            <w:tcW w:w="7655" w:type="dxa"/>
          </w:tcPr>
          <w:p w:rsidR="00E41036" w:rsidRDefault="00E41036"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Adrenalin Registration of Content in VSPP</w:t>
            </w:r>
          </w:p>
          <w:p w:rsidR="00E41036" w:rsidRPr="00E41036" w:rsidRDefault="00E41036" w:rsidP="00B975CA">
            <w:pPr>
              <w:cnfStyle w:val="000000000000" w:firstRow="0" w:lastRow="0" w:firstColumn="0" w:lastColumn="0" w:oddVBand="0" w:evenVBand="0" w:oddHBand="0" w:evenHBand="0" w:firstRowFirstColumn="0" w:firstRowLastColumn="0" w:lastRowFirstColumn="0" w:lastRowLastColumn="0"/>
            </w:pPr>
            <w:r>
              <w:t xml:space="preserve">This is the interface from the Adrenalin workflow manager (PRODIS) to VSPP to initiate </w:t>
            </w:r>
            <w:proofErr w:type="gramStart"/>
            <w:r>
              <w:t>the ingest</w:t>
            </w:r>
            <w:proofErr w:type="gramEnd"/>
            <w:r>
              <w:t xml:space="preserve"> of the content into VSPP. Adrenalin provides VSPP with the title, content id, provider id, profile and a URL pointing to the content on the BML where VSPP can pull the content.</w:t>
            </w:r>
          </w:p>
        </w:tc>
        <w:tc>
          <w:tcPr>
            <w:tcW w:w="2268" w:type="dxa"/>
          </w:tcPr>
          <w:p w:rsidR="00E41036" w:rsidRDefault="00960A4D" w:rsidP="00B975CA">
            <w:pPr>
              <w:cnfStyle w:val="000000000000" w:firstRow="0" w:lastRow="0" w:firstColumn="0" w:lastColumn="0" w:oddVBand="0" w:evenVBand="0" w:oddHBand="0" w:evenHBand="0" w:firstRowFirstColumn="0" w:firstRowLastColumn="0" w:lastRowFirstColumn="0" w:lastRowLastColumn="0"/>
            </w:pPr>
            <w:r>
              <w:t>HTTP with XML body</w:t>
            </w:r>
          </w:p>
        </w:tc>
        <w:tc>
          <w:tcPr>
            <w:tcW w:w="3903" w:type="dxa"/>
          </w:tcPr>
          <w:p w:rsidR="00E41036" w:rsidRDefault="00112C99" w:rsidP="00B975CA">
            <w:pPr>
              <w:cnfStyle w:val="000000000000" w:firstRow="0" w:lastRow="0" w:firstColumn="0" w:lastColumn="0" w:oddVBand="0" w:evenVBand="0" w:oddHBand="0" w:evenHBand="0" w:firstRowFirstColumn="0" w:firstRowLastColumn="0" w:lastRowFirstColumn="0" w:lastRowLastColumn="0"/>
            </w:pPr>
            <w:r w:rsidRPr="00112C99">
              <w:t>SeaChange Interface Part 3d - Content propagation</w:t>
            </w:r>
            <w:r>
              <w:t>.</w:t>
            </w:r>
          </w:p>
        </w:tc>
      </w:tr>
      <w:tr w:rsidR="00E41036" w:rsidTr="00CA61AA">
        <w:tc>
          <w:tcPr>
            <w:cnfStyle w:val="001000000000" w:firstRow="0" w:lastRow="0" w:firstColumn="1" w:lastColumn="0" w:oddVBand="0" w:evenVBand="0" w:oddHBand="0" w:evenHBand="0" w:firstRowFirstColumn="0" w:firstRowLastColumn="0" w:lastRowFirstColumn="0" w:lastRowLastColumn="0"/>
            <w:tcW w:w="817" w:type="dxa"/>
          </w:tcPr>
          <w:p w:rsidR="00E41036" w:rsidRDefault="00E41036" w:rsidP="00B975CA">
            <w:r>
              <w:t>C11</w:t>
            </w:r>
          </w:p>
        </w:tc>
        <w:tc>
          <w:tcPr>
            <w:tcW w:w="7655" w:type="dxa"/>
          </w:tcPr>
          <w:p w:rsidR="00E41036" w:rsidRDefault="00E41036" w:rsidP="00B975CA">
            <w:pPr>
              <w:cnfStyle w:val="000000000000" w:firstRow="0" w:lastRow="0" w:firstColumn="0" w:lastColumn="0" w:oddVBand="0" w:evenVBand="0" w:oddHBand="0" w:evenHBand="0" w:firstRowFirstColumn="0" w:firstRowLastColumn="0" w:lastRowFirstColumn="0" w:lastRowLastColumn="0"/>
            </w:pPr>
            <w:r>
              <w:rPr>
                <w:b/>
                <w:u w:val="single"/>
              </w:rPr>
              <w:t>VSPP Pull from BML</w:t>
            </w:r>
          </w:p>
          <w:p w:rsidR="00E41036" w:rsidRPr="00E41036" w:rsidRDefault="00AE5C93" w:rsidP="00B975CA">
            <w:pPr>
              <w:cnfStyle w:val="000000000000" w:firstRow="0" w:lastRow="0" w:firstColumn="0" w:lastColumn="0" w:oddVBand="0" w:evenVBand="0" w:oddHBand="0" w:evenHBand="0" w:firstRowFirstColumn="0" w:firstRowLastColumn="0" w:lastRowFirstColumn="0" w:lastRowLastColumn="0"/>
            </w:pPr>
            <w:r>
              <w:t>This is the interface where VSPP pulls the essences from the BML using the URL provided in the registration message (as per interface C10).</w:t>
            </w:r>
          </w:p>
        </w:tc>
        <w:tc>
          <w:tcPr>
            <w:tcW w:w="2268" w:type="dxa"/>
          </w:tcPr>
          <w:p w:rsidR="00E41036" w:rsidRDefault="00E41036" w:rsidP="00B975CA">
            <w:pPr>
              <w:cnfStyle w:val="000000000000" w:firstRow="0" w:lastRow="0" w:firstColumn="0" w:lastColumn="0" w:oddVBand="0" w:evenVBand="0" w:oddHBand="0" w:evenHBand="0" w:firstRowFirstColumn="0" w:firstRowLastColumn="0" w:lastRowFirstColumn="0" w:lastRowLastColumn="0"/>
            </w:pPr>
            <w:r>
              <w:t>FTP</w:t>
            </w:r>
          </w:p>
        </w:tc>
        <w:tc>
          <w:tcPr>
            <w:tcW w:w="3903" w:type="dxa"/>
          </w:tcPr>
          <w:p w:rsidR="00E41036" w:rsidRDefault="00E41036" w:rsidP="00B975CA">
            <w:pPr>
              <w:cnfStyle w:val="000000000000" w:firstRow="0" w:lastRow="0" w:firstColumn="0" w:lastColumn="0" w:oddVBand="0" w:evenVBand="0" w:oddHBand="0" w:evenHBand="0" w:firstRowFirstColumn="0" w:firstRowLastColumn="0" w:lastRowFirstColumn="0" w:lastRowLastColumn="0"/>
            </w:pPr>
          </w:p>
        </w:tc>
      </w:tr>
      <w:tr w:rsidR="00BC2CA8" w:rsidTr="00CA61AA">
        <w:tc>
          <w:tcPr>
            <w:cnfStyle w:val="001000000000" w:firstRow="0" w:lastRow="0" w:firstColumn="1" w:lastColumn="0" w:oddVBand="0" w:evenVBand="0" w:oddHBand="0" w:evenHBand="0" w:firstRowFirstColumn="0" w:firstRowLastColumn="0" w:lastRowFirstColumn="0" w:lastRowLastColumn="0"/>
            <w:tcW w:w="817" w:type="dxa"/>
          </w:tcPr>
          <w:p w:rsidR="00BC2CA8" w:rsidRDefault="00BC2CA8" w:rsidP="00B975CA">
            <w:r>
              <w:t>E1</w:t>
            </w:r>
          </w:p>
        </w:tc>
        <w:tc>
          <w:tcPr>
            <w:tcW w:w="7655"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r>
              <w:rPr>
                <w:b/>
                <w:u w:val="single"/>
              </w:rPr>
              <w:t>VSPP Requests Encryption Key</w:t>
            </w:r>
          </w:p>
          <w:p w:rsidR="00BC2CA8" w:rsidRPr="00BC2CA8" w:rsidRDefault="00BC2CA8" w:rsidP="00B975CA">
            <w:pPr>
              <w:cnfStyle w:val="000000000000" w:firstRow="0" w:lastRow="0" w:firstColumn="0" w:lastColumn="0" w:oddVBand="0" w:evenVBand="0" w:oddHBand="0" w:evenHBand="0" w:firstRowFirstColumn="0" w:firstRowLastColumn="0" w:lastRowFirstColumn="0" w:lastRowLastColumn="0"/>
            </w:pPr>
            <w:r>
              <w:t>As part of the on-the-fly packaging process, VSPP will encrypt the content. This interface allows VSPP to fetch the encryption key from SeaChange.</w:t>
            </w:r>
          </w:p>
        </w:tc>
        <w:tc>
          <w:tcPr>
            <w:tcW w:w="2268" w:type="dxa"/>
          </w:tcPr>
          <w:p w:rsidR="00BC2CA8" w:rsidRDefault="00684BE4" w:rsidP="00B975CA">
            <w:pPr>
              <w:cnfStyle w:val="000000000000" w:firstRow="0" w:lastRow="0" w:firstColumn="0" w:lastColumn="0" w:oddVBand="0" w:evenVBand="0" w:oddHBand="0" w:evenHBand="0" w:firstRowFirstColumn="0" w:firstRowLastColumn="0" w:lastRowFirstColumn="0" w:lastRowLastColumn="0"/>
            </w:pPr>
            <w:r>
              <w:t>HTTP - PlayReady</w:t>
            </w:r>
          </w:p>
        </w:tc>
        <w:tc>
          <w:tcPr>
            <w:tcW w:w="3903"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p>
        </w:tc>
      </w:tr>
      <w:tr w:rsidR="00BC2CA8" w:rsidTr="00CA61AA">
        <w:tc>
          <w:tcPr>
            <w:cnfStyle w:val="001000000000" w:firstRow="0" w:lastRow="0" w:firstColumn="1" w:lastColumn="0" w:oddVBand="0" w:evenVBand="0" w:oddHBand="0" w:evenHBand="0" w:firstRowFirstColumn="0" w:firstRowLastColumn="0" w:lastRowFirstColumn="0" w:lastRowLastColumn="0"/>
            <w:tcW w:w="817" w:type="dxa"/>
          </w:tcPr>
          <w:p w:rsidR="00BC2CA8" w:rsidRDefault="00BC2CA8" w:rsidP="00B975CA">
            <w:r>
              <w:t>P1</w:t>
            </w:r>
          </w:p>
        </w:tc>
        <w:tc>
          <w:tcPr>
            <w:tcW w:w="7655"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STB to CDN – Request Title Manifest</w:t>
            </w:r>
          </w:p>
          <w:p w:rsidR="00BC2CA8" w:rsidRPr="00BC2CA8" w:rsidRDefault="00BC2CA8" w:rsidP="00B975CA">
            <w:pPr>
              <w:cnfStyle w:val="000000000000" w:firstRow="0" w:lastRow="0" w:firstColumn="0" w:lastColumn="0" w:oddVBand="0" w:evenVBand="0" w:oddHBand="0" w:evenHBand="0" w:firstRowFirstColumn="0" w:firstRowLastColumn="0" w:lastRowFirstColumn="0" w:lastRowLastColumn="0"/>
            </w:pPr>
            <w:r>
              <w:t>On playout of IP VoD content, the STB will request the MPEG DASH manifest for that title from the Manifest Manipulator (MM) via the CDN. The MM will query for ad insertion instructions, gather together the manifests for the title and ads and then stitch all of these into a single combined manifest before returning to the STB. For this call, the CDN is configured to simply pass the request through to the MM; if can’t be cached at the CDN since each request will potentially result in a different set of ads to be inserted.</w:t>
            </w:r>
          </w:p>
        </w:tc>
        <w:tc>
          <w:tcPr>
            <w:tcW w:w="2268"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r>
              <w:t>HTTP / MPEG DASH</w:t>
            </w:r>
          </w:p>
        </w:tc>
        <w:tc>
          <w:tcPr>
            <w:tcW w:w="3903"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p>
        </w:tc>
      </w:tr>
      <w:tr w:rsidR="00BC2CA8" w:rsidTr="00CA61AA">
        <w:tc>
          <w:tcPr>
            <w:cnfStyle w:val="001000000000" w:firstRow="0" w:lastRow="0" w:firstColumn="1" w:lastColumn="0" w:oddVBand="0" w:evenVBand="0" w:oddHBand="0" w:evenHBand="0" w:firstRowFirstColumn="0" w:firstRowLastColumn="0" w:lastRowFirstColumn="0" w:lastRowLastColumn="0"/>
            <w:tcW w:w="817" w:type="dxa"/>
          </w:tcPr>
          <w:p w:rsidR="00BC2CA8" w:rsidRDefault="00BC2CA8" w:rsidP="00B975CA">
            <w:r>
              <w:t>P2</w:t>
            </w:r>
          </w:p>
        </w:tc>
        <w:tc>
          <w:tcPr>
            <w:tcW w:w="7655"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CDN to MM – Request Title Manifest</w:t>
            </w:r>
          </w:p>
          <w:p w:rsidR="00BC2CA8" w:rsidRPr="00BC2CA8" w:rsidRDefault="00BC2CA8" w:rsidP="00B975CA">
            <w:pPr>
              <w:cnfStyle w:val="000000000000" w:firstRow="0" w:lastRow="0" w:firstColumn="0" w:lastColumn="0" w:oddVBand="0" w:evenVBand="0" w:oddHBand="0" w:evenHBand="0" w:firstRowFirstColumn="0" w:firstRowLastColumn="0" w:lastRowFirstColumn="0" w:lastRowLastColumn="0"/>
            </w:pPr>
            <w:r>
              <w:t>The CDN to MM part of the process described above. For this request, the CDN doesn’t cache but simply forwards the request to the MM.</w:t>
            </w:r>
          </w:p>
        </w:tc>
        <w:tc>
          <w:tcPr>
            <w:tcW w:w="2268"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r>
              <w:t>HTTP / MPEG DASH</w:t>
            </w:r>
          </w:p>
        </w:tc>
        <w:tc>
          <w:tcPr>
            <w:tcW w:w="3903"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p>
        </w:tc>
      </w:tr>
      <w:tr w:rsidR="00BC2CA8" w:rsidTr="00CA61AA">
        <w:tc>
          <w:tcPr>
            <w:cnfStyle w:val="001000000000" w:firstRow="0" w:lastRow="0" w:firstColumn="1" w:lastColumn="0" w:oddVBand="0" w:evenVBand="0" w:oddHBand="0" w:evenHBand="0" w:firstRowFirstColumn="0" w:firstRowLastColumn="0" w:lastRowFirstColumn="0" w:lastRowLastColumn="0"/>
            <w:tcW w:w="817" w:type="dxa"/>
          </w:tcPr>
          <w:p w:rsidR="00BC2CA8" w:rsidRDefault="00BC2CA8" w:rsidP="00B975CA">
            <w:r>
              <w:t>P3</w:t>
            </w:r>
          </w:p>
        </w:tc>
        <w:tc>
          <w:tcPr>
            <w:tcW w:w="7655" w:type="dxa"/>
          </w:tcPr>
          <w:p w:rsidR="00BC2CA8" w:rsidRDefault="0052772C" w:rsidP="00B975CA">
            <w:pPr>
              <w:cnfStyle w:val="000000000000" w:firstRow="0" w:lastRow="0" w:firstColumn="0" w:lastColumn="0" w:oddVBand="0" w:evenVBand="0" w:oddHBand="0" w:evenHBand="0" w:firstRowFirstColumn="0" w:firstRowLastColumn="0" w:lastRowFirstColumn="0" w:lastRowLastColumn="0"/>
            </w:pPr>
            <w:r>
              <w:rPr>
                <w:b/>
                <w:u w:val="single"/>
              </w:rPr>
              <w:t xml:space="preserve">MM to VSPP – Request </w:t>
            </w:r>
            <w:r w:rsidR="007452B3">
              <w:rPr>
                <w:b/>
                <w:u w:val="single"/>
              </w:rPr>
              <w:t>Manifests for Main Asset and Ads</w:t>
            </w:r>
          </w:p>
          <w:p w:rsidR="0052772C" w:rsidRPr="0052772C" w:rsidRDefault="0052772C" w:rsidP="007452B3">
            <w:pPr>
              <w:cnfStyle w:val="000000000000" w:firstRow="0" w:lastRow="0" w:firstColumn="0" w:lastColumn="0" w:oddVBand="0" w:evenVBand="0" w:oddHBand="0" w:evenHBand="0" w:firstRowFirstColumn="0" w:firstRowLastColumn="0" w:lastRowFirstColumn="0" w:lastRowLastColumn="0"/>
            </w:pPr>
            <w:r>
              <w:t xml:space="preserve">In generating the combined manifest for the client, the MM needs to fetch separate manifests for the main title and for each of the ads that the ADS </w:t>
            </w:r>
            <w:proofErr w:type="gramStart"/>
            <w:r>
              <w:t>has</w:t>
            </w:r>
            <w:proofErr w:type="gramEnd"/>
            <w:r>
              <w:t xml:space="preserve"> indicated should be included. The MM </w:t>
            </w:r>
            <w:r w:rsidR="007452B3">
              <w:t xml:space="preserve">satisfies these from its own cache or alternatively </w:t>
            </w:r>
            <w:r>
              <w:t xml:space="preserve">requests these from the VSPP (via </w:t>
            </w:r>
            <w:r w:rsidR="007452B3">
              <w:t>the Varnish Shield</w:t>
            </w:r>
            <w:r>
              <w:t xml:space="preserve"> </w:t>
            </w:r>
            <w:r w:rsidR="007452B3">
              <w:t xml:space="preserve">Cache </w:t>
            </w:r>
            <w:r>
              <w:t>at the VSPP end)</w:t>
            </w:r>
            <w:r w:rsidR="007452B3">
              <w:t>. When a request hits the VSPP, the VSPP creates the manifest on-the-fly and returns it.</w:t>
            </w:r>
          </w:p>
        </w:tc>
        <w:tc>
          <w:tcPr>
            <w:tcW w:w="2268" w:type="dxa"/>
          </w:tcPr>
          <w:p w:rsidR="00BC2CA8" w:rsidRDefault="0052772C" w:rsidP="00B975CA">
            <w:pPr>
              <w:cnfStyle w:val="000000000000" w:firstRow="0" w:lastRow="0" w:firstColumn="0" w:lastColumn="0" w:oddVBand="0" w:evenVBand="0" w:oddHBand="0" w:evenHBand="0" w:firstRowFirstColumn="0" w:firstRowLastColumn="0" w:lastRowFirstColumn="0" w:lastRowLastColumn="0"/>
            </w:pPr>
            <w:r>
              <w:t>HTTP / MPEG DASH</w:t>
            </w:r>
          </w:p>
        </w:tc>
        <w:tc>
          <w:tcPr>
            <w:tcW w:w="3903" w:type="dxa"/>
          </w:tcPr>
          <w:p w:rsidR="00BC2CA8" w:rsidRDefault="00BC2CA8" w:rsidP="00B975CA">
            <w:pPr>
              <w:cnfStyle w:val="000000000000" w:firstRow="0" w:lastRow="0" w:firstColumn="0" w:lastColumn="0" w:oddVBand="0" w:evenVBand="0" w:oddHBand="0" w:evenHBand="0" w:firstRowFirstColumn="0" w:firstRowLastColumn="0" w:lastRowFirstColumn="0" w:lastRowLastColumn="0"/>
            </w:pPr>
          </w:p>
        </w:tc>
      </w:tr>
      <w:tr w:rsidR="0052772C" w:rsidTr="00CA61AA">
        <w:tc>
          <w:tcPr>
            <w:cnfStyle w:val="001000000000" w:firstRow="0" w:lastRow="0" w:firstColumn="1" w:lastColumn="0" w:oddVBand="0" w:evenVBand="0" w:oddHBand="0" w:evenHBand="0" w:firstRowFirstColumn="0" w:firstRowLastColumn="0" w:lastRowFirstColumn="0" w:lastRowLastColumn="0"/>
            <w:tcW w:w="817" w:type="dxa"/>
          </w:tcPr>
          <w:p w:rsidR="0052772C" w:rsidRDefault="0052772C" w:rsidP="00B975CA">
            <w:r>
              <w:t>S1</w:t>
            </w:r>
          </w:p>
        </w:tc>
        <w:tc>
          <w:tcPr>
            <w:tcW w:w="7655" w:type="dxa"/>
          </w:tcPr>
          <w:p w:rsidR="0052772C" w:rsidRDefault="0052772C" w:rsidP="00B975CA">
            <w:pPr>
              <w:cnfStyle w:val="000000000000" w:firstRow="0" w:lastRow="0" w:firstColumn="0" w:lastColumn="0" w:oddVBand="0" w:evenVBand="0" w:oddHBand="0" w:evenHBand="0" w:firstRowFirstColumn="0" w:firstRowLastColumn="0" w:lastRowFirstColumn="0" w:lastRowLastColumn="0"/>
            </w:pPr>
            <w:r>
              <w:rPr>
                <w:b/>
                <w:u w:val="single"/>
              </w:rPr>
              <w:t>TiVo to Traxis – Get URL for VoD Title</w:t>
            </w:r>
          </w:p>
          <w:p w:rsidR="0052772C" w:rsidRPr="0052772C" w:rsidRDefault="0052772C" w:rsidP="00B975CA">
            <w:pPr>
              <w:cnfStyle w:val="000000000000" w:firstRow="0" w:lastRow="0" w:firstColumn="0" w:lastColumn="0" w:oddVBand="0" w:evenVBand="0" w:oddHBand="0" w:evenHBand="0" w:firstRowFirstColumn="0" w:firstRowLastColumn="0" w:lastRowFirstColumn="0" w:lastRowLastColumn="0"/>
            </w:pPr>
            <w:r>
              <w:t>The STB, having got a title ID from the IP VoD EPG courtesy of TSC now queries Traxis for a URL for this title that will allow the STB to pull the content from the CDN. Traxis takes care of any authentication and then supplies the URL to the STB.</w:t>
            </w:r>
          </w:p>
        </w:tc>
        <w:tc>
          <w:tcPr>
            <w:tcW w:w="2268" w:type="dxa"/>
          </w:tcPr>
          <w:p w:rsidR="0052772C" w:rsidRDefault="0052772C" w:rsidP="00B975CA">
            <w:pPr>
              <w:cnfStyle w:val="000000000000" w:firstRow="0" w:lastRow="0" w:firstColumn="0" w:lastColumn="0" w:oddVBand="0" w:evenVBand="0" w:oddHBand="0" w:evenHBand="0" w:firstRowFirstColumn="0" w:firstRowLastColumn="0" w:lastRowFirstColumn="0" w:lastRowLastColumn="0"/>
            </w:pPr>
            <w:r>
              <w:t>HTTP</w:t>
            </w:r>
          </w:p>
        </w:tc>
        <w:tc>
          <w:tcPr>
            <w:tcW w:w="3903" w:type="dxa"/>
          </w:tcPr>
          <w:p w:rsidR="0052772C" w:rsidRDefault="00112C99" w:rsidP="00B975CA">
            <w:pPr>
              <w:cnfStyle w:val="000000000000" w:firstRow="0" w:lastRow="0" w:firstColumn="0" w:lastColumn="0" w:oddVBand="0" w:evenVBand="0" w:oddHBand="0" w:evenHBand="0" w:firstRowFirstColumn="0" w:firstRowLastColumn="0" w:lastRowFirstColumn="0" w:lastRowLastColumn="0"/>
            </w:pPr>
            <w:r w:rsidRPr="00112C99">
              <w:t>SeaChange Interface Part 5j - Session Management</w:t>
            </w:r>
            <w:r>
              <w:t>.</w:t>
            </w:r>
          </w:p>
        </w:tc>
      </w:tr>
      <w:tr w:rsidR="00897FE2" w:rsidTr="00CA61AA">
        <w:tc>
          <w:tcPr>
            <w:cnfStyle w:val="001000000000" w:firstRow="0" w:lastRow="0" w:firstColumn="1" w:lastColumn="0" w:oddVBand="0" w:evenVBand="0" w:oddHBand="0" w:evenHBand="0" w:firstRowFirstColumn="0" w:firstRowLastColumn="0" w:lastRowFirstColumn="0" w:lastRowLastColumn="0"/>
            <w:tcW w:w="817" w:type="dxa"/>
          </w:tcPr>
          <w:p w:rsidR="00897FE2" w:rsidRDefault="00897FE2" w:rsidP="00B975CA">
            <w:r>
              <w:t>S2</w:t>
            </w:r>
          </w:p>
        </w:tc>
        <w:tc>
          <w:tcPr>
            <w:tcW w:w="7655" w:type="dxa"/>
          </w:tcPr>
          <w:p w:rsidR="00897FE2" w:rsidRDefault="00897FE2" w:rsidP="00B975CA">
            <w:pPr>
              <w:cnfStyle w:val="000000000000" w:firstRow="0" w:lastRow="0" w:firstColumn="0" w:lastColumn="0" w:oddVBand="0" w:evenVBand="0" w:oddHBand="0" w:evenHBand="0" w:firstRowFirstColumn="0" w:firstRowLastColumn="0" w:lastRowFirstColumn="0" w:lastRowLastColumn="0"/>
              <w:rPr>
                <w:b/>
                <w:u w:val="single"/>
              </w:rPr>
            </w:pPr>
            <w:r>
              <w:rPr>
                <w:b/>
                <w:u w:val="single"/>
              </w:rPr>
              <w:t>TiVo to SeaChange Licence Server</w:t>
            </w:r>
          </w:p>
          <w:p w:rsidR="00897FE2" w:rsidRPr="00897FE2" w:rsidRDefault="00897FE2" w:rsidP="00B975CA">
            <w:pPr>
              <w:cnfStyle w:val="000000000000" w:firstRow="0" w:lastRow="0" w:firstColumn="0" w:lastColumn="0" w:oddVBand="0" w:evenVBand="0" w:oddHBand="0" w:evenHBand="0" w:firstRowFirstColumn="0" w:firstRowLastColumn="0" w:lastRowFirstColumn="0" w:lastRowLastColumn="0"/>
            </w:pPr>
            <w:r>
              <w:t>Once the STB has the manifest for the content it can start to set up the playback of the content segments. Part of the manifest received will contain PlayReady DRM details that enable the STB to initiate the PlayReady DRM challenge/response with the Licence Server to allow the STB to obtain the content key for the main asset.</w:t>
            </w:r>
          </w:p>
        </w:tc>
        <w:tc>
          <w:tcPr>
            <w:tcW w:w="2268" w:type="dxa"/>
          </w:tcPr>
          <w:p w:rsidR="00897FE2" w:rsidRDefault="00936900" w:rsidP="00B975CA">
            <w:pPr>
              <w:cnfStyle w:val="000000000000" w:firstRow="0" w:lastRow="0" w:firstColumn="0" w:lastColumn="0" w:oddVBand="0" w:evenVBand="0" w:oddHBand="0" w:evenHBand="0" w:firstRowFirstColumn="0" w:firstRowLastColumn="0" w:lastRowFirstColumn="0" w:lastRowLastColumn="0"/>
            </w:pPr>
            <w:r>
              <w:t xml:space="preserve">HTTPS </w:t>
            </w:r>
            <w:r w:rsidR="00897FE2">
              <w:t>– PlayReady</w:t>
            </w:r>
          </w:p>
        </w:tc>
        <w:tc>
          <w:tcPr>
            <w:tcW w:w="3903" w:type="dxa"/>
          </w:tcPr>
          <w:p w:rsidR="00897FE2" w:rsidRDefault="00897FE2" w:rsidP="00B975CA">
            <w:pPr>
              <w:cnfStyle w:val="000000000000" w:firstRow="0" w:lastRow="0" w:firstColumn="0" w:lastColumn="0" w:oddVBand="0" w:evenVBand="0" w:oddHBand="0" w:evenHBand="0" w:firstRowFirstColumn="0" w:firstRowLastColumn="0" w:lastRowFirstColumn="0" w:lastRowLastColumn="0"/>
            </w:pPr>
          </w:p>
        </w:tc>
      </w:tr>
    </w:tbl>
    <w:p w:rsidR="006D592E" w:rsidRDefault="006D592E" w:rsidP="00B975CA"/>
    <w:p w:rsidR="000062E9" w:rsidRDefault="00AF4B81" w:rsidP="00341F7E">
      <w:pPr>
        <w:pStyle w:val="Caption"/>
        <w:jc w:val="center"/>
        <w:sectPr w:rsidR="000062E9" w:rsidSect="003E0AF5">
          <w:pgSz w:w="16838" w:h="11906" w:orient="landscape" w:code="9"/>
          <w:pgMar w:top="1304" w:right="1560" w:bottom="1304" w:left="851" w:header="720" w:footer="720" w:gutter="0"/>
          <w:cols w:space="720"/>
          <w:rtlGutter/>
          <w:docGrid w:linePitch="272"/>
        </w:sectPr>
      </w:pPr>
      <w:r>
        <w:t xml:space="preserve">Table </w:t>
      </w:r>
      <w:fldSimple w:instr=" STYLEREF 1 \s ">
        <w:r w:rsidR="000A5A58">
          <w:rPr>
            <w:noProof/>
          </w:rPr>
          <w:t>6</w:t>
        </w:r>
      </w:fldSimple>
      <w:r w:rsidR="00602982">
        <w:noBreakHyphen/>
      </w:r>
      <w:fldSimple w:instr=" SEQ Table \* ARABIC \s 1 ">
        <w:r w:rsidR="000A5A58">
          <w:rPr>
            <w:noProof/>
          </w:rPr>
          <w:t>2</w:t>
        </w:r>
      </w:fldSimple>
      <w:r>
        <w:t xml:space="preserve"> - Interfaces descriptions</w:t>
      </w:r>
    </w:p>
    <w:p w:rsidR="00EC71A2" w:rsidRDefault="00EC71A2" w:rsidP="00341F7E">
      <w:pPr>
        <w:pStyle w:val="Heading2"/>
      </w:pPr>
      <w:bookmarkStart w:id="347" w:name="_Toc490728964"/>
      <w:bookmarkStart w:id="348" w:name="_Toc411519339"/>
      <w:bookmarkStart w:id="349" w:name="_Toc421284863"/>
      <w:r>
        <w:t>Content Management</w:t>
      </w:r>
      <w:bookmarkEnd w:id="347"/>
      <w:r>
        <w:t xml:space="preserve"> </w:t>
      </w:r>
    </w:p>
    <w:p w:rsidR="00245E6F" w:rsidRPr="00CF0CA0" w:rsidRDefault="00245E6F" w:rsidP="00245E6F">
      <w:pPr>
        <w:pStyle w:val="Heading3"/>
      </w:pPr>
      <w:bookmarkStart w:id="350" w:name="_Toc490728965"/>
      <w:r w:rsidRPr="00CF0CA0">
        <w:t>Content Delivery</w:t>
      </w:r>
      <w:bookmarkEnd w:id="348"/>
      <w:bookmarkEnd w:id="349"/>
      <w:bookmarkEnd w:id="350"/>
    </w:p>
    <w:p w:rsidR="00E83EF7" w:rsidRDefault="00245E6F" w:rsidP="00844C6A">
      <w:r w:rsidRPr="00CF0CA0">
        <w:t xml:space="preserve">VOD Content providers / encoding houses will be asked to deliver the </w:t>
      </w:r>
      <w:r w:rsidR="00E83EF7">
        <w:t>advert assets,</w:t>
      </w:r>
      <w:r w:rsidRPr="00CF0CA0">
        <w:t xml:space="preserve"> including </w:t>
      </w:r>
      <w:r w:rsidR="00BF2102">
        <w:t xml:space="preserve">all </w:t>
      </w:r>
      <w:r w:rsidRPr="00CF0CA0">
        <w:t xml:space="preserve">the different </w:t>
      </w:r>
      <w:r w:rsidR="00BF2102">
        <w:t>renditions required by the MPEG DASH protocol</w:t>
      </w:r>
      <w:r w:rsidRPr="00CF0CA0">
        <w:t xml:space="preserve">. </w:t>
      </w:r>
      <w:r w:rsidR="00E83EF7">
        <w:t xml:space="preserve">The Advert assets should be </w:t>
      </w:r>
      <w:r w:rsidRPr="00CF0CA0">
        <w:t xml:space="preserve">H.264 </w:t>
      </w:r>
      <w:r w:rsidR="0065197C" w:rsidRPr="00CF0CA0">
        <w:t>encod</w:t>
      </w:r>
      <w:r w:rsidR="0065197C">
        <w:t>ed</w:t>
      </w:r>
      <w:r w:rsidRPr="00CF0CA0">
        <w:t xml:space="preserve">, encapsulated in </w:t>
      </w:r>
      <w:r w:rsidR="00EE26BF">
        <w:t>M2TS</w:t>
      </w:r>
      <w:r w:rsidR="00EE26BF" w:rsidRPr="00CF0CA0">
        <w:t xml:space="preserve"> </w:t>
      </w:r>
      <w:r w:rsidRPr="00CF0CA0">
        <w:t>file, with Subtitles (</w:t>
      </w:r>
      <w:r w:rsidR="00E83EF7">
        <w:t>STL</w:t>
      </w:r>
      <w:r w:rsidRPr="00CF0CA0">
        <w:t>) and second audio tracks (au</w:t>
      </w:r>
      <w:r w:rsidR="00E83EF7">
        <w:t>dio descriptor) (if available). This content will be deliver</w:t>
      </w:r>
      <w:r w:rsidR="00FE1FD7">
        <w:t>ed</w:t>
      </w:r>
      <w:r w:rsidR="00E83EF7">
        <w:t xml:space="preserve"> in the same way as the Virtuous project</w:t>
      </w:r>
      <w:r w:rsidR="0096174E">
        <w:t xml:space="preserve">, </w:t>
      </w:r>
      <w:r w:rsidR="0096174E" w:rsidRPr="0096174E">
        <w:t>STB VOD Re-launch - SDD</w:t>
      </w:r>
      <w:r w:rsidR="00E83EF7">
        <w:t xml:space="preserve"> </w:t>
      </w:r>
      <w:r w:rsidR="0096174E">
        <w:t xml:space="preserve">in </w:t>
      </w:r>
      <w:r w:rsidR="0096174E">
        <w:fldChar w:fldCharType="begin"/>
      </w:r>
      <w:r w:rsidR="0096174E">
        <w:instrText xml:space="preserve"> REF _Ref428906922 \h </w:instrText>
      </w:r>
      <w:r w:rsidR="00844C6A">
        <w:instrText xml:space="preserve"> \* MERGEFORMAT </w:instrText>
      </w:r>
      <w:r w:rsidR="0096174E">
        <w:fldChar w:fldCharType="separate"/>
      </w:r>
      <w:r w:rsidR="000A5A58" w:rsidRPr="00230FB0">
        <w:t>References</w:t>
      </w:r>
      <w:r w:rsidR="0096174E">
        <w:fldChar w:fldCharType="end"/>
      </w:r>
      <w:r w:rsidR="00844C6A">
        <w:t>. If mid-rolls are to be used, the content should contain SCTE 35 markers to indicate where the breaks are to take place.</w:t>
      </w:r>
      <w:r w:rsidR="00112C99">
        <w:t xml:space="preserve"> Full details of the required format can be found in the </w:t>
      </w:r>
      <w:r w:rsidR="004539C8">
        <w:t>“</w:t>
      </w:r>
      <w:r w:rsidR="004539C8" w:rsidRPr="004539C8">
        <w:t>IP VoD Ingest (VSPP) Virgin Media UK</w:t>
      </w:r>
      <w:r w:rsidR="004539C8">
        <w:t>” document [Ref21].</w:t>
      </w:r>
    </w:p>
    <w:p w:rsidR="00E83EF7" w:rsidRDefault="00E83EF7" w:rsidP="00844C6A"/>
    <w:p w:rsidR="00E83EF7" w:rsidRPr="00CF0CA0" w:rsidRDefault="00245E6F" w:rsidP="00844C6A">
      <w:r w:rsidRPr="00CF0CA0">
        <w:t>The content will be encoded using the advert insertion signalling markers (</w:t>
      </w:r>
      <w:r w:rsidR="0096174E" w:rsidRPr="0096174E">
        <w:t>STCE35 standard – “Digital Program Insertion Cueing Message for Cable” - ANSI/SCTE 35 2013</w:t>
      </w:r>
      <w:r w:rsidR="0096174E">
        <w:t xml:space="preserve"> – in </w:t>
      </w:r>
      <w:r w:rsidR="0096174E">
        <w:fldChar w:fldCharType="begin"/>
      </w:r>
      <w:r w:rsidR="0096174E">
        <w:instrText xml:space="preserve"> REF _Ref428906963 \h </w:instrText>
      </w:r>
      <w:r w:rsidR="00844C6A">
        <w:instrText xml:space="preserve"> \* MERGEFORMAT </w:instrText>
      </w:r>
      <w:r w:rsidR="0096174E">
        <w:fldChar w:fldCharType="separate"/>
      </w:r>
      <w:r w:rsidR="000A5A58" w:rsidRPr="00230FB0">
        <w:t>References</w:t>
      </w:r>
      <w:r w:rsidR="0096174E">
        <w:fldChar w:fldCharType="end"/>
      </w:r>
      <w:r w:rsidRPr="00CF0CA0">
        <w:t xml:space="preserve">) to ensure the </w:t>
      </w:r>
      <w:r w:rsidR="00E83EF7">
        <w:t xml:space="preserve">H264 </w:t>
      </w:r>
      <w:r w:rsidRPr="00CF0CA0">
        <w:t xml:space="preserve">GOP structures align with the advert </w:t>
      </w:r>
      <w:r w:rsidR="00E83EF7">
        <w:t>breaks</w:t>
      </w:r>
      <w:r w:rsidRPr="00CF0CA0">
        <w:t>. This ensure</w:t>
      </w:r>
      <w:r w:rsidR="00E83EF7">
        <w:t>s</w:t>
      </w:r>
      <w:r w:rsidRPr="00CF0CA0">
        <w:t xml:space="preserve"> no encoding artefacts during slicing. The markers (SCTE-35) will also be placed into the MP4 file for use up chain. The files will </w:t>
      </w:r>
      <w:r w:rsidR="00BF2102">
        <w:t xml:space="preserve">later </w:t>
      </w:r>
      <w:r w:rsidRPr="00CF0CA0">
        <w:t xml:space="preserve">be packaged &amp; </w:t>
      </w:r>
      <w:proofErr w:type="spellStart"/>
      <w:r w:rsidRPr="00CF0CA0">
        <w:t>DRM’ed</w:t>
      </w:r>
      <w:proofErr w:type="spellEnd"/>
      <w:r w:rsidRPr="00CF0CA0">
        <w:t xml:space="preserve"> </w:t>
      </w:r>
      <w:r w:rsidR="00BF2102">
        <w:t xml:space="preserve">as required </w:t>
      </w:r>
      <w:r w:rsidRPr="00CF0CA0">
        <w:t xml:space="preserve">within the </w:t>
      </w:r>
      <w:r w:rsidR="00960A4D">
        <w:t>VSPP using PlayReady encryption under the control of the SeaChange Key Management Server (KMS).</w:t>
      </w:r>
    </w:p>
    <w:p w:rsidR="00245E6F" w:rsidRPr="00CF0CA0" w:rsidRDefault="00245E6F" w:rsidP="00844C6A"/>
    <w:p w:rsidR="00245E6F" w:rsidRPr="00CF0CA0" w:rsidRDefault="00245E6F" w:rsidP="00844C6A">
      <w:r w:rsidRPr="00CF0CA0">
        <w:t>Adverts will be delivered to the same staging server as the VOD content, and ingest</w:t>
      </w:r>
      <w:r w:rsidR="00844C6A">
        <w:t>ed</w:t>
      </w:r>
      <w:r w:rsidRPr="00CF0CA0">
        <w:t xml:space="preserve"> in the same manner. This will ensure the content can be encoded (if not already) with the correct profiles and packaged.</w:t>
      </w:r>
      <w:r w:rsidR="00E66A0B">
        <w:t xml:space="preserve"> </w:t>
      </w:r>
      <w:r w:rsidRPr="00CF0CA0">
        <w:t xml:space="preserve">All assets (VoD &amp; Advert) will be placed on the correct server to ensure propagation to the </w:t>
      </w:r>
      <w:r w:rsidR="00960A4D">
        <w:t>BML</w:t>
      </w:r>
      <w:r w:rsidRPr="00CF0CA0">
        <w:t>.</w:t>
      </w:r>
      <w:r w:rsidR="00241FBF">
        <w:t xml:space="preserve"> </w:t>
      </w:r>
      <w:r w:rsidRPr="00CF0CA0">
        <w:t xml:space="preserve">VOD &amp; Adverts </w:t>
      </w:r>
      <w:r w:rsidR="00241FBF">
        <w:t xml:space="preserve">assets will be uplinked </w:t>
      </w:r>
      <w:r w:rsidRPr="00CF0CA0">
        <w:t>via FTP.</w:t>
      </w:r>
    </w:p>
    <w:p w:rsidR="00245E6F" w:rsidRPr="00CF0CA0" w:rsidRDefault="00245E6F" w:rsidP="00844C6A"/>
    <w:p w:rsidR="00245E6F" w:rsidRDefault="00245E6F" w:rsidP="00844C6A">
      <w:r w:rsidRPr="00CF0CA0">
        <w:t xml:space="preserve">The </w:t>
      </w:r>
      <w:r w:rsidR="004539C8">
        <w:t>delivery</w:t>
      </w:r>
      <w:r w:rsidRPr="00CF0CA0">
        <w:t xml:space="preserve"> of VOD</w:t>
      </w:r>
      <w:r w:rsidR="004539C8">
        <w:t xml:space="preserve"> to the VSPP platform</w:t>
      </w:r>
      <w:r w:rsidRPr="00CF0CA0">
        <w:t xml:space="preserve"> will be control</w:t>
      </w:r>
      <w:r w:rsidR="004539C8">
        <w:t>led</w:t>
      </w:r>
      <w:r w:rsidRPr="00CF0CA0">
        <w:t xml:space="preserve"> via the work flow manager at </w:t>
      </w:r>
      <w:proofErr w:type="gramStart"/>
      <w:r w:rsidRPr="00CF0CA0">
        <w:t>SeaChange</w:t>
      </w:r>
      <w:r w:rsidR="0093627F">
        <w:t>,</w:t>
      </w:r>
      <w:proofErr w:type="gramEnd"/>
      <w:r w:rsidR="0093627F">
        <w:t xml:space="preserve"> this will include both main content and ads</w:t>
      </w:r>
      <w:r w:rsidRPr="00CF0CA0">
        <w:t xml:space="preserve">. </w:t>
      </w:r>
      <w:r w:rsidR="0093627F">
        <w:t xml:space="preserve">The system will be configured to prevent the addition of ads to the catalogue. </w:t>
      </w:r>
      <w:r w:rsidRPr="00CF0CA0">
        <w:t xml:space="preserve">Detail of this solution can be found within </w:t>
      </w:r>
      <w:r w:rsidR="00E66A0B">
        <w:t xml:space="preserve">the </w:t>
      </w:r>
      <w:r w:rsidR="0096174E">
        <w:t xml:space="preserve">Virtuous project, </w:t>
      </w:r>
      <w:r w:rsidR="0096174E" w:rsidRPr="0096174E">
        <w:t>STB VOD Re-launch - SDD</w:t>
      </w:r>
      <w:r w:rsidR="004539C8">
        <w:t>. The VSPP platform will manage the packaging and encryption of the content.</w:t>
      </w:r>
    </w:p>
    <w:p w:rsidR="00245E6F" w:rsidRPr="00CF0CA0" w:rsidRDefault="00245E6F" w:rsidP="00844C6A"/>
    <w:p w:rsidR="00245E6F" w:rsidRPr="00844C6A" w:rsidRDefault="00245E6F" w:rsidP="00245E6F">
      <w:pPr>
        <w:pStyle w:val="Heading3"/>
        <w:rPr>
          <w:rFonts w:cs="Arial"/>
        </w:rPr>
      </w:pPr>
      <w:bookmarkStart w:id="351" w:name="_Toc411519340"/>
      <w:bookmarkStart w:id="352" w:name="_Toc421284864"/>
      <w:bookmarkStart w:id="353" w:name="_Toc490728966"/>
      <w:r w:rsidRPr="00D60B0B">
        <w:t>Ad</w:t>
      </w:r>
      <w:r w:rsidR="00EC71A2" w:rsidRPr="00D60B0B">
        <w:t>vert</w:t>
      </w:r>
      <w:r w:rsidRPr="00D60B0B">
        <w:t xml:space="preserve"> </w:t>
      </w:r>
      <w:bookmarkEnd w:id="351"/>
      <w:bookmarkEnd w:id="352"/>
      <w:r w:rsidR="00EC71A2" w:rsidRPr="00D60B0B">
        <w:t>signalling</w:t>
      </w:r>
      <w:r w:rsidR="00E66A0B" w:rsidRPr="00D60B0B">
        <w:t xml:space="preserve"> overview</w:t>
      </w:r>
      <w:bookmarkEnd w:id="353"/>
    </w:p>
    <w:p w:rsidR="00245E6F" w:rsidRPr="00341F7E" w:rsidRDefault="00245E6F" w:rsidP="00844C6A">
      <w:r w:rsidRPr="00341F7E">
        <w:t xml:space="preserve">SCTE-35 signalling will be used to indicate the appropriate points where adverts may be inserted. To carry out seamless advert insertion play-out, the Primary Content (typically a TV program or a movie) is switched to Advert content at the appropriate points. Once the advert content has played to completion then the play-out control returns from the advert to the Primary Content. </w:t>
      </w:r>
    </w:p>
    <w:p w:rsidR="00245E6F" w:rsidRPr="00341F7E" w:rsidRDefault="00245E6F" w:rsidP="00844C6A"/>
    <w:p w:rsidR="00245E6F" w:rsidRDefault="00245E6F" w:rsidP="00844C6A">
      <w:r w:rsidRPr="00341F7E">
        <w:t>In SCTE-35 the points (splice-points) at which play-out control can safely exit from the Primary Content are known as Out-Points. The points at which the play-out control can safely return to the primary stream are known as In-Points. SCTE-35 may be used to transport splice-point signalling from the network source to network edge where the adaptive segmentation will be performed.</w:t>
      </w:r>
    </w:p>
    <w:p w:rsidR="00E66A0B" w:rsidRDefault="00E66A0B" w:rsidP="00844C6A"/>
    <w:p w:rsidR="00E66A0B" w:rsidRPr="00341F7E" w:rsidRDefault="00E66A0B" w:rsidP="00844C6A">
      <w:r>
        <w:t>Within Virgin Media implementation the SCTE35 markers are not currently being transferred over the metadata with the manifest file. This data transfer can also be enhanced via ESAM connection between the Packager and the ADS (in VM case BA). Again, this is out of scope.</w:t>
      </w:r>
    </w:p>
    <w:p w:rsidR="00245E6F" w:rsidRPr="00341F7E" w:rsidRDefault="00245E6F" w:rsidP="00844C6A"/>
    <w:p w:rsidR="00245E6F" w:rsidRPr="00341F7E" w:rsidRDefault="00245E6F" w:rsidP="00844C6A">
      <w:r w:rsidRPr="00341F7E">
        <w:t xml:space="preserve">This </w:t>
      </w:r>
      <w:r w:rsidR="00E66A0B">
        <w:t xml:space="preserve">SCTE35 </w:t>
      </w:r>
      <w:r w:rsidRPr="00341F7E">
        <w:t xml:space="preserve">standard supports frame accurate signalling of events in MPEG-2 transport streams along with associated descriptive data. This standard supports the splicing of MPEG-2 transport streams for the purpose of Digital Program Insertion, which includes advertisement insertion and insertion of other content types. An in-stream messaging mechanism is defined to signal splicing and insertion opportunities. </w:t>
      </w:r>
    </w:p>
    <w:p w:rsidR="00245E6F" w:rsidRPr="00341F7E" w:rsidRDefault="00245E6F" w:rsidP="00844C6A"/>
    <w:p w:rsidR="00245E6F" w:rsidRPr="00341F7E" w:rsidRDefault="00245E6F" w:rsidP="00844C6A">
      <w:r w:rsidRPr="00341F7E">
        <w:t>The STCE35 standard – “Digital Program Insertion Cueing Message for Cable” - ANSI/SCTE 35 2013</w:t>
      </w:r>
      <w:r w:rsidR="0096174E">
        <w:t xml:space="preserve"> – in </w:t>
      </w:r>
      <w:r w:rsidR="0096174E">
        <w:fldChar w:fldCharType="begin"/>
      </w:r>
      <w:r w:rsidR="0096174E">
        <w:instrText xml:space="preserve"> REF _Ref428907155 \h </w:instrText>
      </w:r>
      <w:r w:rsidR="00844C6A">
        <w:instrText xml:space="preserve"> \* MERGEFORMAT </w:instrText>
      </w:r>
      <w:r w:rsidR="0096174E">
        <w:fldChar w:fldCharType="separate"/>
      </w:r>
      <w:r w:rsidR="000A5A58" w:rsidRPr="00230FB0">
        <w:t>References</w:t>
      </w:r>
      <w:r w:rsidR="0096174E">
        <w:fldChar w:fldCharType="end"/>
      </w:r>
      <w:r w:rsidRPr="00341F7E">
        <w:t>, will be adhered to ensure the content can be spliced correctly</w:t>
      </w:r>
    </w:p>
    <w:p w:rsidR="00245E6F" w:rsidRPr="00341F7E" w:rsidRDefault="00245E6F" w:rsidP="00844C6A"/>
    <w:p w:rsidR="00245E6F" w:rsidRPr="00341F7E" w:rsidRDefault="00245E6F" w:rsidP="00844C6A">
      <w:r w:rsidRPr="00341F7E">
        <w:t xml:space="preserve">This standard defines Splice Points. Splice Points in an MPEG-2 transport stream provide opportunities to switch elementary streams from one source to another. They indicate a place to switch or a place in the bit stream where a switch can be made. </w:t>
      </w:r>
    </w:p>
    <w:p w:rsidR="00245E6F" w:rsidRDefault="00245E6F" w:rsidP="00844C6A"/>
    <w:p w:rsidR="009A419D" w:rsidRPr="00CF0CA0" w:rsidRDefault="009A419D" w:rsidP="00446177">
      <w:pPr>
        <w:pStyle w:val="Heading3"/>
      </w:pPr>
      <w:bookmarkStart w:id="354" w:name="_Toc490728967"/>
      <w:proofErr w:type="gramStart"/>
      <w:r w:rsidRPr="00D60B0B">
        <w:t xml:space="preserve">Packaging </w:t>
      </w:r>
      <w:r w:rsidR="00446177">
        <w:t>C</w:t>
      </w:r>
      <w:r w:rsidRPr="00D60B0B">
        <w:t xml:space="preserve">ontent for </w:t>
      </w:r>
      <w:r w:rsidR="00446177">
        <w:t>A</w:t>
      </w:r>
      <w:r w:rsidRPr="00D60B0B">
        <w:t xml:space="preserve">dvert </w:t>
      </w:r>
      <w:r w:rsidR="00446177">
        <w:t>I</w:t>
      </w:r>
      <w:r w:rsidRPr="00D60B0B">
        <w:t>nsertion.</w:t>
      </w:r>
      <w:bookmarkEnd w:id="354"/>
      <w:proofErr w:type="gramEnd"/>
    </w:p>
    <w:p w:rsidR="009A419D" w:rsidRPr="00341F7E" w:rsidRDefault="009A419D" w:rsidP="00446177">
      <w:r w:rsidRPr="00341F7E">
        <w:t xml:space="preserve">The </w:t>
      </w:r>
      <w:r w:rsidRPr="00F72B25">
        <w:t xml:space="preserve">SCTE35 markers / </w:t>
      </w:r>
      <w:r w:rsidRPr="00341F7E">
        <w:t xml:space="preserve">annotations placed within the </w:t>
      </w:r>
      <w:r w:rsidRPr="00F72B25">
        <w:t>MPEG2TS/MP4 files</w:t>
      </w:r>
      <w:r w:rsidRPr="00341F7E">
        <w:t xml:space="preserve"> represent the placement </w:t>
      </w:r>
      <w:r w:rsidRPr="00F72B25">
        <w:t>advert boundaries. T</w:t>
      </w:r>
      <w:r w:rsidRPr="00341F7E">
        <w:t>he SCTE-35 marker will not fall precisely at the natural segment boundaries and therefore the encoder and packager will need to ensure that:</w:t>
      </w:r>
    </w:p>
    <w:p w:rsidR="009A419D" w:rsidRPr="00341F7E" w:rsidRDefault="009A419D" w:rsidP="00A27DAC">
      <w:pPr>
        <w:pStyle w:val="ListParagraph"/>
        <w:numPr>
          <w:ilvl w:val="0"/>
          <w:numId w:val="34"/>
        </w:numPr>
      </w:pPr>
      <w:r w:rsidRPr="00341F7E">
        <w:t>The encoder starts a new closed GOP on encountering a SCTE-35 marker designed to indicate an ad avail or programme marker</w:t>
      </w:r>
    </w:p>
    <w:p w:rsidR="009A419D" w:rsidRPr="00341F7E" w:rsidRDefault="009A419D" w:rsidP="00A27DAC">
      <w:pPr>
        <w:pStyle w:val="ListParagraph"/>
        <w:numPr>
          <w:ilvl w:val="0"/>
          <w:numId w:val="34"/>
        </w:numPr>
      </w:pPr>
      <w:r w:rsidRPr="00341F7E">
        <w:t>The packager splits the segment at this point, placing the marker between the two resulting segments</w:t>
      </w:r>
    </w:p>
    <w:p w:rsidR="009A419D" w:rsidRPr="00CF0CA0" w:rsidRDefault="009A419D" w:rsidP="00446177"/>
    <w:p w:rsidR="009A419D" w:rsidRPr="00CF0CA0" w:rsidRDefault="009A419D" w:rsidP="00446177">
      <w:r w:rsidRPr="00CF0CA0">
        <w:t>Furthermore, to improve stream stability, if possible, the encoder/packager should implement a look ahead mechanism to avoid segments less than 1 seconds in duration (target segment duration as specified by the manifest should be set higher to the modal average).</w:t>
      </w:r>
    </w:p>
    <w:p w:rsidR="009A419D" w:rsidRPr="00CF0CA0" w:rsidRDefault="009A419D" w:rsidP="00446177"/>
    <w:p w:rsidR="009A419D" w:rsidRPr="00CF0CA0" w:rsidRDefault="009A419D" w:rsidP="00446177">
      <w:r w:rsidRPr="00CF0CA0">
        <w:t>The diagram below illustrates this with a SCTE-35 marker injection</w:t>
      </w:r>
    </w:p>
    <w:p w:rsidR="009A419D" w:rsidRPr="00CF0CA0" w:rsidRDefault="009A419D" w:rsidP="00446177"/>
    <w:p w:rsidR="007A1923" w:rsidRDefault="009A419D" w:rsidP="00446177">
      <w:r w:rsidRPr="00CF0CA0">
        <w:rPr>
          <w:noProof/>
          <w:lang w:eastAsia="en-GB"/>
        </w:rPr>
        <w:drawing>
          <wp:inline distT="0" distB="0" distL="0" distR="0" wp14:anchorId="501F6AA2" wp14:editId="604AB5B9">
            <wp:extent cx="5902510" cy="17373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nsertion 3b.jpg"/>
                    <pic:cNvPicPr/>
                  </pic:nvPicPr>
                  <pic:blipFill>
                    <a:blip r:embed="rId37">
                      <a:extLst>
                        <a:ext uri="{28A0092B-C50C-407E-A947-70E740481C1C}">
                          <a14:useLocalDpi xmlns:a14="http://schemas.microsoft.com/office/drawing/2010/main" val="0"/>
                        </a:ext>
                      </a:extLst>
                    </a:blip>
                    <a:stretch>
                      <a:fillRect/>
                    </a:stretch>
                  </pic:blipFill>
                  <pic:spPr>
                    <a:xfrm>
                      <a:off x="0" y="0"/>
                      <a:ext cx="5906445" cy="1738518"/>
                    </a:xfrm>
                    <a:prstGeom prst="rect">
                      <a:avLst/>
                    </a:prstGeom>
                  </pic:spPr>
                </pic:pic>
              </a:graphicData>
            </a:graphic>
          </wp:inline>
        </w:drawing>
      </w:r>
    </w:p>
    <w:p w:rsidR="007A1923" w:rsidRDefault="007A1923" w:rsidP="00341F7E">
      <w:pPr>
        <w:pStyle w:val="Caption"/>
        <w:jc w:val="center"/>
      </w:pPr>
      <w:bookmarkStart w:id="355" w:name="_Toc490729111"/>
      <w:r>
        <w:t xml:space="preserve">Figure </w:t>
      </w:r>
      <w:fldSimple w:instr=" STYLEREF 1 \s ">
        <w:r w:rsidR="000A5A58">
          <w:rPr>
            <w:noProof/>
          </w:rPr>
          <w:t>6</w:t>
        </w:r>
      </w:fldSimple>
      <w:r w:rsidR="00400E09">
        <w:noBreakHyphen/>
      </w:r>
      <w:fldSimple w:instr=" SEQ Figure \* ARABIC \s 1 ">
        <w:r w:rsidR="000A5A58">
          <w:rPr>
            <w:noProof/>
          </w:rPr>
          <w:t>2</w:t>
        </w:r>
      </w:fldSimple>
      <w:r>
        <w:t xml:space="preserve">- </w:t>
      </w:r>
      <w:r w:rsidRPr="00A63A11">
        <w:t>Chunking the segments</w:t>
      </w:r>
      <w:bookmarkEnd w:id="355"/>
    </w:p>
    <w:p w:rsidR="009A419D" w:rsidRPr="00CF0CA0" w:rsidRDefault="009A419D" w:rsidP="00446177"/>
    <w:p w:rsidR="009A419D" w:rsidRDefault="009A419D" w:rsidP="00446177">
      <w:pPr>
        <w:pStyle w:val="Heading3"/>
      </w:pPr>
      <w:bookmarkStart w:id="356" w:name="_Toc490728968"/>
      <w:r>
        <w:t xml:space="preserve">SCTE35 </w:t>
      </w:r>
      <w:r w:rsidR="00446177">
        <w:t>Processing in VSPP</w:t>
      </w:r>
      <w:bookmarkEnd w:id="356"/>
    </w:p>
    <w:p w:rsidR="009A419D" w:rsidRDefault="00446177">
      <w:r>
        <w:t>The Ericsson VSPP packager will be required to honour the SCTE 35 signalling in the incoming assets in order to create package manifests with boundaries as specified by the signalling.</w:t>
      </w:r>
      <w:r w:rsidR="00F31793">
        <w:t xml:space="preserve"> In summary, the VSPP will need to ensure that –</w:t>
      </w:r>
    </w:p>
    <w:p w:rsidR="00F31793" w:rsidRDefault="00F31793"/>
    <w:p w:rsidR="00F31793" w:rsidRDefault="00F31793" w:rsidP="00F31793">
      <w:pPr>
        <w:pStyle w:val="ListParagraph"/>
        <w:numPr>
          <w:ilvl w:val="0"/>
          <w:numId w:val="45"/>
        </w:numPr>
        <w:rPr>
          <w:rFonts w:cs="Calibri"/>
          <w:iCs/>
          <w:kern w:val="28"/>
        </w:rPr>
      </w:pPr>
      <w:r>
        <w:rPr>
          <w:rFonts w:cs="Calibri"/>
          <w:iCs/>
          <w:kern w:val="28"/>
        </w:rPr>
        <w:t>There are closed GOPs surrounding any SCTE 35 markers in the stream,</w:t>
      </w:r>
    </w:p>
    <w:p w:rsidR="00F31793" w:rsidRDefault="00F31793" w:rsidP="00F31793">
      <w:pPr>
        <w:pStyle w:val="ListParagraph"/>
        <w:numPr>
          <w:ilvl w:val="0"/>
          <w:numId w:val="45"/>
        </w:numPr>
        <w:rPr>
          <w:rFonts w:cs="Calibri"/>
          <w:iCs/>
          <w:kern w:val="28"/>
        </w:rPr>
      </w:pPr>
      <w:r>
        <w:rPr>
          <w:rFonts w:cs="Calibri"/>
          <w:iCs/>
          <w:kern w:val="28"/>
        </w:rPr>
        <w:t>Where there are SCTE 35 markers in the stream that these are used to start a new period in the eventual packaged content,</w:t>
      </w:r>
    </w:p>
    <w:p w:rsidR="00F31793" w:rsidRDefault="00F31793" w:rsidP="00F31793">
      <w:pPr>
        <w:pStyle w:val="ListParagraph"/>
        <w:numPr>
          <w:ilvl w:val="0"/>
          <w:numId w:val="45"/>
        </w:numPr>
        <w:rPr>
          <w:rFonts w:cs="Calibri"/>
          <w:iCs/>
          <w:kern w:val="28"/>
        </w:rPr>
      </w:pPr>
      <w:r>
        <w:rPr>
          <w:rFonts w:cs="Calibri"/>
          <w:iCs/>
          <w:kern w:val="28"/>
        </w:rPr>
        <w:t>Segment breaks happen at exactly the same point in time across all renditions allowing clients to seamlessly switch between different bitrate renditions,</w:t>
      </w:r>
    </w:p>
    <w:p w:rsidR="00F31793" w:rsidRPr="00F31793" w:rsidRDefault="00F31793" w:rsidP="00F31793">
      <w:pPr>
        <w:pStyle w:val="ListParagraph"/>
        <w:numPr>
          <w:ilvl w:val="0"/>
          <w:numId w:val="45"/>
        </w:numPr>
        <w:rPr>
          <w:rFonts w:cs="Calibri"/>
          <w:iCs/>
          <w:kern w:val="28"/>
        </w:rPr>
      </w:pPr>
      <w:r>
        <w:rPr>
          <w:rFonts w:cs="Calibri"/>
          <w:iCs/>
          <w:kern w:val="28"/>
        </w:rPr>
        <w:t>Segment sizes are managed such that they remain roughly at the target duration with small variations being allowed to position SCTE 35 breaks and to ensure that no excessively small segments are delivered.</w:t>
      </w:r>
    </w:p>
    <w:p w:rsidR="00F72B25" w:rsidRDefault="00F72B25" w:rsidP="00446177"/>
    <w:p w:rsidR="00E67E5B" w:rsidRDefault="00E67E5B" w:rsidP="00E541DB">
      <w:bookmarkStart w:id="357" w:name="_Ref417929482"/>
      <w:bookmarkStart w:id="358" w:name="_Toc421284866"/>
    </w:p>
    <w:p w:rsidR="00245E6F" w:rsidRDefault="00245E6F" w:rsidP="00245E6F">
      <w:pPr>
        <w:pStyle w:val="Heading3"/>
      </w:pPr>
      <w:bookmarkStart w:id="359" w:name="_Toc490728969"/>
      <w:r w:rsidRPr="00E01EC6">
        <w:t>Asset Management &amp; Metadata</w:t>
      </w:r>
      <w:bookmarkEnd w:id="357"/>
      <w:bookmarkEnd w:id="358"/>
      <w:bookmarkEnd w:id="359"/>
    </w:p>
    <w:p w:rsidR="00245E6F" w:rsidRDefault="00245E6F" w:rsidP="00245E6F">
      <w:pPr>
        <w:pStyle w:val="Heading4"/>
      </w:pPr>
      <w:bookmarkStart w:id="360" w:name="_Toc411519342"/>
      <w:bookmarkStart w:id="361" w:name="_Toc490728970"/>
      <w:r w:rsidRPr="00CF0CA0">
        <w:t xml:space="preserve">Assets </w:t>
      </w:r>
      <w:r w:rsidRPr="008A11DB">
        <w:t>management</w:t>
      </w:r>
      <w:bookmarkEnd w:id="360"/>
      <w:bookmarkEnd w:id="361"/>
      <w:r w:rsidR="004F17C8" w:rsidRPr="008A11DB">
        <w:t xml:space="preserve"> </w:t>
      </w:r>
    </w:p>
    <w:p w:rsidR="00C11131" w:rsidRDefault="00245E6F" w:rsidP="00C11131">
      <w:r w:rsidRPr="004C219F">
        <w:t xml:space="preserve">All VOD assets (content and adverts) </w:t>
      </w:r>
      <w:r>
        <w:t xml:space="preserve">are </w:t>
      </w:r>
      <w:r w:rsidRPr="004C219F">
        <w:t xml:space="preserve">ingested and provisioned into the SeaChange Video CMS (Adrenalin). </w:t>
      </w:r>
    </w:p>
    <w:p w:rsidR="00C11131" w:rsidRPr="004C219F" w:rsidRDefault="00C11131" w:rsidP="00C11131"/>
    <w:p w:rsidR="00245E6F" w:rsidRDefault="00245E6F" w:rsidP="00C11131">
      <w:r w:rsidRPr="004C219F">
        <w:t>This ensures the knowledge of all video content (including relevant metadata, such as asset IDs) is stored into one single repository</w:t>
      </w:r>
      <w:r w:rsidR="00C11131">
        <w:t>.</w:t>
      </w:r>
    </w:p>
    <w:p w:rsidR="00C11131" w:rsidRPr="004C219F" w:rsidRDefault="00C11131" w:rsidP="00C11131"/>
    <w:p w:rsidR="00245E6F" w:rsidRDefault="00C11131" w:rsidP="00C11131">
      <w:r>
        <w:t>There is a SeaChange Adrenalin platform</w:t>
      </w:r>
      <w:r w:rsidR="00245E6F" w:rsidRPr="004C219F">
        <w:t xml:space="preserve"> for the unified TiVo STB VOD catalogue, </w:t>
      </w:r>
      <w:r>
        <w:t>this</w:t>
      </w:r>
      <w:r w:rsidR="00245E6F" w:rsidRPr="004C219F">
        <w:t xml:space="preserve"> being delivered by the STB VOD Re-launch project.</w:t>
      </w:r>
    </w:p>
    <w:p w:rsidR="00C11131" w:rsidRPr="004C219F" w:rsidRDefault="00C11131" w:rsidP="00C11131"/>
    <w:p w:rsidR="00C11131" w:rsidRPr="004C219F" w:rsidRDefault="00BB577B" w:rsidP="00C11131">
      <w:r w:rsidRPr="004F17C8">
        <w:t xml:space="preserve">Content providers will be delivering VOD content encoded specifically for the target </w:t>
      </w:r>
      <w:r w:rsidR="00C11131">
        <w:t xml:space="preserve">STB </w:t>
      </w:r>
      <w:r w:rsidRPr="004F17C8">
        <w:t xml:space="preserve">device. The ad copy metadata (being advert metadata, streaming </w:t>
      </w:r>
      <w:proofErr w:type="spellStart"/>
      <w:proofErr w:type="gramStart"/>
      <w:r w:rsidRPr="004F17C8">
        <w:t>url</w:t>
      </w:r>
      <w:proofErr w:type="spellEnd"/>
      <w:proofErr w:type="gramEnd"/>
      <w:r w:rsidRPr="004F17C8">
        <w:t xml:space="preserve">, </w:t>
      </w:r>
      <w:proofErr w:type="spellStart"/>
      <w:r w:rsidRPr="004F17C8">
        <w:t>etc</w:t>
      </w:r>
      <w:proofErr w:type="spellEnd"/>
      <w:r w:rsidRPr="004F17C8">
        <w:t xml:space="preserve">) is required by </w:t>
      </w:r>
      <w:proofErr w:type="spellStart"/>
      <w:r w:rsidRPr="004F17C8">
        <w:t>Blackarrow</w:t>
      </w:r>
      <w:proofErr w:type="spellEnd"/>
      <w:r w:rsidRPr="004F17C8">
        <w:t xml:space="preserve"> to add to the placement response to Arris</w:t>
      </w:r>
      <w:r w:rsidR="00C11131">
        <w:t>.</w:t>
      </w:r>
      <w:r>
        <w:t xml:space="preserve"> </w:t>
      </w:r>
    </w:p>
    <w:p w:rsidR="00C11131" w:rsidRPr="00966BF7" w:rsidRDefault="00C11131" w:rsidP="00966BF7"/>
    <w:p w:rsidR="005516ED" w:rsidRDefault="005516ED" w:rsidP="00966BF7">
      <w:r w:rsidRPr="00966BF7">
        <w:t xml:space="preserve">A good </w:t>
      </w:r>
      <w:r w:rsidR="00953E2F" w:rsidRPr="00966BF7">
        <w:t>detailed</w:t>
      </w:r>
      <w:r w:rsidRPr="00966BF7">
        <w:t xml:space="preserve"> </w:t>
      </w:r>
      <w:r w:rsidR="00953E2F" w:rsidRPr="00966BF7">
        <w:t xml:space="preserve">description </w:t>
      </w:r>
      <w:r w:rsidR="006E7329">
        <w:t>of relevant</w:t>
      </w:r>
      <w:r w:rsidR="006E7329" w:rsidRPr="00966BF7">
        <w:t xml:space="preserve"> </w:t>
      </w:r>
      <w:r w:rsidR="00953E2F" w:rsidRPr="00966BF7">
        <w:t xml:space="preserve">interfaces between the SeaChange Adrenalin and other systems in the ecosystem can be found in the </w:t>
      </w:r>
      <w:r w:rsidR="0093627F">
        <w:t xml:space="preserve">documents </w:t>
      </w:r>
      <w:r w:rsidR="0093627F" w:rsidRPr="0093627F">
        <w:rPr>
          <w:b/>
          <w:i/>
        </w:rPr>
        <w:t>SeaChange Interface Part 2 - Asset ingest</w:t>
      </w:r>
      <w:r w:rsidR="0093627F">
        <w:t xml:space="preserve"> and </w:t>
      </w:r>
      <w:proofErr w:type="spellStart"/>
      <w:r w:rsidR="0093627F" w:rsidRPr="0093627F">
        <w:rPr>
          <w:b/>
          <w:i/>
        </w:rPr>
        <w:t>Seachange</w:t>
      </w:r>
      <w:proofErr w:type="spellEnd"/>
      <w:r w:rsidR="0093627F" w:rsidRPr="0093627F">
        <w:rPr>
          <w:b/>
          <w:i/>
        </w:rPr>
        <w:t xml:space="preserve"> Interface Part 2 - Asset ingest - Addendum for Virgin Media_</w:t>
      </w:r>
      <w:r w:rsidR="006E7329">
        <w:rPr>
          <w:b/>
          <w:i/>
        </w:rPr>
        <w:t>v3.8</w:t>
      </w:r>
      <w:r w:rsidR="0093627F" w:rsidRPr="0093627F">
        <w:t>.</w:t>
      </w:r>
    </w:p>
    <w:p w:rsidR="0091417E" w:rsidRDefault="0091417E" w:rsidP="00966BF7"/>
    <w:p w:rsidR="0091417E" w:rsidRDefault="0091417E" w:rsidP="0091417E">
      <w:pPr>
        <w:pStyle w:val="Heading4"/>
      </w:pPr>
      <w:bookmarkStart w:id="362" w:name="_Toc490728971"/>
      <w:r>
        <w:t>Presentation on STB</w:t>
      </w:r>
      <w:bookmarkEnd w:id="362"/>
    </w:p>
    <w:p w:rsidR="0091417E" w:rsidRDefault="0091417E" w:rsidP="00966BF7">
      <w:r>
        <w:t>The catalogue of titles that the customer is able to view is managed by the Adrenalin platform with this feeding the downstream TiVo platform to allow for the presentation on the STB UI.</w:t>
      </w:r>
    </w:p>
    <w:p w:rsidR="0091417E" w:rsidRDefault="0091417E" w:rsidP="00966BF7"/>
    <w:p w:rsidR="0091417E" w:rsidRPr="00966BF7" w:rsidRDefault="0091417E" w:rsidP="00966BF7">
      <w:r>
        <w:t xml:space="preserve">Since ads are now ingested into the platform alongside the main content, these are managed in Adrenalin as assets in their own right. It is important that filters be set up to prevent these assets being offered directly to the STB in the catalogue. Ad assets can be detected by their having an </w:t>
      </w:r>
      <w:proofErr w:type="spellStart"/>
      <w:r>
        <w:t>Encoding_Type</w:t>
      </w:r>
      <w:proofErr w:type="spellEnd"/>
      <w:r>
        <w:t xml:space="preserve"> of “H264-ADV”.</w:t>
      </w:r>
    </w:p>
    <w:p w:rsidR="00B975CA" w:rsidRDefault="00B975CA" w:rsidP="00966BF7"/>
    <w:p w:rsidR="00A5493F" w:rsidRPr="00773BE0" w:rsidRDefault="00A5493F" w:rsidP="00A5493F">
      <w:pPr>
        <w:pStyle w:val="Heading4"/>
        <w:rPr>
          <w:rFonts w:eastAsia="Calibri"/>
          <w:lang w:val="en-US" w:eastAsia="en-GB"/>
        </w:rPr>
      </w:pPr>
      <w:bookmarkStart w:id="363" w:name="_Toc490728972"/>
      <w:r>
        <w:rPr>
          <w:rFonts w:eastAsia="Calibri"/>
          <w:lang w:val="en-US" w:eastAsia="en-GB"/>
        </w:rPr>
        <w:t>Interior Break Data</w:t>
      </w:r>
      <w:bookmarkEnd w:id="363"/>
    </w:p>
    <w:p w:rsidR="00A5493F" w:rsidRDefault="00A5493F" w:rsidP="00773BE0">
      <w:r w:rsidRPr="00A5493F">
        <w:t xml:space="preserve">Interior break data, if present, will appear </w:t>
      </w:r>
      <w:r w:rsidR="00773BE0">
        <w:t>in the movie assets in the form:</w:t>
      </w:r>
    </w:p>
    <w:p w:rsidR="00773BE0" w:rsidRPr="00A5493F" w:rsidRDefault="00773BE0" w:rsidP="00773BE0"/>
    <w:p w:rsidR="00A5493F" w:rsidRPr="003F343A" w:rsidRDefault="00A5493F" w:rsidP="003F343A">
      <w:pPr>
        <w:pStyle w:val="CodeBlock"/>
        <w:rPr>
          <w:rStyle w:val="CodeSnippet"/>
        </w:rPr>
      </w:pPr>
      <w:r w:rsidRPr="003F343A">
        <w:rPr>
          <w:rStyle w:val="CodeSnippet"/>
        </w:rPr>
        <w:t>&lt;App_Data App="MOD" Name="InteriorBreakNPTs" Value="720,1410" /&gt;</w:t>
      </w:r>
    </w:p>
    <w:p w:rsidR="00773BE0" w:rsidRPr="00A5493F" w:rsidRDefault="00773BE0" w:rsidP="00773BE0"/>
    <w:p w:rsidR="004539C8" w:rsidRDefault="004539C8" w:rsidP="00773BE0">
      <w:r>
        <w:t>This is described in the “</w:t>
      </w:r>
      <w:proofErr w:type="spellStart"/>
      <w:r w:rsidRPr="004539C8">
        <w:t>Seachange</w:t>
      </w:r>
      <w:proofErr w:type="spellEnd"/>
      <w:r w:rsidRPr="004539C8">
        <w:t xml:space="preserve"> Interface Part 2 - Asset </w:t>
      </w:r>
      <w:proofErr w:type="gramStart"/>
      <w:r w:rsidRPr="004539C8">
        <w:t>ingest</w:t>
      </w:r>
      <w:proofErr w:type="gramEnd"/>
      <w:r w:rsidRPr="004539C8">
        <w:t xml:space="preserve"> - Addendum for Virgin Media_v3...</w:t>
      </w:r>
      <w:r>
        <w:t>” document.</w:t>
      </w:r>
    </w:p>
    <w:p w:rsidR="004539C8" w:rsidRPr="00773BE0" w:rsidRDefault="004539C8" w:rsidP="00773BE0">
      <w:pPr>
        <w:sectPr w:rsidR="004539C8" w:rsidRPr="00773BE0" w:rsidSect="003E0AF5">
          <w:pgSz w:w="11906" w:h="16838" w:code="9"/>
          <w:pgMar w:top="1560" w:right="1304" w:bottom="851" w:left="1304" w:header="720" w:footer="720" w:gutter="0"/>
          <w:cols w:space="720"/>
          <w:rtlGutter/>
          <w:docGrid w:linePitch="272"/>
        </w:sectPr>
      </w:pPr>
    </w:p>
    <w:p w:rsidR="00EE23B4" w:rsidRPr="00341F7E" w:rsidRDefault="00EE23B4" w:rsidP="00773BE0">
      <w:pPr>
        <w:pStyle w:val="Heading4"/>
      </w:pPr>
      <w:bookmarkStart w:id="364" w:name="_Toc426726442"/>
      <w:bookmarkStart w:id="365" w:name="_Toc490728973"/>
      <w:r w:rsidRPr="00341F7E">
        <w:t>Encoding type tabl</w:t>
      </w:r>
      <w:bookmarkEnd w:id="364"/>
      <w:r w:rsidR="007B3A8D">
        <w:t>e</w:t>
      </w:r>
      <w:bookmarkEnd w:id="365"/>
    </w:p>
    <w:p w:rsidR="00EE23B4" w:rsidRDefault="00861558" w:rsidP="00773BE0">
      <w:r>
        <w:t xml:space="preserve">The following encoding types will be used in the preparation of content as per the encoding specification. The </w:t>
      </w:r>
      <w:proofErr w:type="spellStart"/>
      <w:r>
        <w:t>Encoding_Type</w:t>
      </w:r>
      <w:proofErr w:type="spellEnd"/>
      <w:r>
        <w:t xml:space="preserve"> values will be passed into Adrenalin and from there will be available to Traxis and to the TVA Transformer file output to Cadent. These values will be used to indicate to Cadent the type of content metadata it is receiving from Adrenalin allowing it to </w:t>
      </w:r>
      <w:r w:rsidR="003D4CD3">
        <w:t>target on this information if that is desired</w:t>
      </w:r>
      <w:r>
        <w:t xml:space="preserve">. </w:t>
      </w:r>
      <w:r w:rsidR="003D4CD3">
        <w:t xml:space="preserve">This also allows Cadent to distinguish between VoD assets and ads since these are treated differently in the </w:t>
      </w:r>
      <w:proofErr w:type="gramStart"/>
      <w:r w:rsidR="003D4CD3">
        <w:t>Cadent</w:t>
      </w:r>
      <w:proofErr w:type="gramEnd"/>
      <w:r w:rsidR="003D4CD3">
        <w:t xml:space="preserve"> system.</w:t>
      </w:r>
    </w:p>
    <w:p w:rsidR="00861558" w:rsidRDefault="00861558" w:rsidP="00773BE0"/>
    <w:p w:rsidR="00861558" w:rsidRDefault="00861558" w:rsidP="00773BE0">
      <w:r>
        <w:t xml:space="preserve">VSPP also receives this parameter when being instructed to ingest from </w:t>
      </w:r>
      <w:proofErr w:type="spellStart"/>
      <w:r>
        <w:t>Adrenlin</w:t>
      </w:r>
      <w:proofErr w:type="spellEnd"/>
      <w:r>
        <w:t>/Prodis</w:t>
      </w:r>
      <w:r w:rsidR="003D4CD3">
        <w:t xml:space="preserve"> but doesn’t perform any</w:t>
      </w:r>
      <w:r>
        <w:t xml:space="preserve"> special processing based on this value.</w:t>
      </w:r>
    </w:p>
    <w:p w:rsidR="00861558" w:rsidRDefault="00861558" w:rsidP="00773BE0"/>
    <w:p w:rsidR="00861558" w:rsidRPr="00773BE0" w:rsidRDefault="00861558" w:rsidP="00773BE0">
      <w:r>
        <w:t>Note the table also includes a UHD variant. This is not used at present.</w:t>
      </w:r>
    </w:p>
    <w:p w:rsidR="00EE23B4" w:rsidRDefault="00EE23B4" w:rsidP="00773BE0">
      <w:pPr>
        <w:rPr>
          <w:lang w:val="en-US" w:eastAsia="en-GB"/>
        </w:rPr>
      </w:pPr>
    </w:p>
    <w:tbl>
      <w:tblPr>
        <w:tblStyle w:val="VMTableWithHeader"/>
        <w:tblW w:w="0" w:type="auto"/>
        <w:tblLook w:val="04A0" w:firstRow="1" w:lastRow="0" w:firstColumn="1" w:lastColumn="0" w:noHBand="0" w:noVBand="1"/>
      </w:tblPr>
      <w:tblGrid>
        <w:gridCol w:w="3054"/>
        <w:gridCol w:w="3124"/>
        <w:gridCol w:w="3290"/>
      </w:tblGrid>
      <w:tr w:rsidR="00EE23B4" w:rsidTr="00A23E01">
        <w:trPr>
          <w:cnfStyle w:val="100000000000" w:firstRow="1" w:lastRow="0" w:firstColumn="0" w:lastColumn="0" w:oddVBand="0" w:evenVBand="0" w:oddHBand="0" w:evenHBand="0" w:firstRowFirstColumn="0" w:firstRowLastColumn="0" w:lastRowFirstColumn="0" w:lastRowLastColumn="0"/>
        </w:trPr>
        <w:tc>
          <w:tcPr>
            <w:tcW w:w="3054" w:type="dxa"/>
          </w:tcPr>
          <w:p w:rsidR="00EE23B4" w:rsidRDefault="00EE23B4" w:rsidP="00EE23B4">
            <w:pPr>
              <w:rPr>
                <w:lang w:val="en-US" w:eastAsia="en-GB"/>
              </w:rPr>
            </w:pPr>
          </w:p>
        </w:tc>
        <w:tc>
          <w:tcPr>
            <w:tcW w:w="3124" w:type="dxa"/>
          </w:tcPr>
          <w:p w:rsidR="00EE23B4" w:rsidRDefault="00EE23B4" w:rsidP="00EE23B4">
            <w:pPr>
              <w:rPr>
                <w:lang w:val="en-US" w:eastAsia="en-GB"/>
              </w:rPr>
            </w:pPr>
            <w:r>
              <w:rPr>
                <w:lang w:val="en-US" w:eastAsia="en-GB"/>
              </w:rPr>
              <w:t>Streaming protocol</w:t>
            </w:r>
          </w:p>
        </w:tc>
        <w:tc>
          <w:tcPr>
            <w:tcW w:w="3290" w:type="dxa"/>
          </w:tcPr>
          <w:p w:rsidR="00EE23B4" w:rsidRDefault="00436D87" w:rsidP="00EE23B4">
            <w:pPr>
              <w:rPr>
                <w:lang w:val="en-US" w:eastAsia="en-GB"/>
              </w:rPr>
            </w:pPr>
            <w:proofErr w:type="spellStart"/>
            <w:r>
              <w:rPr>
                <w:lang w:val="en-US" w:eastAsia="en-GB"/>
              </w:rPr>
              <w:t>Encoding_</w:t>
            </w:r>
            <w:r w:rsidR="00EE23B4">
              <w:rPr>
                <w:lang w:val="en-US" w:eastAsia="en-GB"/>
              </w:rPr>
              <w:t>type</w:t>
            </w:r>
            <w:proofErr w:type="spellEnd"/>
          </w:p>
        </w:tc>
      </w:tr>
      <w:tr w:rsidR="004D120E" w:rsidRPr="00307919" w:rsidTr="00A23E01">
        <w:tc>
          <w:tcPr>
            <w:tcW w:w="3054" w:type="dxa"/>
          </w:tcPr>
          <w:p w:rsidR="004D120E" w:rsidRPr="00307919" w:rsidRDefault="004D120E" w:rsidP="00EE23B4">
            <w:pPr>
              <w:rPr>
                <w:lang w:val="en-US" w:eastAsia="en-GB"/>
              </w:rPr>
            </w:pPr>
            <w:r w:rsidRPr="00307919">
              <w:rPr>
                <w:lang w:val="en-US" w:eastAsia="en-GB"/>
              </w:rPr>
              <w:t>TiVo SD</w:t>
            </w:r>
          </w:p>
        </w:tc>
        <w:tc>
          <w:tcPr>
            <w:tcW w:w="3124" w:type="dxa"/>
          </w:tcPr>
          <w:p w:rsidR="004D120E" w:rsidRPr="00307919" w:rsidRDefault="004D120E" w:rsidP="00EE23B4">
            <w:pPr>
              <w:rPr>
                <w:b/>
                <w:lang w:val="en-US" w:eastAsia="en-GB"/>
              </w:rPr>
            </w:pPr>
            <w:r w:rsidRPr="00307919">
              <w:rPr>
                <w:b/>
                <w:lang w:val="en-US" w:eastAsia="en-GB"/>
              </w:rPr>
              <w:t xml:space="preserve">DASH </w:t>
            </w:r>
            <w:proofErr w:type="spellStart"/>
            <w:r w:rsidRPr="00307919">
              <w:rPr>
                <w:b/>
                <w:lang w:val="en-US" w:eastAsia="en-GB"/>
              </w:rPr>
              <w:t>iso</w:t>
            </w:r>
            <w:proofErr w:type="spellEnd"/>
            <w:r w:rsidRPr="00307919">
              <w:rPr>
                <w:b/>
                <w:lang w:val="en-US" w:eastAsia="en-GB"/>
              </w:rPr>
              <w:t xml:space="preserve"> </w:t>
            </w:r>
            <w:proofErr w:type="spellStart"/>
            <w:r w:rsidRPr="00307919">
              <w:rPr>
                <w:b/>
                <w:lang w:val="en-US" w:eastAsia="en-GB"/>
              </w:rPr>
              <w:t>bmff</w:t>
            </w:r>
            <w:proofErr w:type="spellEnd"/>
            <w:r w:rsidRPr="00307919">
              <w:rPr>
                <w:b/>
                <w:lang w:val="en-US" w:eastAsia="en-GB"/>
              </w:rPr>
              <w:t xml:space="preserve"> Live Profile</w:t>
            </w:r>
          </w:p>
        </w:tc>
        <w:tc>
          <w:tcPr>
            <w:tcW w:w="3290" w:type="dxa"/>
          </w:tcPr>
          <w:p w:rsidR="004D120E" w:rsidRPr="00307919" w:rsidRDefault="00A23E01" w:rsidP="00EE23B4">
            <w:pPr>
              <w:rPr>
                <w:b/>
                <w:lang w:val="en-US" w:eastAsia="en-GB"/>
              </w:rPr>
            </w:pPr>
            <w:r>
              <w:rPr>
                <w:b/>
                <w:lang w:val="en-US" w:eastAsia="en-GB"/>
              </w:rPr>
              <w:t>H264-SD</w:t>
            </w:r>
          </w:p>
        </w:tc>
      </w:tr>
      <w:tr w:rsidR="004D120E" w:rsidRPr="00307919" w:rsidTr="00A23E01">
        <w:trPr>
          <w:trHeight w:val="157"/>
        </w:trPr>
        <w:tc>
          <w:tcPr>
            <w:tcW w:w="3054" w:type="dxa"/>
          </w:tcPr>
          <w:p w:rsidR="004D120E" w:rsidRPr="00307919" w:rsidRDefault="004D120E" w:rsidP="00EE23B4">
            <w:pPr>
              <w:rPr>
                <w:lang w:val="en-US" w:eastAsia="en-GB"/>
              </w:rPr>
            </w:pPr>
            <w:r w:rsidRPr="00307919">
              <w:rPr>
                <w:lang w:val="en-US" w:eastAsia="en-GB"/>
              </w:rPr>
              <w:t>TiVo HD</w:t>
            </w:r>
          </w:p>
        </w:tc>
        <w:tc>
          <w:tcPr>
            <w:tcW w:w="3124" w:type="dxa"/>
          </w:tcPr>
          <w:p w:rsidR="004D120E" w:rsidRPr="00307919" w:rsidRDefault="004D120E" w:rsidP="00EE23B4">
            <w:pPr>
              <w:rPr>
                <w:b/>
                <w:lang w:val="en-US" w:eastAsia="en-GB"/>
              </w:rPr>
            </w:pPr>
            <w:r w:rsidRPr="00307919">
              <w:rPr>
                <w:b/>
                <w:lang w:val="en-US" w:eastAsia="en-GB"/>
              </w:rPr>
              <w:t xml:space="preserve">DASH </w:t>
            </w:r>
            <w:proofErr w:type="spellStart"/>
            <w:r w:rsidRPr="00307919">
              <w:rPr>
                <w:b/>
                <w:lang w:val="en-US" w:eastAsia="en-GB"/>
              </w:rPr>
              <w:t>iso</w:t>
            </w:r>
            <w:proofErr w:type="spellEnd"/>
            <w:r w:rsidRPr="00307919">
              <w:rPr>
                <w:b/>
                <w:lang w:val="en-US" w:eastAsia="en-GB"/>
              </w:rPr>
              <w:t xml:space="preserve"> </w:t>
            </w:r>
            <w:proofErr w:type="spellStart"/>
            <w:r w:rsidRPr="00307919">
              <w:rPr>
                <w:b/>
                <w:lang w:val="en-US" w:eastAsia="en-GB"/>
              </w:rPr>
              <w:t>bmff</w:t>
            </w:r>
            <w:proofErr w:type="spellEnd"/>
            <w:r w:rsidRPr="00307919">
              <w:rPr>
                <w:b/>
                <w:lang w:val="en-US" w:eastAsia="en-GB"/>
              </w:rPr>
              <w:t xml:space="preserve"> Live Profile</w:t>
            </w:r>
          </w:p>
        </w:tc>
        <w:tc>
          <w:tcPr>
            <w:tcW w:w="3290" w:type="dxa"/>
          </w:tcPr>
          <w:p w:rsidR="004D120E" w:rsidRPr="00307919" w:rsidRDefault="00A23E01" w:rsidP="00A5493F">
            <w:pPr>
              <w:keepNext/>
              <w:rPr>
                <w:b/>
                <w:lang w:val="en-US" w:eastAsia="en-GB"/>
              </w:rPr>
            </w:pPr>
            <w:r>
              <w:rPr>
                <w:b/>
                <w:lang w:val="en-US" w:eastAsia="en-GB"/>
              </w:rPr>
              <w:t>H264-HD</w:t>
            </w:r>
          </w:p>
        </w:tc>
      </w:tr>
      <w:tr w:rsidR="00A23E01" w:rsidRPr="00307919" w:rsidTr="00A23E01">
        <w:trPr>
          <w:trHeight w:val="157"/>
        </w:trPr>
        <w:tc>
          <w:tcPr>
            <w:tcW w:w="3054" w:type="dxa"/>
          </w:tcPr>
          <w:p w:rsidR="00A23E01" w:rsidRPr="00307919" w:rsidRDefault="00A23E01" w:rsidP="00EE23B4">
            <w:pPr>
              <w:rPr>
                <w:lang w:val="en-US" w:eastAsia="en-GB"/>
              </w:rPr>
            </w:pPr>
            <w:r>
              <w:rPr>
                <w:lang w:val="en-US" w:eastAsia="en-GB"/>
              </w:rPr>
              <w:t>TiVo UHD</w:t>
            </w:r>
          </w:p>
        </w:tc>
        <w:tc>
          <w:tcPr>
            <w:tcW w:w="3124" w:type="dxa"/>
          </w:tcPr>
          <w:p w:rsidR="00A23E01" w:rsidRPr="00307919" w:rsidRDefault="00A23E01" w:rsidP="00EE23B4">
            <w:pPr>
              <w:rPr>
                <w:b/>
                <w:lang w:val="en-US" w:eastAsia="en-GB"/>
              </w:rPr>
            </w:pPr>
            <w:r>
              <w:rPr>
                <w:b/>
                <w:lang w:val="en-US" w:eastAsia="en-GB"/>
              </w:rPr>
              <w:t>DASH</w:t>
            </w:r>
            <w:r w:rsidR="003A418B">
              <w:rPr>
                <w:b/>
                <w:lang w:val="en-US" w:eastAsia="en-GB"/>
              </w:rPr>
              <w:t xml:space="preserve"> </w:t>
            </w:r>
            <w:proofErr w:type="spellStart"/>
            <w:r w:rsidR="003A418B">
              <w:rPr>
                <w:b/>
                <w:lang w:val="en-US" w:eastAsia="en-GB"/>
              </w:rPr>
              <w:t>iso</w:t>
            </w:r>
            <w:proofErr w:type="spellEnd"/>
            <w:r w:rsidR="003A418B">
              <w:rPr>
                <w:b/>
                <w:lang w:val="en-US" w:eastAsia="en-GB"/>
              </w:rPr>
              <w:t xml:space="preserve"> </w:t>
            </w:r>
            <w:proofErr w:type="spellStart"/>
            <w:r w:rsidR="003A418B">
              <w:rPr>
                <w:b/>
                <w:lang w:val="en-US" w:eastAsia="en-GB"/>
              </w:rPr>
              <w:t>bmff</w:t>
            </w:r>
            <w:proofErr w:type="spellEnd"/>
            <w:r w:rsidR="003A418B">
              <w:rPr>
                <w:b/>
                <w:lang w:val="en-US" w:eastAsia="en-GB"/>
              </w:rPr>
              <w:t xml:space="preserve"> Live Profile</w:t>
            </w:r>
          </w:p>
        </w:tc>
        <w:tc>
          <w:tcPr>
            <w:tcW w:w="3290" w:type="dxa"/>
          </w:tcPr>
          <w:p w:rsidR="00A23E01" w:rsidRPr="00307919" w:rsidRDefault="00A23E01" w:rsidP="00A5493F">
            <w:pPr>
              <w:keepNext/>
              <w:rPr>
                <w:b/>
                <w:lang w:val="en-US" w:eastAsia="en-GB"/>
              </w:rPr>
            </w:pPr>
            <w:r>
              <w:rPr>
                <w:b/>
                <w:lang w:val="en-US" w:eastAsia="en-GB"/>
              </w:rPr>
              <w:t>H264-UHD</w:t>
            </w:r>
          </w:p>
        </w:tc>
      </w:tr>
      <w:tr w:rsidR="004D120E" w:rsidRPr="00307919" w:rsidTr="00A23E01">
        <w:trPr>
          <w:trHeight w:val="157"/>
        </w:trPr>
        <w:tc>
          <w:tcPr>
            <w:tcW w:w="3054" w:type="dxa"/>
          </w:tcPr>
          <w:p w:rsidR="004D120E" w:rsidRPr="00307919" w:rsidRDefault="00A23E01" w:rsidP="00EE23B4">
            <w:pPr>
              <w:rPr>
                <w:lang w:val="en-US" w:eastAsia="en-GB"/>
              </w:rPr>
            </w:pPr>
            <w:r>
              <w:rPr>
                <w:lang w:val="en-US" w:eastAsia="en-GB"/>
              </w:rPr>
              <w:t>TiVo Ads</w:t>
            </w:r>
          </w:p>
        </w:tc>
        <w:tc>
          <w:tcPr>
            <w:tcW w:w="3124" w:type="dxa"/>
          </w:tcPr>
          <w:p w:rsidR="004D120E" w:rsidRPr="00307919" w:rsidRDefault="004D120E" w:rsidP="00EE23B4">
            <w:pPr>
              <w:rPr>
                <w:b/>
                <w:lang w:val="en-US" w:eastAsia="en-GB"/>
              </w:rPr>
            </w:pPr>
            <w:r w:rsidRPr="00307919">
              <w:rPr>
                <w:b/>
                <w:lang w:val="en-US" w:eastAsia="en-GB"/>
              </w:rPr>
              <w:t xml:space="preserve">DASH </w:t>
            </w:r>
            <w:proofErr w:type="spellStart"/>
            <w:r w:rsidRPr="00307919">
              <w:rPr>
                <w:b/>
                <w:lang w:val="en-US" w:eastAsia="en-GB"/>
              </w:rPr>
              <w:t>iso</w:t>
            </w:r>
            <w:proofErr w:type="spellEnd"/>
            <w:r w:rsidRPr="00307919">
              <w:rPr>
                <w:b/>
                <w:lang w:val="en-US" w:eastAsia="en-GB"/>
              </w:rPr>
              <w:t xml:space="preserve"> </w:t>
            </w:r>
            <w:proofErr w:type="spellStart"/>
            <w:r w:rsidRPr="00307919">
              <w:rPr>
                <w:b/>
                <w:lang w:val="en-US" w:eastAsia="en-GB"/>
              </w:rPr>
              <w:t>bmff</w:t>
            </w:r>
            <w:proofErr w:type="spellEnd"/>
            <w:r w:rsidRPr="00307919">
              <w:rPr>
                <w:b/>
                <w:lang w:val="en-US" w:eastAsia="en-GB"/>
              </w:rPr>
              <w:t xml:space="preserve"> Live Profile</w:t>
            </w:r>
          </w:p>
        </w:tc>
        <w:tc>
          <w:tcPr>
            <w:tcW w:w="3290" w:type="dxa"/>
          </w:tcPr>
          <w:p w:rsidR="004D120E" w:rsidRPr="00307919" w:rsidRDefault="00A23E01" w:rsidP="00A5493F">
            <w:pPr>
              <w:keepNext/>
              <w:rPr>
                <w:b/>
                <w:lang w:val="en-US" w:eastAsia="en-GB"/>
              </w:rPr>
            </w:pPr>
            <w:r>
              <w:rPr>
                <w:b/>
                <w:lang w:val="en-US" w:eastAsia="en-GB"/>
              </w:rPr>
              <w:t>H264-AD</w:t>
            </w:r>
            <w:r w:rsidR="00453593">
              <w:rPr>
                <w:b/>
                <w:lang w:val="en-US" w:eastAsia="en-GB"/>
              </w:rPr>
              <w:t>V</w:t>
            </w:r>
          </w:p>
        </w:tc>
      </w:tr>
    </w:tbl>
    <w:p w:rsidR="00245E6F" w:rsidRDefault="00602982" w:rsidP="00A5493F">
      <w:pPr>
        <w:pStyle w:val="Caption"/>
      </w:pPr>
      <w:r>
        <w:t xml:space="preserve">Table </w:t>
      </w:r>
      <w:fldSimple w:instr=" STYLEREF 1 \s ">
        <w:r w:rsidR="000A5A58">
          <w:rPr>
            <w:noProof/>
          </w:rPr>
          <w:t>6</w:t>
        </w:r>
      </w:fldSimple>
      <w:r>
        <w:noBreakHyphen/>
      </w:r>
      <w:fldSimple w:instr=" SEQ Table \* ARABIC \s 1 ">
        <w:r w:rsidR="000A5A58">
          <w:rPr>
            <w:noProof/>
          </w:rPr>
          <w:t>3</w:t>
        </w:r>
      </w:fldSimple>
      <w:r>
        <w:t xml:space="preserve"> - Encoding types </w:t>
      </w:r>
      <w:proofErr w:type="spellStart"/>
      <w:proofErr w:type="gramStart"/>
      <w:r>
        <w:t>vod</w:t>
      </w:r>
      <w:proofErr w:type="spellEnd"/>
      <w:r>
        <w:t xml:space="preserve"> </w:t>
      </w:r>
      <w:r w:rsidR="00BA1BED">
        <w:t xml:space="preserve"> &amp;</w:t>
      </w:r>
      <w:proofErr w:type="gramEnd"/>
      <w:r w:rsidR="00BA1BED">
        <w:t xml:space="preserve"> advert </w:t>
      </w:r>
      <w:r>
        <w:t>assets</w:t>
      </w:r>
    </w:p>
    <w:p w:rsidR="004D120E" w:rsidRDefault="004D120E" w:rsidP="00773BE0"/>
    <w:p w:rsidR="00B46EFE" w:rsidRPr="00EB2103" w:rsidRDefault="004D120E" w:rsidP="00773BE0">
      <w:pPr>
        <w:rPr>
          <w:rFonts w:eastAsiaTheme="minorHAnsi"/>
        </w:rPr>
      </w:pPr>
      <w:r w:rsidRPr="00EB2103">
        <w:t xml:space="preserve">SeaChange Adrenalin program assets use </w:t>
      </w:r>
      <w:proofErr w:type="spellStart"/>
      <w:r w:rsidR="00436178" w:rsidRPr="00EB2103">
        <w:t>Encoding</w:t>
      </w:r>
      <w:r w:rsidRPr="00EB2103">
        <w:t>_Type</w:t>
      </w:r>
      <w:proofErr w:type="spellEnd"/>
      <w:r w:rsidRPr="00EB2103">
        <w:t xml:space="preserve"> to identify the encoding type. </w:t>
      </w:r>
      <w:r w:rsidR="004539C8">
        <w:t>Note that “</w:t>
      </w:r>
      <w:proofErr w:type="spellStart"/>
      <w:r w:rsidR="004539C8">
        <w:t>Encoding_Type</w:t>
      </w:r>
      <w:proofErr w:type="spellEnd"/>
      <w:r w:rsidR="004539C8">
        <w:t>” refers to the parameter in the ADI XML; this may be named differently in downstream interfaces.</w:t>
      </w:r>
      <w:r w:rsidR="0093627F">
        <w:t xml:space="preserve"> </w:t>
      </w:r>
    </w:p>
    <w:p w:rsidR="00B46EFE" w:rsidRPr="00EB2103" w:rsidRDefault="00B46EFE" w:rsidP="00773BE0">
      <w:pPr>
        <w:rPr>
          <w:rFonts w:eastAsiaTheme="minorHAnsi"/>
        </w:rPr>
      </w:pPr>
    </w:p>
    <w:p w:rsidR="00245E6F" w:rsidRPr="00773BE0" w:rsidRDefault="00245E6F" w:rsidP="00245E6F">
      <w:pPr>
        <w:pStyle w:val="Heading4"/>
        <w:rPr>
          <w:rFonts w:eastAsiaTheme="minorHAnsi"/>
        </w:rPr>
      </w:pPr>
      <w:bookmarkStart w:id="366" w:name="_Toc490728974"/>
      <w:r w:rsidRPr="004C219F">
        <w:rPr>
          <w:rFonts w:eastAsiaTheme="minorHAnsi"/>
        </w:rPr>
        <w:t>Asset Identification</w:t>
      </w:r>
      <w:bookmarkEnd w:id="366"/>
    </w:p>
    <w:p w:rsidR="00245E6F" w:rsidRDefault="00245E6F" w:rsidP="00773BE0">
      <w:r w:rsidRPr="004D120E">
        <w:t xml:space="preserve">With the metadata for all VOD content (as described above) </w:t>
      </w:r>
      <w:r w:rsidR="00A23E01">
        <w:t>Cadent</w:t>
      </w:r>
      <w:r w:rsidR="00A23E01" w:rsidRPr="004D120E">
        <w:t xml:space="preserve"> </w:t>
      </w:r>
      <w:r w:rsidRPr="004D120E">
        <w:t>will be able to perform replacement opportunities on any content asset.</w:t>
      </w:r>
    </w:p>
    <w:p w:rsidR="00773BE0" w:rsidRPr="004D120E" w:rsidRDefault="00773BE0" w:rsidP="00773BE0"/>
    <w:p w:rsidR="00245E6F" w:rsidRDefault="00245E6F" w:rsidP="00773BE0">
      <w:r w:rsidRPr="004D120E">
        <w:t xml:space="preserve">The manifest manipulator will inform </w:t>
      </w:r>
      <w:r w:rsidR="00A23E01">
        <w:t>Cadent</w:t>
      </w:r>
      <w:r w:rsidR="00A23E01" w:rsidRPr="004D120E">
        <w:t xml:space="preserve"> </w:t>
      </w:r>
      <w:r w:rsidRPr="004D120E">
        <w:t>of the asset ID of the content for which it is requesting ad decisioning within the ad decision request.</w:t>
      </w:r>
    </w:p>
    <w:p w:rsidR="00773BE0" w:rsidRPr="004D120E" w:rsidRDefault="00773BE0" w:rsidP="00773BE0"/>
    <w:p w:rsidR="00245E6F" w:rsidRDefault="00245E6F" w:rsidP="00773BE0">
      <w:r w:rsidRPr="004D120E">
        <w:t>The manifest manipulator will extract the relevant IDs from the original manifest request URL.  For IP VOD this will be the asset PID/PAID, which SeaChange</w:t>
      </w:r>
      <w:r w:rsidR="0093627F">
        <w:t xml:space="preserve"> (TRAXIS)</w:t>
      </w:r>
      <w:r w:rsidRPr="004D120E">
        <w:t xml:space="preserve"> will be required to append to the end of the </w:t>
      </w:r>
      <w:proofErr w:type="spellStart"/>
      <w:r w:rsidR="0093627F">
        <w:t>PlayURL</w:t>
      </w:r>
      <w:proofErr w:type="spellEnd"/>
      <w:r w:rsidRPr="004D120E">
        <w:t xml:space="preserve"> </w:t>
      </w:r>
      <w:r w:rsidR="004539C8">
        <w:t xml:space="preserve">which itself is based on the Adrenalin </w:t>
      </w:r>
      <w:proofErr w:type="spellStart"/>
      <w:r w:rsidR="004539C8">
        <w:t>BackOfficeID</w:t>
      </w:r>
      <w:proofErr w:type="spellEnd"/>
      <w:r w:rsidRPr="004D120E">
        <w:t>.</w:t>
      </w:r>
    </w:p>
    <w:p w:rsidR="00A23E01" w:rsidRDefault="00A23E01" w:rsidP="00773BE0"/>
    <w:p w:rsidR="009B7A4C" w:rsidRDefault="00A23E01" w:rsidP="00426310">
      <w:pPr>
        <w:pStyle w:val="Heading3"/>
        <w:rPr>
          <w:rFonts w:eastAsiaTheme="minorHAnsi"/>
        </w:rPr>
      </w:pPr>
      <w:bookmarkStart w:id="367" w:name="_Toc490728975"/>
      <w:r>
        <w:rPr>
          <w:rFonts w:eastAsiaTheme="minorHAnsi"/>
        </w:rPr>
        <w:t>Matching Ad Content to Main Content</w:t>
      </w:r>
      <w:bookmarkEnd w:id="367"/>
    </w:p>
    <w:p w:rsidR="00A23E01" w:rsidRDefault="00A23E01" w:rsidP="00A23E01">
      <w:r>
        <w:t>In order to present a consistent user experience it is required that the ads encoding be matched to that of the main content. This is to ensure that ads are presented in a similar quality to the content that is being viewed. This means that attention must be paid to the main content type – SD, HD and eventually UHD and steps taken to present ad content in a similar resolution and bitrate.</w:t>
      </w:r>
    </w:p>
    <w:p w:rsidR="00175B19" w:rsidRDefault="00175B19" w:rsidP="00A23E01"/>
    <w:p w:rsidR="00175B19" w:rsidRDefault="00175B19" w:rsidP="00A23E01">
      <w:r>
        <w:t>In doing this, we also want to ensure that there is only one asset for the ad in the Cadent system. This is important from a campaign management perspective.</w:t>
      </w:r>
    </w:p>
    <w:p w:rsidR="00A23E01" w:rsidRDefault="00A23E01" w:rsidP="00A23E01"/>
    <w:p w:rsidR="003D4CD3" w:rsidRDefault="003D4CD3" w:rsidP="00A23E01">
      <w:r>
        <w:t>Most of this processing is performed within the Arris MDC since this is geared specifically for this type of manifest manipulation. The MDC receives full manifests for ads and main content from the VSPP with these containing all available renditions (bitrate/resolution/audio variants). The MDC is then able to analyse the main content manifest and filter the advert manifest components such that they contain renditions compatible to the main content being displayed. This matching will be based on bitrate and resolution with separate rules covering the audio to ensure that this is also compatible.</w:t>
      </w:r>
    </w:p>
    <w:p w:rsidR="003D4CD3" w:rsidRDefault="003D4CD3" w:rsidP="00A23E01"/>
    <w:p w:rsidR="003D4CD3" w:rsidRDefault="003D4CD3" w:rsidP="00A23E01">
      <w:r>
        <w:t>Where ads are not available in the required quality, the MDC will be able to simply omit these from the final manifest. It is imperative therefore that particular attention is paid to ad encoding to ensure that it fully meets the encoding specifications in terms of available renditions.</w:t>
      </w:r>
    </w:p>
    <w:p w:rsidR="003D4CD3" w:rsidRDefault="003D4CD3" w:rsidP="00A23E01"/>
    <w:p w:rsidR="003D4CD3" w:rsidRDefault="003D4CD3" w:rsidP="00A23E01">
      <w:r>
        <w:t xml:space="preserve">The </w:t>
      </w:r>
      <w:proofErr w:type="spellStart"/>
      <w:r>
        <w:t>Encoding_Type</w:t>
      </w:r>
      <w:proofErr w:type="spellEnd"/>
      <w:r>
        <w:t xml:space="preserve"> parameter mentioned above describes the content type but is not used directly in the decision of what appears in the final manifest.</w:t>
      </w:r>
      <w:r w:rsidR="00340D15">
        <w:t xml:space="preserve"> However, this is useful metadata for Cadent to have since it potentially allows targeting to be based on a distinction between HD and SD content if this is so desired. The VSPP is also presented with this metadata but takes no specific action on it.</w:t>
      </w:r>
    </w:p>
    <w:p w:rsidR="003D4CD3" w:rsidRDefault="003D4CD3" w:rsidP="00A23E01"/>
    <w:p w:rsidR="00A23E01" w:rsidRDefault="00A23E01" w:rsidP="00A23E01">
      <w:r>
        <w:t xml:space="preserve">Another part of the mechanism relies </w:t>
      </w:r>
      <w:r w:rsidR="00F313C3">
        <w:t xml:space="preserve">on </w:t>
      </w:r>
      <w:r>
        <w:t xml:space="preserve">a feature of the VSPP that allow rules to be defined based on </w:t>
      </w:r>
      <w:proofErr w:type="gramStart"/>
      <w:r>
        <w:t xml:space="preserve">a </w:t>
      </w:r>
      <w:r w:rsidRPr="000A3F6C">
        <w:rPr>
          <w:rStyle w:val="CodeSnippetBoxed"/>
        </w:rPr>
        <w:t>&amp;</w:t>
      </w:r>
      <w:proofErr w:type="gramEnd"/>
      <w:r w:rsidRPr="000A3F6C">
        <w:rPr>
          <w:rStyle w:val="CodeSnippetBoxed"/>
        </w:rPr>
        <w:t>device=xxx</w:t>
      </w:r>
      <w:r>
        <w:t xml:space="preserve"> parameter that is attached to the URL used to request a manifest from the VSPP. </w:t>
      </w:r>
      <w:r w:rsidR="00340D15">
        <w:t xml:space="preserve">The MDC uses this parameter to signal to the VSPP </w:t>
      </w:r>
      <w:r w:rsidR="00BA0915">
        <w:t>whether</w:t>
      </w:r>
      <w:r w:rsidR="00340D15">
        <w:t xml:space="preserve"> it is serving an ad or main content. </w:t>
      </w:r>
      <w:r>
        <w:t>These rules are set up</w:t>
      </w:r>
      <w:r w:rsidR="00175B19">
        <w:t xml:space="preserve"> as follows –</w:t>
      </w:r>
    </w:p>
    <w:p w:rsidR="00175B19" w:rsidRDefault="00175B19" w:rsidP="00A23E01"/>
    <w:tbl>
      <w:tblPr>
        <w:tblStyle w:val="VMTableLeftTopHeader"/>
        <w:tblW w:w="0" w:type="auto"/>
        <w:tblLook w:val="04A0" w:firstRow="1" w:lastRow="0" w:firstColumn="1" w:lastColumn="0" w:noHBand="0" w:noVBand="1"/>
      </w:tblPr>
      <w:tblGrid>
        <w:gridCol w:w="1130"/>
        <w:gridCol w:w="8338"/>
      </w:tblGrid>
      <w:tr w:rsidR="00175B19" w:rsidTr="00340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175B19" w:rsidRDefault="00175B19" w:rsidP="00A23E01">
            <w:r>
              <w:t>&amp;device=</w:t>
            </w:r>
          </w:p>
        </w:tc>
        <w:tc>
          <w:tcPr>
            <w:tcW w:w="8338" w:type="dxa"/>
          </w:tcPr>
          <w:p w:rsidR="00175B19" w:rsidRDefault="00175B19" w:rsidP="00A23E01">
            <w:pPr>
              <w:cnfStyle w:val="100000000000" w:firstRow="1" w:lastRow="0" w:firstColumn="0" w:lastColumn="0" w:oddVBand="0" w:evenVBand="0" w:oddHBand="0" w:evenHBand="0" w:firstRowFirstColumn="0" w:firstRowLastColumn="0" w:lastRowFirstColumn="0" w:lastRowLastColumn="0"/>
            </w:pPr>
            <w:r>
              <w:t>Meaning</w:t>
            </w:r>
          </w:p>
        </w:tc>
      </w:tr>
      <w:tr w:rsidR="00175B19" w:rsidTr="00340D15">
        <w:tc>
          <w:tcPr>
            <w:cnfStyle w:val="001000000000" w:firstRow="0" w:lastRow="0" w:firstColumn="1" w:lastColumn="0" w:oddVBand="0" w:evenVBand="0" w:oddHBand="0" w:evenHBand="0" w:firstRowFirstColumn="0" w:firstRowLastColumn="0" w:lastRowFirstColumn="0" w:lastRowLastColumn="0"/>
            <w:tcW w:w="1130" w:type="dxa"/>
          </w:tcPr>
          <w:p w:rsidR="00175B19" w:rsidRDefault="00175B19" w:rsidP="00A23E01">
            <w:r>
              <w:t>TiVo</w:t>
            </w:r>
          </w:p>
        </w:tc>
        <w:tc>
          <w:tcPr>
            <w:tcW w:w="8338" w:type="dxa"/>
          </w:tcPr>
          <w:p w:rsidR="00175B19" w:rsidRDefault="00175B19" w:rsidP="00A23E01">
            <w:pPr>
              <w:cnfStyle w:val="000000000000" w:firstRow="0" w:lastRow="0" w:firstColumn="0" w:lastColumn="0" w:oddVBand="0" w:evenVBand="0" w:oddHBand="0" w:evenHBand="0" w:firstRowFirstColumn="0" w:firstRowLastColumn="0" w:lastRowFirstColumn="0" w:lastRowLastColumn="0"/>
            </w:pPr>
            <w:r>
              <w:t xml:space="preserve">Used for main content. Return whatever layers are present since HD and SD offerings will only have been supplied with the relevant layer types and thus all are relevant to return in this request. </w:t>
            </w:r>
          </w:p>
          <w:p w:rsidR="00175B19" w:rsidRDefault="00175B19" w:rsidP="00A23E01">
            <w:pPr>
              <w:cnfStyle w:val="000000000000" w:firstRow="0" w:lastRow="0" w:firstColumn="0" w:lastColumn="0" w:oddVBand="0" w:evenVBand="0" w:oddHBand="0" w:evenHBand="0" w:firstRowFirstColumn="0" w:firstRowLastColumn="0" w:lastRowFirstColumn="0" w:lastRowLastColumn="0"/>
            </w:pPr>
          </w:p>
          <w:p w:rsidR="00175B19" w:rsidRDefault="00175B19" w:rsidP="00A23E01">
            <w:pPr>
              <w:cnfStyle w:val="000000000000" w:firstRow="0" w:lastRow="0" w:firstColumn="0" w:lastColumn="0" w:oddVBand="0" w:evenVBand="0" w:oddHBand="0" w:evenHBand="0" w:firstRowFirstColumn="0" w:firstRowLastColumn="0" w:lastRowFirstColumn="0" w:lastRowLastColumn="0"/>
            </w:pPr>
            <w:r>
              <w:t>This rule will also require that the content is encrypted and that the returned manifest contains the information required to initiate the PlayReady DRM setup.</w:t>
            </w:r>
          </w:p>
        </w:tc>
      </w:tr>
      <w:tr w:rsidR="00175B19" w:rsidTr="00340D15">
        <w:tc>
          <w:tcPr>
            <w:cnfStyle w:val="001000000000" w:firstRow="0" w:lastRow="0" w:firstColumn="1" w:lastColumn="0" w:oddVBand="0" w:evenVBand="0" w:oddHBand="0" w:evenHBand="0" w:firstRowFirstColumn="0" w:firstRowLastColumn="0" w:lastRowFirstColumn="0" w:lastRowLastColumn="0"/>
            <w:tcW w:w="1130" w:type="dxa"/>
          </w:tcPr>
          <w:p w:rsidR="00175B19" w:rsidRDefault="00175B19" w:rsidP="00A23E01">
            <w:proofErr w:type="spellStart"/>
            <w:r>
              <w:t>TiVo</w:t>
            </w:r>
            <w:r w:rsidR="00340D15">
              <w:t>Ad</w:t>
            </w:r>
            <w:r w:rsidR="00BA798A">
              <w:t>vert</w:t>
            </w:r>
            <w:proofErr w:type="spellEnd"/>
          </w:p>
        </w:tc>
        <w:tc>
          <w:tcPr>
            <w:tcW w:w="8338" w:type="dxa"/>
          </w:tcPr>
          <w:p w:rsidR="00175B19" w:rsidRDefault="00340D15" w:rsidP="00A23E01">
            <w:pPr>
              <w:cnfStyle w:val="000000000000" w:firstRow="0" w:lastRow="0" w:firstColumn="0" w:lastColumn="0" w:oddVBand="0" w:evenVBand="0" w:oddHBand="0" w:evenHBand="0" w:firstRowFirstColumn="0" w:firstRowLastColumn="0" w:lastRowFirstColumn="0" w:lastRowLastColumn="0"/>
            </w:pPr>
            <w:r>
              <w:t>Return all available renditions (since the MDC will be filtering).</w:t>
            </w:r>
          </w:p>
          <w:p w:rsidR="00340D15" w:rsidRDefault="00340D15" w:rsidP="00A23E01">
            <w:pPr>
              <w:cnfStyle w:val="000000000000" w:firstRow="0" w:lastRow="0" w:firstColumn="0" w:lastColumn="0" w:oddVBand="0" w:evenVBand="0" w:oddHBand="0" w:evenHBand="0" w:firstRowFirstColumn="0" w:firstRowLastColumn="0" w:lastRowFirstColumn="0" w:lastRowLastColumn="0"/>
            </w:pPr>
          </w:p>
          <w:p w:rsidR="00340D15" w:rsidRDefault="00340D15" w:rsidP="00A23E01">
            <w:pPr>
              <w:cnfStyle w:val="000000000000" w:firstRow="0" w:lastRow="0" w:firstColumn="0" w:lastColumn="0" w:oddVBand="0" w:evenVBand="0" w:oddHBand="0" w:evenHBand="0" w:firstRowFirstColumn="0" w:firstRowLastColumn="0" w:lastRowFirstColumn="0" w:lastRowLastColumn="0"/>
            </w:pPr>
            <w:r>
              <w:t>Do not apply encryption; ads are serve</w:t>
            </w:r>
            <w:r w:rsidR="005C4BF5">
              <w:t>d</w:t>
            </w:r>
            <w:r>
              <w:t xml:space="preserve"> in the clear.</w:t>
            </w:r>
          </w:p>
        </w:tc>
      </w:tr>
    </w:tbl>
    <w:p w:rsidR="00175B19" w:rsidRDefault="00175B19" w:rsidP="00A23E01"/>
    <w:p w:rsidR="00175B19" w:rsidRPr="00A23E01" w:rsidRDefault="00340D15" w:rsidP="00A23E01">
      <w:r>
        <w:t xml:space="preserve">The </w:t>
      </w:r>
      <w:r w:rsidR="005C4BF5">
        <w:t xml:space="preserve">Cadent SCTE 130-3 ad decision URLs (passed back to the </w:t>
      </w:r>
      <w:r>
        <w:t>Arris MDC</w:t>
      </w:r>
      <w:r w:rsidR="005C4BF5">
        <w:t>)</w:t>
      </w:r>
      <w:r>
        <w:t xml:space="preserve"> will ensure that the “&amp;device=</w:t>
      </w:r>
      <w:proofErr w:type="spellStart"/>
      <w:r>
        <w:t>TiVoAd</w:t>
      </w:r>
      <w:r w:rsidR="00BA798A">
        <w:t>vert</w:t>
      </w:r>
      <w:proofErr w:type="spellEnd"/>
      <w:r>
        <w:t xml:space="preserve">” parameter is present </w:t>
      </w:r>
      <w:r w:rsidR="005C4BF5">
        <w:t xml:space="preserve">which will later be used by the </w:t>
      </w:r>
      <w:r w:rsidR="00BA0915">
        <w:t xml:space="preserve">MDC </w:t>
      </w:r>
      <w:r w:rsidR="005C4BF5">
        <w:t xml:space="preserve">in  </w:t>
      </w:r>
      <w:r>
        <w:t>ad</w:t>
      </w:r>
      <w:r w:rsidR="005C4BF5">
        <w:t xml:space="preserve"> manifest</w:t>
      </w:r>
      <w:r>
        <w:t xml:space="preserve"> requests into the VSPP. For main content, the “&amp;device=TiVo” parameter will already be present having been part of the original URL the STB was supplied with by Traxis and with this being passed through the CDN and i</w:t>
      </w:r>
      <w:r w:rsidR="005C4BF5">
        <w:t>n</w:t>
      </w:r>
      <w:r>
        <w:t>to the MDC.</w:t>
      </w:r>
    </w:p>
    <w:p w:rsidR="00740A6E" w:rsidRDefault="00740A6E" w:rsidP="00307919">
      <w:pPr>
        <w:pStyle w:val="Heading2"/>
        <w:pageBreakBefore/>
      </w:pPr>
      <w:bookmarkStart w:id="368" w:name="_Toc490728976"/>
      <w:r>
        <w:t>Content Processing in VSPP</w:t>
      </w:r>
      <w:bookmarkEnd w:id="368"/>
    </w:p>
    <w:p w:rsidR="00740A6E" w:rsidRDefault="00740A6E" w:rsidP="00740A6E">
      <w:r>
        <w:t>The SeaChange Adrenalin platform is used to manage content metadata in the IP VoD platform and propagates this through to the front-end systems that make this available to the STB and manage purchases, rights and subscriptions (Traxis).</w:t>
      </w:r>
    </w:p>
    <w:p w:rsidR="005A53F5" w:rsidRDefault="00897FE2" w:rsidP="00740A6E">
      <w:r w:rsidRPr="00897FE2">
        <w:rPr>
          <w:noProof/>
          <w:lang w:eastAsia="en-GB"/>
        </w:rPr>
        <w:t xml:space="preserve"> </w:t>
      </w:r>
      <w:r w:rsidR="00B24FF9" w:rsidRPr="00B24FF9">
        <w:rPr>
          <w:noProof/>
          <w:lang w:eastAsia="en-GB"/>
        </w:rPr>
        <w:drawing>
          <wp:inline distT="0" distB="0" distL="0" distR="0" wp14:anchorId="2D2A5120" wp14:editId="4B770713">
            <wp:extent cx="5904230" cy="3100352"/>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04230" cy="3100352"/>
                    </a:xfrm>
                    <a:prstGeom prst="rect">
                      <a:avLst/>
                    </a:prstGeom>
                  </pic:spPr>
                </pic:pic>
              </a:graphicData>
            </a:graphic>
          </wp:inline>
        </w:drawing>
      </w:r>
    </w:p>
    <w:p w:rsidR="005A53F5" w:rsidRDefault="005A53F5" w:rsidP="00740A6E"/>
    <w:p w:rsidR="00740A6E" w:rsidRDefault="00740A6E" w:rsidP="00740A6E">
      <w:r>
        <w:t>However, the content itself, in terms of video file frag</w:t>
      </w:r>
      <w:r w:rsidR="00A306B5">
        <w:t>ments and MPEG DASH manifests is</w:t>
      </w:r>
      <w:r>
        <w:t xml:space="preserve"> managed by the Ericsson VSPP platform.</w:t>
      </w:r>
      <w:r w:rsidR="00A306B5">
        <w:t xml:space="preserve"> This platform is composed of multiple subsystem components and is organised into a number of nodes to spread the processing and storage across a number of servers. Details of the hardware components and their interconnectivity are given in the “Network &amp; Server Infrastructure” section of this document.</w:t>
      </w:r>
    </w:p>
    <w:p w:rsidR="00A306B5" w:rsidRDefault="00A306B5" w:rsidP="00740A6E"/>
    <w:p w:rsidR="00A306B5" w:rsidRDefault="00A306B5" w:rsidP="00740A6E">
      <w:r>
        <w:t>Although the VSPP will not actually perform encoding of assets, it will be responsible for analysing and distributing them across its internal network such that manifests and content segments are available on-demand to client systems. Client systems in our scenario are the MM (for manifests) and the CDN (for content segments).</w:t>
      </w:r>
    </w:p>
    <w:p w:rsidR="00A306B5" w:rsidRDefault="00A306B5" w:rsidP="00740A6E"/>
    <w:p w:rsidR="005A53F5" w:rsidRPr="005A53F5" w:rsidRDefault="00A306B5" w:rsidP="005A53F5">
      <w:pPr>
        <w:pStyle w:val="Heading3"/>
      </w:pPr>
      <w:bookmarkStart w:id="369" w:name="_Toc490728977"/>
      <w:r>
        <w:t>Flow</w:t>
      </w:r>
      <w:bookmarkEnd w:id="369"/>
    </w:p>
    <w:p w:rsidR="00634643" w:rsidRDefault="00634643" w:rsidP="00A306B5">
      <w:r>
        <w:t>The process is triggered</w:t>
      </w:r>
      <w:r w:rsidR="005A53F5">
        <w:t xml:space="preserve"> by the SeaChange Prodis workflow manager once the metadata for the asset is successfully ingested to Adrenalin. Prodis will then inform the VSPP of a package to ingest through interface C10 (3d in SeaChange documentation) through an HTTP PUT with an XML document payload specifying the asset to ingest and the location on the staging servers from which VSPP can pull the essence files.</w:t>
      </w:r>
    </w:p>
    <w:p w:rsidR="005A53F5" w:rsidRDefault="005A53F5" w:rsidP="00A306B5"/>
    <w:p w:rsidR="005A53F5" w:rsidRDefault="005A53F5" w:rsidP="00A306B5">
      <w:r>
        <w:t>VSPP will perform a number of QA steps on the asset and then, if successful, will proceed to process the essence files into the VSPP storage nodes and the accompanying manifest metadata into the VSPP database.</w:t>
      </w:r>
    </w:p>
    <w:p w:rsidR="005A53F5" w:rsidRDefault="005A53F5" w:rsidP="00A306B5">
      <w:r>
        <w:t>VSPP expects the various bitrate/resolution renditions of the DASH asset to be supplied ready-encoded. This content should have SCTE 35 markers at the internal breaks and should be structured into a series of closed GOPs allowing the VSPP to fragment the asset as per MPEG DASH specifications. These fragments are then distributed across the VSPP storage nodes.</w:t>
      </w:r>
    </w:p>
    <w:p w:rsidR="001E60CE" w:rsidRDefault="001E60CE" w:rsidP="00A306B5"/>
    <w:p w:rsidR="001E60CE" w:rsidRDefault="001E60CE" w:rsidP="00A306B5">
      <w:r>
        <w:t>Some content will contain subtitles</w:t>
      </w:r>
      <w:r w:rsidR="00A53E64">
        <w:t xml:space="preserve"> in STL format</w:t>
      </w:r>
      <w:r>
        <w:t xml:space="preserve">. Where these are provided, the VSPP is required to convert these to the </w:t>
      </w:r>
      <w:proofErr w:type="spellStart"/>
      <w:r>
        <w:t>WebVTT</w:t>
      </w:r>
      <w:proofErr w:type="spellEnd"/>
      <w:r>
        <w:t xml:space="preserve"> format for distribution.</w:t>
      </w:r>
    </w:p>
    <w:p w:rsidR="001E60CE" w:rsidRDefault="001E60CE" w:rsidP="00A306B5"/>
    <w:p w:rsidR="001E60CE" w:rsidRDefault="001E60CE" w:rsidP="00A306B5">
      <w:r>
        <w:t xml:space="preserve">During this process, Prodis periodically polls VSPP for the status of </w:t>
      </w:r>
      <w:proofErr w:type="gramStart"/>
      <w:r>
        <w:t>the ingest</w:t>
      </w:r>
      <w:proofErr w:type="gramEnd"/>
      <w:r>
        <w:t>. Through this mechanism, VSPP will indicate whether the asset is still being processed, is ready or if it has failed the VSPP QC. The offer will only be made available by Prodis/Traxis once processing has been successfully completed by VSPP.</w:t>
      </w:r>
    </w:p>
    <w:p w:rsidR="001E60CE" w:rsidRDefault="001E60CE" w:rsidP="00A306B5"/>
    <w:p w:rsidR="00D651ED" w:rsidRDefault="00D651ED" w:rsidP="00B7101F">
      <w:pPr>
        <w:pStyle w:val="Heading3"/>
      </w:pPr>
      <w:bookmarkStart w:id="370" w:name="_Toc490728978"/>
      <w:r>
        <w:t>Sequence</w:t>
      </w:r>
      <w:bookmarkEnd w:id="370"/>
    </w:p>
    <w:p w:rsidR="000B0866" w:rsidRDefault="000B0866" w:rsidP="000B0866">
      <w:r>
        <w:t>The following diagram shows these events in terms of a sequence diagram –</w:t>
      </w:r>
    </w:p>
    <w:p w:rsidR="000B0866" w:rsidRDefault="000B0866" w:rsidP="000B0866"/>
    <w:p w:rsidR="000B0866" w:rsidRDefault="00391AE9" w:rsidP="000B0866">
      <w:pPr>
        <w:jc w:val="center"/>
      </w:pPr>
      <w:r>
        <w:rPr>
          <w:noProof/>
          <w:lang w:eastAsia="en-GB"/>
        </w:rPr>
        <w:drawing>
          <wp:inline distT="0" distB="0" distL="0" distR="0" wp14:anchorId="30574490" wp14:editId="1EEE07EE">
            <wp:extent cx="3927600" cy="54288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ChangetoVSPP_Disgram.png"/>
                    <pic:cNvPicPr/>
                  </pic:nvPicPr>
                  <pic:blipFill>
                    <a:blip r:embed="rId39">
                      <a:extLst>
                        <a:ext uri="{28A0092B-C50C-407E-A947-70E740481C1C}">
                          <a14:useLocalDpi xmlns:a14="http://schemas.microsoft.com/office/drawing/2010/main" val="0"/>
                        </a:ext>
                      </a:extLst>
                    </a:blip>
                    <a:stretch>
                      <a:fillRect/>
                    </a:stretch>
                  </pic:blipFill>
                  <pic:spPr>
                    <a:xfrm>
                      <a:off x="0" y="0"/>
                      <a:ext cx="3927600" cy="5428800"/>
                    </a:xfrm>
                    <a:prstGeom prst="rect">
                      <a:avLst/>
                    </a:prstGeom>
                  </pic:spPr>
                </pic:pic>
              </a:graphicData>
            </a:graphic>
          </wp:inline>
        </w:drawing>
      </w:r>
    </w:p>
    <w:p w:rsidR="000B0866" w:rsidRDefault="000B0866" w:rsidP="000B0866"/>
    <w:p w:rsidR="000B0866" w:rsidRPr="000B0866" w:rsidRDefault="000B0866" w:rsidP="000B0866">
      <w:r>
        <w:t xml:space="preserve">Following the completion of this process, the asset is ready to be notified into Cadent via the </w:t>
      </w:r>
      <w:r w:rsidR="002F016D">
        <w:t>TVA Transformer interface</w:t>
      </w:r>
      <w:r>
        <w:t xml:space="preserve"> (described in a later section).</w:t>
      </w:r>
    </w:p>
    <w:p w:rsidR="00D651ED" w:rsidRPr="00D651ED" w:rsidRDefault="00D651ED" w:rsidP="00D651ED"/>
    <w:p w:rsidR="001E60CE" w:rsidRDefault="00B7101F" w:rsidP="00B7101F">
      <w:pPr>
        <w:pStyle w:val="Heading3"/>
      </w:pPr>
      <w:bookmarkStart w:id="371" w:name="_Toc490728979"/>
      <w:r>
        <w:t>SeaChange to VSPP Messaging</w:t>
      </w:r>
      <w:bookmarkEnd w:id="371"/>
    </w:p>
    <w:p w:rsidR="00B7101F" w:rsidRDefault="00B7101F" w:rsidP="00452F55">
      <w:pPr>
        <w:pStyle w:val="Heading4"/>
      </w:pPr>
      <w:bookmarkStart w:id="372" w:name="_Toc490728980"/>
      <w:r>
        <w:t>Ingest Notification</w:t>
      </w:r>
      <w:bookmarkEnd w:id="372"/>
    </w:p>
    <w:p w:rsidR="00DD0CE8" w:rsidRDefault="00DD0CE8" w:rsidP="00DD0CE8">
      <w:r>
        <w:t>SeaChange will notify the VSPP through an HTTP PUT –</w:t>
      </w:r>
    </w:p>
    <w:p w:rsidR="00DD0CE8" w:rsidRDefault="00DD0CE8" w:rsidP="00DD0CE8"/>
    <w:p w:rsidR="00DD0CE8" w:rsidRDefault="00DD0CE8" w:rsidP="00DD0CE8">
      <w:pPr>
        <w:pStyle w:val="CodeBlock"/>
      </w:pPr>
      <w:r w:rsidRPr="00DD0CE8">
        <w:t>PUT /Content/4d854d85-4e6c-d06f-b15b-d06fa6d85edf HTTP/1.1</w:t>
      </w:r>
    </w:p>
    <w:p w:rsidR="00DD0CE8" w:rsidRDefault="00DD0CE8" w:rsidP="00DD0CE8"/>
    <w:p w:rsidR="00DD0CE8" w:rsidRDefault="00DD0CE8" w:rsidP="00DD0CE8">
      <w:r>
        <w:t>The request follows the REST convention in that the URL of the PUT message also specified the content ID.</w:t>
      </w:r>
    </w:p>
    <w:p w:rsidR="00DD0CE8" w:rsidRDefault="00DD0CE8" w:rsidP="00DD0CE8"/>
    <w:p w:rsidR="00DD0CE8" w:rsidRPr="00DD0CE8" w:rsidRDefault="00DD0CE8" w:rsidP="00DD0CE8">
      <w:r>
        <w:t>The body of the message will contain an XML document as follows -</w:t>
      </w:r>
    </w:p>
    <w:p w:rsidR="00DD0CE8" w:rsidRDefault="00DD0CE8" w:rsidP="00DD0CE8"/>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roofErr w:type="gramStart"/>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xml</w:t>
      </w:r>
      <w:proofErr w:type="gramEnd"/>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version</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"1.0"</w:t>
      </w:r>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encoding</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"UTF-8"</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gramStart"/>
      <w:r>
        <w:rPr>
          <w:rFonts w:ascii="Consolas" w:eastAsia="Times New Roman" w:hAnsi="Consolas" w:cs="Consolas"/>
          <w:color w:val="7F007F"/>
          <w:szCs w:val="20"/>
          <w:lang w:eastAsia="en-GB"/>
        </w:rPr>
        <w:t>id</w:t>
      </w:r>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"4d854d85-4e6c-d06f-b15b-d06fa6d85edf"</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xmlns</w:t>
      </w:r>
      <w:proofErr w:type="spellEnd"/>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r>
        <w:rPr>
          <w:rFonts w:ascii="Consolas" w:eastAsia="Times New Roman" w:hAnsi="Consolas" w:cs="Consolas"/>
          <w:color w:val="7F007F"/>
          <w:szCs w:val="20"/>
          <w:lang w:eastAsia="en-GB"/>
        </w:rPr>
        <w:t>xmlns:xsi</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"http://www.w3.org/2001/XMLSchema-instance"</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xsi:</w:t>
      </w:r>
      <w:proofErr w:type="gramEnd"/>
      <w:r>
        <w:rPr>
          <w:rFonts w:ascii="Consolas" w:eastAsia="Times New Roman" w:hAnsi="Consolas" w:cs="Consolas"/>
          <w:color w:val="7F007F"/>
          <w:szCs w:val="20"/>
          <w:lang w:eastAsia="en-GB"/>
        </w:rPr>
        <w:t>schemaLocation</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 SeaChange3D.xsd "</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Name</w:t>
      </w:r>
      <w:r>
        <w:rPr>
          <w:rFonts w:ascii="Consolas" w:eastAsia="Times New Roman" w:hAnsi="Consolas" w:cs="Consolas"/>
          <w:color w:val="008080"/>
          <w:szCs w:val="20"/>
          <w:lang w:eastAsia="en-GB"/>
        </w:rPr>
        <w:t>&gt;</w:t>
      </w:r>
      <w:r>
        <w:rPr>
          <w:rFonts w:ascii="Consolas" w:eastAsia="Times New Roman" w:hAnsi="Consolas" w:cs="Consolas"/>
          <w:color w:val="000000"/>
          <w:szCs w:val="20"/>
          <w:u w:val="single"/>
          <w:lang w:eastAsia="en-GB"/>
        </w:rPr>
        <w:t>Spiderman</w:t>
      </w:r>
      <w:r>
        <w:rPr>
          <w:rFonts w:ascii="Consolas" w:eastAsia="Times New Roman" w:hAnsi="Consolas" w:cs="Consolas"/>
          <w:color w:val="000000"/>
          <w:szCs w:val="20"/>
          <w:lang w:eastAsia="en-GB"/>
        </w:rPr>
        <w:t xml:space="preserve"> 3</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Name</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Provider</w:t>
      </w:r>
      <w:r>
        <w:rPr>
          <w:rFonts w:ascii="Consolas" w:eastAsia="Times New Roman" w:hAnsi="Consolas" w:cs="Consolas"/>
          <w:color w:val="008080"/>
          <w:szCs w:val="20"/>
          <w:lang w:eastAsia="en-GB"/>
        </w:rPr>
        <w:t>&gt;</w:t>
      </w:r>
      <w:r>
        <w:rPr>
          <w:rFonts w:ascii="Consolas" w:eastAsia="Times New Roman" w:hAnsi="Consolas" w:cs="Consolas"/>
          <w:color w:val="000000"/>
          <w:szCs w:val="20"/>
          <w:u w:val="single"/>
          <w:lang w:eastAsia="en-GB"/>
        </w:rPr>
        <w:t>Sony</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Provider</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proofErr w:type="spellStart"/>
      <w:r>
        <w:rPr>
          <w:rFonts w:ascii="Consolas" w:eastAsia="Times New Roman" w:hAnsi="Consolas" w:cs="Consolas"/>
          <w:color w:val="3F7F7F"/>
          <w:szCs w:val="20"/>
          <w:lang w:eastAsia="en-GB"/>
        </w:rPr>
        <w:t>SourceUri</w:t>
      </w:r>
      <w:proofErr w:type="spellEnd"/>
      <w:r>
        <w:rPr>
          <w:rFonts w:ascii="Consolas" w:eastAsia="Times New Roman" w:hAnsi="Consolas" w:cs="Consolas"/>
          <w:color w:val="008080"/>
          <w:szCs w:val="20"/>
          <w:lang w:eastAsia="en-GB"/>
        </w:rPr>
        <w:t>&gt;</w:t>
      </w:r>
      <w:r>
        <w:rPr>
          <w:rFonts w:ascii="Consolas" w:eastAsia="Times New Roman" w:hAnsi="Consolas" w:cs="Consolas"/>
          <w:color w:val="000000"/>
          <w:szCs w:val="20"/>
          <w:lang w:eastAsia="en-GB"/>
        </w:rPr>
        <w:t>ftp://10.0.1.1/spiderman3</w:t>
      </w:r>
      <w:r w:rsidR="009B26AA">
        <w:rPr>
          <w:rFonts w:ascii="Consolas" w:eastAsia="Times New Roman" w:hAnsi="Consolas" w:cs="Consolas"/>
          <w:color w:val="000000"/>
          <w:szCs w:val="20"/>
          <w:lang w:eastAsia="en-GB"/>
        </w:rPr>
        <w:t>/</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SourceUri</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proofErr w:type="spellStart"/>
      <w:r>
        <w:rPr>
          <w:rFonts w:ascii="Consolas" w:eastAsia="Times New Roman" w:hAnsi="Consolas" w:cs="Consolas"/>
          <w:color w:val="3F7F7F"/>
          <w:szCs w:val="20"/>
          <w:lang w:eastAsia="en-GB"/>
        </w:rPr>
        <w:t>ProfileName</w:t>
      </w:r>
      <w:proofErr w:type="spellEnd"/>
      <w:r>
        <w:rPr>
          <w:rFonts w:ascii="Consolas" w:eastAsia="Times New Roman" w:hAnsi="Consolas" w:cs="Consolas"/>
          <w:color w:val="008080"/>
          <w:szCs w:val="20"/>
          <w:lang w:eastAsia="en-GB"/>
        </w:rPr>
        <w:t>&gt;</w:t>
      </w:r>
      <w:r w:rsidR="002F016D">
        <w:rPr>
          <w:rFonts w:ascii="Consolas" w:eastAsia="Times New Roman" w:hAnsi="Consolas" w:cs="Consolas"/>
          <w:color w:val="000000"/>
          <w:szCs w:val="20"/>
          <w:lang w:eastAsia="en-GB"/>
        </w:rPr>
        <w:t>H264-HD</w:t>
      </w:r>
      <w:r>
        <w:rPr>
          <w:rFonts w:ascii="Consolas" w:eastAsia="Times New Roman" w:hAnsi="Consolas" w:cs="Consolas"/>
          <w:color w:val="008080"/>
          <w:szCs w:val="20"/>
          <w:lang w:eastAsia="en-GB"/>
        </w:rPr>
        <w:t>&lt;/</w:t>
      </w:r>
      <w:proofErr w:type="spellStart"/>
      <w:r>
        <w:rPr>
          <w:rFonts w:ascii="Consolas" w:eastAsia="Times New Roman" w:hAnsi="Consolas" w:cs="Consolas"/>
          <w:color w:val="3F7F7F"/>
          <w:szCs w:val="20"/>
          <w:lang w:eastAsia="en-GB"/>
        </w:rPr>
        <w:t>ProfileName</w:t>
      </w:r>
      <w:proofErr w:type="spellEnd"/>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r>
        <w:rPr>
          <w:rFonts w:ascii="Consolas" w:eastAsia="Times New Roman" w:hAnsi="Consolas" w:cs="Consolas"/>
          <w:color w:val="008080"/>
          <w:szCs w:val="20"/>
          <w:lang w:eastAsia="en-GB"/>
        </w:rPr>
        <w:t>&gt;</w:t>
      </w:r>
    </w:p>
    <w:p w:rsidR="00DD0CE8" w:rsidRDefault="00DD0CE8" w:rsidP="00DD0CE8"/>
    <w:p w:rsidR="00DD0CE8" w:rsidRDefault="00DD0CE8" w:rsidP="00DD0CE8">
      <w:r>
        <w:t>Following receipt of this message, the VSPP should reply immediately to acknowledge that it has received and understood the request. SeaChange will poll later for updates on the status of this ingest.</w:t>
      </w:r>
    </w:p>
    <w:p w:rsidR="00DD0CE8" w:rsidRDefault="00DD0CE8" w:rsidP="00DD0CE8"/>
    <w:p w:rsidR="00DD0CE8" w:rsidRDefault="00DD0CE8" w:rsidP="00DD0CE8">
      <w:r>
        <w:t>The initial reply will appear something like the following –</w:t>
      </w:r>
    </w:p>
    <w:p w:rsidR="00DD0CE8" w:rsidRDefault="00DD0CE8" w:rsidP="00DD0CE8"/>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roofErr w:type="gramStart"/>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xml</w:t>
      </w:r>
      <w:proofErr w:type="gramEnd"/>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version</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"1.0"</w:t>
      </w:r>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encoding</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"UTF-8"</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gramStart"/>
      <w:r>
        <w:rPr>
          <w:rFonts w:ascii="Consolas" w:eastAsia="Times New Roman" w:hAnsi="Consolas" w:cs="Consolas"/>
          <w:color w:val="7F007F"/>
          <w:szCs w:val="20"/>
          <w:lang w:eastAsia="en-GB"/>
        </w:rPr>
        <w:t>id</w:t>
      </w:r>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"4d854d85-4e6c-d06f-b15b-d06fa6d85edf"</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xmlns</w:t>
      </w:r>
      <w:proofErr w:type="spellEnd"/>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r>
        <w:rPr>
          <w:rFonts w:ascii="Consolas" w:eastAsia="Times New Roman" w:hAnsi="Consolas" w:cs="Consolas"/>
          <w:color w:val="7F007F"/>
          <w:szCs w:val="20"/>
          <w:lang w:eastAsia="en-GB"/>
        </w:rPr>
        <w:t>xmlns:xsi</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"http://www.w3.org/2001/XMLSchema-instance"</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xsi:</w:t>
      </w:r>
      <w:proofErr w:type="gramEnd"/>
      <w:r>
        <w:rPr>
          <w:rFonts w:ascii="Consolas" w:eastAsia="Times New Roman" w:hAnsi="Consolas" w:cs="Consolas"/>
          <w:color w:val="7F007F"/>
          <w:szCs w:val="20"/>
          <w:lang w:eastAsia="en-GB"/>
        </w:rPr>
        <w:t>schemaLocation</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 SeaChange3D.xsd "</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Status</w:t>
      </w:r>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id</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"Initial"</w:t>
      </w:r>
      <w:r>
        <w:rPr>
          <w:rFonts w:ascii="Consolas" w:eastAsia="Times New Roman" w:hAnsi="Consolas" w:cs="Consolas"/>
          <w:color w:val="008080"/>
          <w:szCs w:val="20"/>
          <w:lang w:eastAsia="en-GB"/>
        </w:rPr>
        <w:t>/&gt;</w:t>
      </w: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
    <w:p w:rsidR="00DD0CE8" w:rsidRDefault="00DD0CE8" w:rsidP="00DD0CE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r>
        <w:rPr>
          <w:rFonts w:ascii="Consolas" w:eastAsia="Times New Roman" w:hAnsi="Consolas" w:cs="Consolas"/>
          <w:color w:val="008080"/>
          <w:szCs w:val="20"/>
          <w:lang w:eastAsia="en-GB"/>
        </w:rPr>
        <w:t>&gt;</w:t>
      </w:r>
    </w:p>
    <w:p w:rsidR="00DD0CE8" w:rsidRDefault="00DD0CE8" w:rsidP="00DD0CE8"/>
    <w:p w:rsidR="00DD0CE8" w:rsidRPr="00DD0CE8" w:rsidRDefault="00DD0CE8" w:rsidP="00DD0CE8"/>
    <w:p w:rsidR="00E551CB" w:rsidRDefault="00E551CB" w:rsidP="00452F55">
      <w:pPr>
        <w:pStyle w:val="Heading4"/>
      </w:pPr>
      <w:bookmarkStart w:id="373" w:name="_Toc490728981"/>
      <w:r>
        <w:t>Status Poll</w:t>
      </w:r>
      <w:bookmarkEnd w:id="373"/>
    </w:p>
    <w:p w:rsidR="00A705FF" w:rsidRDefault="00A705FF" w:rsidP="00A705FF">
      <w:r>
        <w:t>Periodically, after the initial PUT, Adrenalin will poll the VSPP for the status of the previously initiated ingest. The poll will be in the form of an HTTP GET. This will be composed, in REST format, with a URL containing the ID of the content being queried followed by the string “/Status”.</w:t>
      </w:r>
    </w:p>
    <w:p w:rsidR="00A705FF" w:rsidRDefault="00A705FF" w:rsidP="00A705FF"/>
    <w:p w:rsidR="00A705FF" w:rsidRDefault="00A705FF" w:rsidP="00A705FF">
      <w:pPr>
        <w:pStyle w:val="CodeBlock"/>
      </w:pPr>
      <w:r w:rsidRPr="00A705FF">
        <w:t>GET /Content/4d854d85-4e6c-d06f-b15b-d06fa6d85edf/Status HTTP/1.1</w:t>
      </w:r>
    </w:p>
    <w:p w:rsidR="00A705FF" w:rsidRDefault="00A705FF" w:rsidP="00A705FF">
      <w:r>
        <w:t>The VSPP is expected to reply with an HTTP response with a 200 status code (for successful query) and a body containing the current status.</w:t>
      </w:r>
    </w:p>
    <w:p w:rsidR="00A705FF" w:rsidRDefault="00A705FF" w:rsidP="00A705FF"/>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roofErr w:type="gramStart"/>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xml</w:t>
      </w:r>
      <w:proofErr w:type="gramEnd"/>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version</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"1.0"</w:t>
      </w:r>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encoding</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"UTF-8"</w:t>
      </w:r>
      <w:r>
        <w:rPr>
          <w:rFonts w:ascii="Consolas" w:eastAsia="Times New Roman" w:hAnsi="Consolas" w:cs="Consolas"/>
          <w:color w:val="008080"/>
          <w:szCs w:val="20"/>
          <w:lang w:eastAsia="en-GB"/>
        </w:rPr>
        <w:t>?&gt;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gramStart"/>
      <w:r>
        <w:rPr>
          <w:rFonts w:ascii="Consolas" w:eastAsia="Times New Roman" w:hAnsi="Consolas" w:cs="Consolas"/>
          <w:color w:val="7F007F"/>
          <w:szCs w:val="20"/>
          <w:lang w:eastAsia="en-GB"/>
        </w:rPr>
        <w:t>id</w:t>
      </w:r>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"4d854d85-4e6c-d06f-b15b-d06fa6d85edf"</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xmlns</w:t>
      </w:r>
      <w:proofErr w:type="spellEnd"/>
      <w:proofErr w:type="gram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r>
        <w:rPr>
          <w:rFonts w:ascii="Consolas" w:eastAsia="Times New Roman" w:hAnsi="Consolas" w:cs="Consolas"/>
          <w:color w:val="7F007F"/>
          <w:szCs w:val="20"/>
          <w:lang w:eastAsia="en-GB"/>
        </w:rPr>
        <w:t>xmlns:xsi</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"http://www.w3.org/2001/XMLSchema-instance"</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proofErr w:type="gramStart"/>
      <w:r>
        <w:rPr>
          <w:rFonts w:ascii="Consolas" w:eastAsia="Times New Roman" w:hAnsi="Consolas" w:cs="Consolas"/>
          <w:color w:val="7F007F"/>
          <w:szCs w:val="20"/>
          <w:lang w:eastAsia="en-GB"/>
        </w:rPr>
        <w:t>xsi:</w:t>
      </w:r>
      <w:proofErr w:type="gramEnd"/>
      <w:r>
        <w:rPr>
          <w:rFonts w:ascii="Consolas" w:eastAsia="Times New Roman" w:hAnsi="Consolas" w:cs="Consolas"/>
          <w:color w:val="7F007F"/>
          <w:szCs w:val="20"/>
          <w:lang w:eastAsia="en-GB"/>
        </w:rPr>
        <w:t>schemaLocation</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"urn:eventis:cpi:1.0 SeaChange3D.xsd "</w:t>
      </w:r>
      <w:r>
        <w:rPr>
          <w:rFonts w:ascii="Consolas" w:eastAsia="Times New Roman" w:hAnsi="Consolas" w:cs="Consolas"/>
          <w:color w:val="008080"/>
          <w:szCs w:val="20"/>
          <w:lang w:eastAsia="en-GB"/>
        </w:rPr>
        <w:t>&gt;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Status</w:t>
      </w:r>
      <w:r>
        <w:rPr>
          <w:rFonts w:ascii="Consolas" w:eastAsia="Times New Roman" w:hAnsi="Consolas" w:cs="Consolas"/>
          <w:szCs w:val="20"/>
          <w:lang w:eastAsia="en-GB"/>
        </w:rPr>
        <w:t xml:space="preserve"> </w:t>
      </w:r>
      <w:r>
        <w:rPr>
          <w:rFonts w:ascii="Consolas" w:eastAsia="Times New Roman" w:hAnsi="Consolas" w:cs="Consolas"/>
          <w:color w:val="7F007F"/>
          <w:szCs w:val="20"/>
          <w:lang w:eastAsia="en-GB"/>
        </w:rPr>
        <w:t>id</w:t>
      </w:r>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"Ingesting"</w:t>
      </w:r>
      <w:r>
        <w:rPr>
          <w:rFonts w:ascii="Consolas" w:eastAsia="Times New Roman" w:hAnsi="Consolas" w:cs="Consolas"/>
          <w:color w:val="008080"/>
          <w:szCs w:val="20"/>
          <w:lang w:eastAsia="en-GB"/>
        </w:rPr>
        <w:t>&gt;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proofErr w:type="spellStart"/>
      <w:r>
        <w:rPr>
          <w:rFonts w:ascii="Consolas" w:eastAsia="Times New Roman" w:hAnsi="Consolas" w:cs="Consolas"/>
          <w:color w:val="3F7F7F"/>
          <w:szCs w:val="20"/>
          <w:lang w:eastAsia="en-GB"/>
        </w:rPr>
        <w:t>IngestPercentage</w:t>
      </w:r>
      <w:proofErr w:type="spellEnd"/>
      <w:r>
        <w:rPr>
          <w:rFonts w:ascii="Consolas" w:eastAsia="Times New Roman" w:hAnsi="Consolas" w:cs="Consolas"/>
          <w:color w:val="3F7F7F"/>
          <w:szCs w:val="20"/>
          <w:lang w:eastAsia="en-GB"/>
        </w:rPr>
        <w:t>&gt;</w:t>
      </w:r>
      <w:r w:rsidR="00AE73EB">
        <w:rPr>
          <w:rFonts w:ascii="Consolas" w:eastAsia="Times New Roman" w:hAnsi="Consolas" w:cs="Consolas"/>
          <w:color w:val="000000"/>
          <w:szCs w:val="20"/>
          <w:lang w:eastAsia="en-GB"/>
        </w:rPr>
        <w:t>20</w:t>
      </w:r>
      <w:r w:rsidR="00AE73EB">
        <w:rPr>
          <w:rFonts w:ascii="Consolas" w:eastAsia="Times New Roman" w:hAnsi="Consolas" w:cs="Consolas"/>
          <w:color w:val="008080"/>
          <w:szCs w:val="20"/>
          <w:lang w:eastAsia="en-GB"/>
        </w:rPr>
        <w:t>&lt;/</w:t>
      </w:r>
      <w:proofErr w:type="spellStart"/>
      <w:r w:rsidR="00AE73EB">
        <w:rPr>
          <w:rFonts w:ascii="Consolas" w:eastAsia="Times New Roman" w:hAnsi="Consolas" w:cs="Consolas"/>
          <w:color w:val="3F7F7F"/>
          <w:szCs w:val="20"/>
          <w:lang w:eastAsia="en-GB"/>
        </w:rPr>
        <w:t>IngestPercentage</w:t>
      </w:r>
      <w:proofErr w:type="spellEnd"/>
      <w:r w:rsidR="00AE73EB">
        <w:rPr>
          <w:rFonts w:ascii="Consolas" w:eastAsia="Times New Roman" w:hAnsi="Consolas" w:cs="Consolas"/>
          <w:color w:val="008080"/>
          <w:szCs w:val="20"/>
          <w:lang w:eastAsia="en-GB"/>
        </w:rPr>
        <w:t>&gt;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0000"/>
          <w:szCs w:val="20"/>
          <w:lang w:eastAsia="en-GB"/>
        </w:rPr>
        <w:t xml:space="preserve">  </w:t>
      </w: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Status</w:t>
      </w:r>
      <w:r>
        <w:rPr>
          <w:rFonts w:ascii="Consolas" w:eastAsia="Times New Roman" w:hAnsi="Consolas" w:cs="Consolas"/>
          <w:color w:val="008080"/>
          <w:szCs w:val="20"/>
          <w:lang w:eastAsia="en-GB"/>
        </w:rPr>
        <w:t>&gt;</w:t>
      </w: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p>
    <w:p w:rsidR="00A705FF" w:rsidRDefault="00A705FF" w:rsidP="00A705FF">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pPr>
      <w:r>
        <w:rPr>
          <w:rFonts w:ascii="Consolas" w:eastAsia="Times New Roman" w:hAnsi="Consolas" w:cs="Consolas"/>
          <w:color w:val="008080"/>
          <w:szCs w:val="20"/>
          <w:lang w:eastAsia="en-GB"/>
        </w:rPr>
        <w:t>&lt;/</w:t>
      </w:r>
      <w:r>
        <w:rPr>
          <w:rFonts w:ascii="Consolas" w:eastAsia="Times New Roman" w:hAnsi="Consolas" w:cs="Consolas"/>
          <w:color w:val="3F7F7F"/>
          <w:szCs w:val="20"/>
          <w:lang w:eastAsia="en-GB"/>
        </w:rPr>
        <w:t>Content</w:t>
      </w:r>
      <w:r>
        <w:rPr>
          <w:rFonts w:ascii="Consolas" w:eastAsia="Times New Roman" w:hAnsi="Consolas" w:cs="Consolas"/>
          <w:color w:val="008080"/>
          <w:szCs w:val="20"/>
          <w:lang w:eastAsia="en-GB"/>
        </w:rPr>
        <w:t>&gt;</w:t>
      </w:r>
    </w:p>
    <w:p w:rsidR="00A705FF" w:rsidRDefault="00A705FF" w:rsidP="00A705FF"/>
    <w:p w:rsidR="00A705FF" w:rsidRDefault="00A705FF" w:rsidP="00A705FF">
      <w:r>
        <w:t>For a successful response, the status might be any one of the following –</w:t>
      </w:r>
    </w:p>
    <w:p w:rsidR="00A705FF" w:rsidRDefault="00A705FF" w:rsidP="00A705FF"/>
    <w:tbl>
      <w:tblPr>
        <w:tblStyle w:val="TableList4"/>
        <w:tblW w:w="0" w:type="auto"/>
        <w:tblLook w:val="0480" w:firstRow="0" w:lastRow="0" w:firstColumn="1" w:lastColumn="0" w:noHBand="0" w:noVBand="1"/>
      </w:tblPr>
      <w:tblGrid>
        <w:gridCol w:w="2093"/>
        <w:gridCol w:w="7421"/>
      </w:tblGrid>
      <w:tr w:rsidR="00A705FF" w:rsidTr="00A705FF">
        <w:tc>
          <w:tcPr>
            <w:cnfStyle w:val="001000000000" w:firstRow="0" w:lastRow="0" w:firstColumn="1" w:lastColumn="0" w:oddVBand="0" w:evenVBand="0" w:oddHBand="0" w:evenHBand="0" w:firstRowFirstColumn="0" w:firstRowLastColumn="0" w:lastRowFirstColumn="0" w:lastRowLastColumn="0"/>
            <w:tcW w:w="2093" w:type="dxa"/>
          </w:tcPr>
          <w:p w:rsidR="00A705FF" w:rsidRDefault="00A705FF" w:rsidP="00A705FF">
            <w:r>
              <w:t>Initial</w:t>
            </w:r>
          </w:p>
        </w:tc>
        <w:tc>
          <w:tcPr>
            <w:tcW w:w="7421" w:type="dxa"/>
          </w:tcPr>
          <w:p w:rsidR="00A705FF" w:rsidRDefault="00A705FF" w:rsidP="00A705FF">
            <w:pPr>
              <w:cnfStyle w:val="000000000000" w:firstRow="0" w:lastRow="0" w:firstColumn="0" w:lastColumn="0" w:oddVBand="0" w:evenVBand="0" w:oddHBand="0" w:evenHBand="0" w:firstRowFirstColumn="0" w:firstRowLastColumn="0" w:lastRowFirstColumn="0" w:lastRowLastColumn="0"/>
            </w:pPr>
            <w:r>
              <w:t>The VSPP has registered the asset for ingest but has not yet begun the ingest process.</w:t>
            </w:r>
          </w:p>
        </w:tc>
      </w:tr>
      <w:tr w:rsidR="00A705FF" w:rsidTr="00A705FF">
        <w:tc>
          <w:tcPr>
            <w:cnfStyle w:val="001000000000" w:firstRow="0" w:lastRow="0" w:firstColumn="1" w:lastColumn="0" w:oddVBand="0" w:evenVBand="0" w:oddHBand="0" w:evenHBand="0" w:firstRowFirstColumn="0" w:firstRowLastColumn="0" w:lastRowFirstColumn="0" w:lastRowLastColumn="0"/>
            <w:tcW w:w="2093" w:type="dxa"/>
          </w:tcPr>
          <w:p w:rsidR="00A705FF" w:rsidRDefault="00A705FF" w:rsidP="00A705FF">
            <w:r>
              <w:t>Ingesting</w:t>
            </w:r>
          </w:p>
        </w:tc>
        <w:tc>
          <w:tcPr>
            <w:tcW w:w="7421" w:type="dxa"/>
          </w:tcPr>
          <w:p w:rsidR="00A705FF" w:rsidRDefault="00A705FF" w:rsidP="00A705FF">
            <w:pPr>
              <w:cnfStyle w:val="000000000000" w:firstRow="0" w:lastRow="0" w:firstColumn="0" w:lastColumn="0" w:oddVBand="0" w:evenVBand="0" w:oddHBand="0" w:evenHBand="0" w:firstRowFirstColumn="0" w:firstRowLastColumn="0" w:lastRowFirstColumn="0" w:lastRowLastColumn="0"/>
            </w:pPr>
            <w:r>
              <w:t>The VSPP is currently processing</w:t>
            </w:r>
            <w:r w:rsidR="00AE73EB">
              <w:t xml:space="preserve"> and </w:t>
            </w:r>
            <w:r w:rsidR="00AE73EB" w:rsidRPr="00AE73EB">
              <w:rPr>
                <w:rStyle w:val="CodeSnippetBoxed"/>
              </w:rPr>
              <w:t>&lt;</w:t>
            </w:r>
            <w:proofErr w:type="spellStart"/>
            <w:r w:rsidR="00AE73EB" w:rsidRPr="00AE73EB">
              <w:rPr>
                <w:rStyle w:val="CodeSnippetBoxed"/>
              </w:rPr>
              <w:t>IngestPercentage</w:t>
            </w:r>
            <w:proofErr w:type="spellEnd"/>
            <w:r w:rsidR="00AE73EB" w:rsidRPr="00AE73EB">
              <w:rPr>
                <w:rStyle w:val="CodeSnippetBoxed"/>
              </w:rPr>
              <w:t>&gt;</w:t>
            </w:r>
            <w:r w:rsidR="00AE73EB">
              <w:t xml:space="preserve"> indicates progress.</w:t>
            </w:r>
          </w:p>
        </w:tc>
      </w:tr>
      <w:tr w:rsidR="00A705FF" w:rsidTr="00A705FF">
        <w:tc>
          <w:tcPr>
            <w:cnfStyle w:val="001000000000" w:firstRow="0" w:lastRow="0" w:firstColumn="1" w:lastColumn="0" w:oddVBand="0" w:evenVBand="0" w:oddHBand="0" w:evenHBand="0" w:firstRowFirstColumn="0" w:firstRowLastColumn="0" w:lastRowFirstColumn="0" w:lastRowLastColumn="0"/>
            <w:tcW w:w="2093" w:type="dxa"/>
          </w:tcPr>
          <w:p w:rsidR="00A705FF" w:rsidRDefault="00A705FF" w:rsidP="00A705FF">
            <w:proofErr w:type="spellStart"/>
            <w:r>
              <w:t>IngestingAndPlayable</w:t>
            </w:r>
            <w:proofErr w:type="spellEnd"/>
          </w:p>
        </w:tc>
        <w:tc>
          <w:tcPr>
            <w:tcW w:w="7421" w:type="dxa"/>
          </w:tcPr>
          <w:p w:rsidR="00A705FF" w:rsidRDefault="00AE73EB" w:rsidP="00A705FF">
            <w:pPr>
              <w:cnfStyle w:val="000000000000" w:firstRow="0" w:lastRow="0" w:firstColumn="0" w:lastColumn="0" w:oddVBand="0" w:evenVBand="0" w:oddHBand="0" w:evenHBand="0" w:firstRowFirstColumn="0" w:firstRowLastColumn="0" w:lastRowFirstColumn="0" w:lastRowLastColumn="0"/>
            </w:pPr>
            <w:r>
              <w:t>As above but the content can be streamed out. Not expected to be used in this scenario</w:t>
            </w:r>
            <w:r w:rsidR="00340D15">
              <w:t xml:space="preserve"> since for VoD we require that the full manifest is available before it can be used. A partial manifest would not work since the manifest manipulator requires the full manifest to work on.</w:t>
            </w:r>
          </w:p>
        </w:tc>
      </w:tr>
      <w:tr w:rsidR="00A705FF" w:rsidTr="00A705FF">
        <w:tc>
          <w:tcPr>
            <w:cnfStyle w:val="001000000000" w:firstRow="0" w:lastRow="0" w:firstColumn="1" w:lastColumn="0" w:oddVBand="0" w:evenVBand="0" w:oddHBand="0" w:evenHBand="0" w:firstRowFirstColumn="0" w:firstRowLastColumn="0" w:lastRowFirstColumn="0" w:lastRowLastColumn="0"/>
            <w:tcW w:w="2093" w:type="dxa"/>
          </w:tcPr>
          <w:p w:rsidR="00A705FF" w:rsidRDefault="00A705FF" w:rsidP="00A705FF">
            <w:r>
              <w:t>Ingested</w:t>
            </w:r>
          </w:p>
        </w:tc>
        <w:tc>
          <w:tcPr>
            <w:tcW w:w="7421" w:type="dxa"/>
          </w:tcPr>
          <w:p w:rsidR="00A705FF" w:rsidRDefault="00AE73EB" w:rsidP="00A705FF">
            <w:pPr>
              <w:cnfStyle w:val="000000000000" w:firstRow="0" w:lastRow="0" w:firstColumn="0" w:lastColumn="0" w:oddVBand="0" w:evenVBand="0" w:oddHBand="0" w:evenHBand="0" w:firstRowFirstColumn="0" w:firstRowLastColumn="0" w:lastRowFirstColumn="0" w:lastRowLastColumn="0"/>
            </w:pPr>
            <w:proofErr w:type="gramStart"/>
            <w:r>
              <w:t>The ingest</w:t>
            </w:r>
            <w:proofErr w:type="gramEnd"/>
            <w:r>
              <w:t xml:space="preserve"> is complete and the asset is ready for use on the VSPP.</w:t>
            </w:r>
          </w:p>
        </w:tc>
      </w:tr>
    </w:tbl>
    <w:p w:rsidR="00A705FF" w:rsidRDefault="00A705FF" w:rsidP="00A705FF"/>
    <w:p w:rsidR="0051701D" w:rsidRDefault="0051701D" w:rsidP="00A705FF">
      <w:r>
        <w:t>For an unsuccessful call, the status code will indicate an error and the body will contain an error response. For an error response, the status code in the message body may be one of the following –</w:t>
      </w:r>
    </w:p>
    <w:p w:rsidR="0051701D" w:rsidRDefault="0051701D" w:rsidP="0051701D"/>
    <w:tbl>
      <w:tblPr>
        <w:tblStyle w:val="TableList4"/>
        <w:tblW w:w="0" w:type="auto"/>
        <w:tblLook w:val="0480" w:firstRow="0" w:lastRow="0" w:firstColumn="1" w:lastColumn="0" w:noHBand="0" w:noVBand="1"/>
      </w:tblPr>
      <w:tblGrid>
        <w:gridCol w:w="3369"/>
        <w:gridCol w:w="6145"/>
      </w:tblGrid>
      <w:tr w:rsidR="0051701D" w:rsidTr="0051701D">
        <w:tc>
          <w:tcPr>
            <w:cnfStyle w:val="001000000000" w:firstRow="0" w:lastRow="0" w:firstColumn="1" w:lastColumn="0" w:oddVBand="0" w:evenVBand="0" w:oddHBand="0" w:evenHBand="0" w:firstRowFirstColumn="0" w:firstRowLastColumn="0" w:lastRowFirstColumn="0" w:lastRowLastColumn="0"/>
            <w:tcW w:w="3369" w:type="dxa"/>
          </w:tcPr>
          <w:p w:rsidR="0051701D" w:rsidRDefault="0051701D" w:rsidP="00E65513">
            <w:r>
              <w:t>Error-</w:t>
            </w:r>
            <w:proofErr w:type="spellStart"/>
            <w:r>
              <w:t>IngestHostUnreachable</w:t>
            </w:r>
            <w:proofErr w:type="spellEnd"/>
          </w:p>
        </w:tc>
        <w:tc>
          <w:tcPr>
            <w:tcW w:w="6145" w:type="dxa"/>
          </w:tcPr>
          <w:p w:rsidR="0051701D" w:rsidRDefault="0051701D" w:rsidP="00E65513">
            <w:pPr>
              <w:cnfStyle w:val="000000000000" w:firstRow="0" w:lastRow="0" w:firstColumn="0" w:lastColumn="0" w:oddVBand="0" w:evenVBand="0" w:oddHBand="0" w:evenHBand="0" w:firstRowFirstColumn="0" w:firstRowLastColumn="0" w:lastRowFirstColumn="0" w:lastRowLastColumn="0"/>
            </w:pPr>
            <w:r>
              <w:t>VSPP couldn’t pull the content from the URL specified.</w:t>
            </w:r>
          </w:p>
        </w:tc>
      </w:tr>
      <w:tr w:rsidR="0051701D" w:rsidTr="0051701D">
        <w:tc>
          <w:tcPr>
            <w:cnfStyle w:val="001000000000" w:firstRow="0" w:lastRow="0" w:firstColumn="1" w:lastColumn="0" w:oddVBand="0" w:evenVBand="0" w:oddHBand="0" w:evenHBand="0" w:firstRowFirstColumn="0" w:firstRowLastColumn="0" w:lastRowFirstColumn="0" w:lastRowLastColumn="0"/>
            <w:tcW w:w="3369" w:type="dxa"/>
          </w:tcPr>
          <w:p w:rsidR="0051701D" w:rsidRDefault="0051701D" w:rsidP="00E65513">
            <w:r>
              <w:t>Error-</w:t>
            </w:r>
            <w:proofErr w:type="spellStart"/>
            <w:r>
              <w:t>IngestSourceNotFound</w:t>
            </w:r>
            <w:proofErr w:type="spellEnd"/>
          </w:p>
        </w:tc>
        <w:tc>
          <w:tcPr>
            <w:tcW w:w="6145" w:type="dxa"/>
          </w:tcPr>
          <w:p w:rsidR="0051701D" w:rsidRDefault="0051701D" w:rsidP="00E65513">
            <w:pPr>
              <w:cnfStyle w:val="000000000000" w:firstRow="0" w:lastRow="0" w:firstColumn="0" w:lastColumn="0" w:oddVBand="0" w:evenVBand="0" w:oddHBand="0" w:evenHBand="0" w:firstRowFirstColumn="0" w:firstRowLastColumn="0" w:lastRowFirstColumn="0" w:lastRowLastColumn="0"/>
            </w:pPr>
            <w:r>
              <w:t>VSPP couldn’t find one or more of the ingest source files.</w:t>
            </w:r>
          </w:p>
        </w:tc>
      </w:tr>
      <w:tr w:rsidR="0051701D" w:rsidTr="0051701D">
        <w:tc>
          <w:tcPr>
            <w:cnfStyle w:val="001000000000" w:firstRow="0" w:lastRow="0" w:firstColumn="1" w:lastColumn="0" w:oddVBand="0" w:evenVBand="0" w:oddHBand="0" w:evenHBand="0" w:firstRowFirstColumn="0" w:firstRowLastColumn="0" w:lastRowFirstColumn="0" w:lastRowLastColumn="0"/>
            <w:tcW w:w="3369" w:type="dxa"/>
          </w:tcPr>
          <w:p w:rsidR="0051701D" w:rsidRDefault="0051701D" w:rsidP="00E65513">
            <w:r>
              <w:t>Error-</w:t>
            </w:r>
            <w:proofErr w:type="spellStart"/>
            <w:r>
              <w:t>InsufficientIngestBandwidth</w:t>
            </w:r>
            <w:proofErr w:type="spellEnd"/>
          </w:p>
        </w:tc>
        <w:tc>
          <w:tcPr>
            <w:tcW w:w="6145" w:type="dxa"/>
          </w:tcPr>
          <w:p w:rsidR="0051701D" w:rsidRDefault="0051701D" w:rsidP="00E65513">
            <w:pPr>
              <w:cnfStyle w:val="000000000000" w:firstRow="0" w:lastRow="0" w:firstColumn="0" w:lastColumn="0" w:oddVBand="0" w:evenVBand="0" w:oddHBand="0" w:evenHBand="0" w:firstRowFirstColumn="0" w:firstRowLastColumn="0" w:lastRowFirstColumn="0" w:lastRowLastColumn="0"/>
            </w:pPr>
            <w:r>
              <w:t>Not relevant in this scenario.</w:t>
            </w:r>
          </w:p>
        </w:tc>
      </w:tr>
      <w:tr w:rsidR="0051701D" w:rsidTr="0051701D">
        <w:tc>
          <w:tcPr>
            <w:cnfStyle w:val="001000000000" w:firstRow="0" w:lastRow="0" w:firstColumn="1" w:lastColumn="0" w:oddVBand="0" w:evenVBand="0" w:oddHBand="0" w:evenHBand="0" w:firstRowFirstColumn="0" w:firstRowLastColumn="0" w:lastRowFirstColumn="0" w:lastRowLastColumn="0"/>
            <w:tcW w:w="3369" w:type="dxa"/>
          </w:tcPr>
          <w:p w:rsidR="0051701D" w:rsidRDefault="0051701D" w:rsidP="00E65513">
            <w:r>
              <w:t>Error-</w:t>
            </w:r>
            <w:proofErr w:type="spellStart"/>
            <w:r>
              <w:t>OustOfStorageSpace</w:t>
            </w:r>
            <w:proofErr w:type="spellEnd"/>
          </w:p>
        </w:tc>
        <w:tc>
          <w:tcPr>
            <w:tcW w:w="6145" w:type="dxa"/>
          </w:tcPr>
          <w:p w:rsidR="0051701D" w:rsidRDefault="0051701D" w:rsidP="00E65513">
            <w:pPr>
              <w:cnfStyle w:val="000000000000" w:firstRow="0" w:lastRow="0" w:firstColumn="0" w:lastColumn="0" w:oddVBand="0" w:evenVBand="0" w:oddHBand="0" w:evenHBand="0" w:firstRowFirstColumn="0" w:firstRowLastColumn="0" w:lastRowFirstColumn="0" w:lastRowLastColumn="0"/>
            </w:pPr>
            <w:r>
              <w:t>VSPP out of storage space.</w:t>
            </w:r>
          </w:p>
        </w:tc>
      </w:tr>
      <w:tr w:rsidR="0051701D" w:rsidTr="0051701D">
        <w:tc>
          <w:tcPr>
            <w:cnfStyle w:val="001000000000" w:firstRow="0" w:lastRow="0" w:firstColumn="1" w:lastColumn="0" w:oddVBand="0" w:evenVBand="0" w:oddHBand="0" w:evenHBand="0" w:firstRowFirstColumn="0" w:firstRowLastColumn="0" w:lastRowFirstColumn="0" w:lastRowLastColumn="0"/>
            <w:tcW w:w="3369" w:type="dxa"/>
          </w:tcPr>
          <w:p w:rsidR="0051701D" w:rsidRDefault="0051701D" w:rsidP="00E65513">
            <w:r>
              <w:t>Error-Other</w:t>
            </w:r>
          </w:p>
        </w:tc>
        <w:tc>
          <w:tcPr>
            <w:tcW w:w="6145" w:type="dxa"/>
          </w:tcPr>
          <w:p w:rsidR="0051701D" w:rsidRDefault="0051701D" w:rsidP="00E65513">
            <w:pPr>
              <w:cnfStyle w:val="000000000000" w:firstRow="0" w:lastRow="0" w:firstColumn="0" w:lastColumn="0" w:oddVBand="0" w:evenVBand="0" w:oddHBand="0" w:evenHBand="0" w:firstRowFirstColumn="0" w:firstRowLastColumn="0" w:lastRowFirstColumn="0" w:lastRowLastColumn="0"/>
            </w:pPr>
          </w:p>
        </w:tc>
      </w:tr>
    </w:tbl>
    <w:p w:rsidR="0051701D" w:rsidRDefault="0051701D" w:rsidP="0051701D"/>
    <w:p w:rsidR="009B26AA" w:rsidRDefault="009B26AA" w:rsidP="00A705FF">
      <w:r>
        <w:t>Once Prodis has received an “Ingested” status back for the content then it can safely advertise that content to Traxis for use. Traxis will supply a URL to the eventual client that the client can use to access the content, this URL will be based on a number of parameters such as the device type, encoding type and segment duration plus the SeaChange back-office content ID.</w:t>
      </w:r>
    </w:p>
    <w:p w:rsidR="009B26AA" w:rsidRPr="00A705FF" w:rsidRDefault="009B26AA" w:rsidP="00A705FF"/>
    <w:p w:rsidR="00897FE2" w:rsidRDefault="00897FE2" w:rsidP="00452F55">
      <w:pPr>
        <w:pStyle w:val="Heading4"/>
      </w:pPr>
      <w:bookmarkStart w:id="374" w:name="_Toc490728982"/>
      <w:r>
        <w:t>Essences</w:t>
      </w:r>
      <w:bookmarkEnd w:id="374"/>
    </w:p>
    <w:p w:rsidR="00897FE2" w:rsidRDefault="00897FE2" w:rsidP="00897FE2">
      <w:r>
        <w:t>Since we are dealing with an ABR system, the assets delivered will have a number of different renderings ranging from low bitrate to high bitrate in accordance with the VM encoding specification. When Adrenalin notifies VSPP of the content through the above message, it simply supplies a folder location that contains all renderings; the VSPP should ingest all of these renderings.</w:t>
      </w:r>
    </w:p>
    <w:p w:rsidR="00897FE2" w:rsidRPr="00897FE2" w:rsidRDefault="00897FE2" w:rsidP="00897FE2"/>
    <w:p w:rsidR="00B7101F" w:rsidRDefault="00B7101F" w:rsidP="00452F55">
      <w:pPr>
        <w:pStyle w:val="Heading4"/>
      </w:pPr>
      <w:bookmarkStart w:id="375" w:name="_Toc490728983"/>
      <w:r>
        <w:t>Update Notification</w:t>
      </w:r>
      <w:bookmarkEnd w:id="375"/>
    </w:p>
    <w:p w:rsidR="005B3C7E" w:rsidRDefault="005B3C7E" w:rsidP="005B3C7E">
      <w:r>
        <w:t>The platform as a whole allows for metadata updates following the initial ingest although updates to the content itself are always handled as a delete followed by a new ingest. Since the VSPP is dealing just with content, it will never be required to process an update.</w:t>
      </w:r>
    </w:p>
    <w:p w:rsidR="009513A2" w:rsidRPr="003C74DA" w:rsidRDefault="009513A2" w:rsidP="003C74DA"/>
    <w:p w:rsidR="00B7101F" w:rsidRDefault="00B7101F" w:rsidP="00452F55">
      <w:pPr>
        <w:pStyle w:val="Heading4"/>
      </w:pPr>
      <w:bookmarkStart w:id="376" w:name="_Toc490728984"/>
      <w:r>
        <w:t>Delete Notification</w:t>
      </w:r>
      <w:bookmarkEnd w:id="376"/>
    </w:p>
    <w:p w:rsidR="00BE0073" w:rsidRDefault="00BE0073" w:rsidP="003C74DA">
      <w:r>
        <w:t>As with updates, control of deletion of content is entirely under the control of SeaChange Adrenalin. The deletion request will come over the same interface as the initial ingest request. Adrenalin is wholly responsible for managing the lifecycle of content on the platform and will base this on the licensing dates in the content as originally delivered in the ADI file. In addition, Adrenalin will add a grace period (3 days) to content before deleting from the platform.</w:t>
      </w:r>
    </w:p>
    <w:p w:rsidR="00BE0073" w:rsidRDefault="00BE0073" w:rsidP="003C74DA"/>
    <w:p w:rsidR="00BE0073" w:rsidRDefault="00BE0073" w:rsidP="003C74DA">
      <w:r>
        <w:t xml:space="preserve">The deletion request </w:t>
      </w:r>
      <w:r w:rsidR="002E03AB">
        <w:t>is simply an HTTP PUT request without any body (other than standard headers) –</w:t>
      </w:r>
    </w:p>
    <w:p w:rsidR="002E03AB" w:rsidRDefault="002E03AB" w:rsidP="003C74DA"/>
    <w:p w:rsidR="002E03AB" w:rsidRDefault="002E03AB" w:rsidP="002E03AB">
      <w:pPr>
        <w:pStyle w:val="CodeBlock"/>
      </w:pPr>
      <w:r w:rsidRPr="002E03AB">
        <w:t>DELETE /Content/4d854d85-4e6c-d06f-b15b-d06fa6d85edf HTTP/1.1</w:t>
      </w:r>
    </w:p>
    <w:p w:rsidR="002E03AB" w:rsidRDefault="002E03AB" w:rsidP="003C74DA"/>
    <w:p w:rsidR="002E03AB" w:rsidRDefault="002E03AB" w:rsidP="003C74DA">
      <w:r>
        <w:t>The VSPP is expected to return a successful status code –</w:t>
      </w:r>
    </w:p>
    <w:p w:rsidR="002E03AB" w:rsidRDefault="002E03AB" w:rsidP="003C74DA"/>
    <w:p w:rsidR="002E03AB" w:rsidRDefault="002E03AB" w:rsidP="002E03AB">
      <w:pPr>
        <w:pStyle w:val="CodeBlock"/>
      </w:pPr>
      <w:r w:rsidRPr="002E03AB">
        <w:t>HTTP/1.1 200 OK</w:t>
      </w:r>
    </w:p>
    <w:p w:rsidR="002E03AB" w:rsidRDefault="002E03AB" w:rsidP="003C74DA"/>
    <w:p w:rsidR="002E03AB" w:rsidRDefault="002E03AB" w:rsidP="003C74DA">
      <w:r>
        <w:t>Once this request is delivered to the VSPP by Adrenalin, Adrenalin considers the content deleted. It is the responsibility of VSPP to manage the deletion process either immediately or when existing requests have been completely satisfied.</w:t>
      </w:r>
    </w:p>
    <w:p w:rsidR="00C16F17" w:rsidRPr="00B7101F" w:rsidRDefault="00C16F17" w:rsidP="00B7101F"/>
    <w:p w:rsidR="003C74DA" w:rsidRDefault="003C74DA" w:rsidP="00307919">
      <w:pPr>
        <w:pStyle w:val="Heading2"/>
        <w:pageBreakBefore/>
      </w:pPr>
      <w:bookmarkStart w:id="377" w:name="_Toc490728985"/>
      <w:r>
        <w:t>Metadata Delivery to Cadent</w:t>
      </w:r>
      <w:bookmarkEnd w:id="377"/>
    </w:p>
    <w:p w:rsidR="003C74DA" w:rsidRDefault="003C74DA" w:rsidP="003C74DA">
      <w:r>
        <w:t>As part of the content preparation workflows, the SeaChange Adrenalin platform needs to make certain metadata regarding ingested assets available to Cadent.</w:t>
      </w:r>
    </w:p>
    <w:p w:rsidR="00AB1CBA" w:rsidRDefault="00AB1CBA" w:rsidP="003C74DA"/>
    <w:p w:rsidR="00AB1CBA" w:rsidRDefault="00897FE2" w:rsidP="003C74DA">
      <w:r w:rsidRPr="00897FE2">
        <w:rPr>
          <w:noProof/>
          <w:lang w:eastAsia="en-GB"/>
        </w:rPr>
        <w:t xml:space="preserve"> </w:t>
      </w:r>
      <w:r w:rsidR="00771543" w:rsidRPr="00771543">
        <w:rPr>
          <w:noProof/>
          <w:lang w:eastAsia="en-GB"/>
        </w:rPr>
        <w:drawing>
          <wp:inline distT="0" distB="0" distL="0" distR="0" wp14:anchorId="2CB2F11B" wp14:editId="67D862C3">
            <wp:extent cx="5904230" cy="3100352"/>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04230" cy="3100352"/>
                    </a:xfrm>
                    <a:prstGeom prst="rect">
                      <a:avLst/>
                    </a:prstGeom>
                  </pic:spPr>
                </pic:pic>
              </a:graphicData>
            </a:graphic>
          </wp:inline>
        </w:drawing>
      </w:r>
    </w:p>
    <w:p w:rsidR="003C74DA" w:rsidRDefault="003C74DA" w:rsidP="003C74DA"/>
    <w:p w:rsidR="003C74DA" w:rsidRDefault="003C74DA" w:rsidP="003C74DA">
      <w:r>
        <w:t>Cadent needs to know the following information –</w:t>
      </w:r>
    </w:p>
    <w:p w:rsidR="003C74DA" w:rsidRDefault="003C74DA" w:rsidP="003C74DA">
      <w:pPr>
        <w:pStyle w:val="Normal-BulletCompact"/>
      </w:pPr>
      <w:r>
        <w:t>The SeaChange content ID (since this is the ID that will be used in the playout workflows),</w:t>
      </w:r>
    </w:p>
    <w:p w:rsidR="003C74DA" w:rsidRDefault="003C74DA" w:rsidP="003C74DA">
      <w:pPr>
        <w:pStyle w:val="Normal-BulletCompact"/>
      </w:pPr>
      <w:r>
        <w:t>The Provider ID and Provider Asset ID (PID/PAID) of the content (since campaign management in Cadent will know the content by these IDs instead of the SeaChange ID),</w:t>
      </w:r>
    </w:p>
    <w:p w:rsidR="003C74DA" w:rsidRDefault="003C74DA" w:rsidP="003C74DA">
      <w:pPr>
        <w:pStyle w:val="Normal-BulletCompact"/>
      </w:pPr>
      <w:r>
        <w:t>The Clock Number of ad content (since this will be needed in Cadent to track campaign impressions)</w:t>
      </w:r>
      <w:r w:rsidR="00771543">
        <w:t>,</w:t>
      </w:r>
    </w:p>
    <w:p w:rsidR="00771543" w:rsidRDefault="003C74DA" w:rsidP="003C74DA">
      <w:pPr>
        <w:pStyle w:val="Normal-BulletCompact"/>
      </w:pPr>
      <w:r>
        <w:t>Internal break timing data for VoD content that is to have mid-roll ads inserted</w:t>
      </w:r>
      <w:r w:rsidR="009765A6">
        <w:t>,</w:t>
      </w:r>
    </w:p>
    <w:p w:rsidR="009765A6" w:rsidRDefault="00771543" w:rsidP="003C74DA">
      <w:pPr>
        <w:pStyle w:val="Normal-BulletCompact"/>
      </w:pPr>
      <w:r>
        <w:t>Encoding Type as passed in on the ADI file so that Cadent can know if the content is HD, SD or an ad</w:t>
      </w:r>
      <w:r w:rsidR="009765A6">
        <w:t>,</w:t>
      </w:r>
    </w:p>
    <w:p w:rsidR="009765A6" w:rsidRDefault="009765A6" w:rsidP="003C74DA">
      <w:pPr>
        <w:pStyle w:val="Normal-BulletCompact"/>
      </w:pPr>
      <w:r>
        <w:t>Title, episode title and synopses,</w:t>
      </w:r>
    </w:p>
    <w:p w:rsidR="009765A6" w:rsidRDefault="009765A6" w:rsidP="003C74DA">
      <w:pPr>
        <w:pStyle w:val="Normal-BulletCompact"/>
      </w:pPr>
      <w:r>
        <w:t>Series and Show name,</w:t>
      </w:r>
    </w:p>
    <w:p w:rsidR="009765A6" w:rsidRDefault="009765A6" w:rsidP="003C74DA">
      <w:pPr>
        <w:pStyle w:val="Normal-BulletCompact"/>
      </w:pPr>
      <w:r>
        <w:t>HD indicator,</w:t>
      </w:r>
    </w:p>
    <w:p w:rsidR="009765A6" w:rsidRDefault="009765A6" w:rsidP="003C74DA">
      <w:pPr>
        <w:pStyle w:val="Normal-BulletCompact"/>
      </w:pPr>
      <w:r>
        <w:t>Folder name (as in where presented on catalogue),</w:t>
      </w:r>
    </w:p>
    <w:p w:rsidR="009765A6" w:rsidRDefault="009765A6" w:rsidP="003C74DA">
      <w:pPr>
        <w:pStyle w:val="Normal-BulletCompact"/>
      </w:pPr>
      <w:r>
        <w:t>Ratings,</w:t>
      </w:r>
    </w:p>
    <w:p w:rsidR="009765A6" w:rsidRDefault="009765A6" w:rsidP="003C74DA">
      <w:pPr>
        <w:pStyle w:val="Normal-BulletCompact"/>
      </w:pPr>
      <w:r>
        <w:t>Duration,</w:t>
      </w:r>
    </w:p>
    <w:p w:rsidR="009765A6" w:rsidRDefault="009765A6" w:rsidP="003C74DA">
      <w:pPr>
        <w:pStyle w:val="Normal-BulletCompact"/>
      </w:pPr>
      <w:r>
        <w:t>Licensing start and end dates</w:t>
      </w:r>
    </w:p>
    <w:p w:rsidR="009765A6" w:rsidRDefault="009765A6" w:rsidP="009765A6">
      <w:pPr>
        <w:pStyle w:val="Normal-BulletCompact"/>
        <w:numPr>
          <w:ilvl w:val="0"/>
          <w:numId w:val="0"/>
        </w:numPr>
        <w:ind w:left="511" w:hanging="227"/>
      </w:pPr>
    </w:p>
    <w:p w:rsidR="003C74DA" w:rsidRDefault="009765A6" w:rsidP="009765A6">
      <w:r>
        <w:t>This data is conveyed to Cadent in an XML file as described below.</w:t>
      </w:r>
    </w:p>
    <w:p w:rsidR="003C74DA" w:rsidRDefault="003C74DA" w:rsidP="003C74DA">
      <w:pPr>
        <w:pStyle w:val="Normal-BulletCompact"/>
        <w:numPr>
          <w:ilvl w:val="0"/>
          <w:numId w:val="0"/>
        </w:numPr>
        <w:ind w:left="511" w:hanging="227"/>
      </w:pPr>
    </w:p>
    <w:p w:rsidR="000B0866" w:rsidRDefault="000B0866" w:rsidP="001A240E">
      <w:pPr>
        <w:pStyle w:val="Heading3"/>
      </w:pPr>
      <w:bookmarkStart w:id="378" w:name="_Toc485019126"/>
      <w:bookmarkStart w:id="379" w:name="_Toc485019127"/>
      <w:bookmarkStart w:id="380" w:name="_Toc485019185"/>
      <w:bookmarkStart w:id="381" w:name="_Toc485019186"/>
      <w:bookmarkStart w:id="382" w:name="_Toc485019187"/>
      <w:bookmarkStart w:id="383" w:name="_Toc485019188"/>
      <w:bookmarkStart w:id="384" w:name="_Toc490728986"/>
      <w:bookmarkEnd w:id="378"/>
      <w:bookmarkEnd w:id="379"/>
      <w:bookmarkEnd w:id="380"/>
      <w:bookmarkEnd w:id="381"/>
      <w:bookmarkEnd w:id="382"/>
      <w:bookmarkEnd w:id="383"/>
      <w:r>
        <w:t>Sequence</w:t>
      </w:r>
      <w:bookmarkEnd w:id="384"/>
    </w:p>
    <w:p w:rsidR="001A240E" w:rsidRPr="001A240E" w:rsidRDefault="001A240E" w:rsidP="001A240E">
      <w:pPr>
        <w:keepNext/>
        <w:keepLines/>
      </w:pPr>
      <w:r>
        <w:t>The following diagram summarises the process.</w:t>
      </w:r>
    </w:p>
    <w:p w:rsidR="000B0866" w:rsidRDefault="00EF4D6E" w:rsidP="000B0866">
      <w:pPr>
        <w:jc w:val="center"/>
      </w:pPr>
      <w:r>
        <w:rPr>
          <w:noProof/>
          <w:lang w:eastAsia="en-GB"/>
        </w:rPr>
        <w:drawing>
          <wp:inline distT="0" distB="0" distL="0" distR="0" wp14:anchorId="7351B764" wp14:editId="20F56E64">
            <wp:extent cx="5648400" cy="46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ChangeToCadent_Diagram.png"/>
                    <pic:cNvPicPr/>
                  </pic:nvPicPr>
                  <pic:blipFill>
                    <a:blip r:embed="rId41">
                      <a:extLst>
                        <a:ext uri="{28A0092B-C50C-407E-A947-70E740481C1C}">
                          <a14:useLocalDpi xmlns:a14="http://schemas.microsoft.com/office/drawing/2010/main" val="0"/>
                        </a:ext>
                      </a:extLst>
                    </a:blip>
                    <a:stretch>
                      <a:fillRect/>
                    </a:stretch>
                  </pic:blipFill>
                  <pic:spPr>
                    <a:xfrm>
                      <a:off x="0" y="0"/>
                      <a:ext cx="5648400" cy="4629600"/>
                    </a:xfrm>
                    <a:prstGeom prst="rect">
                      <a:avLst/>
                    </a:prstGeom>
                  </pic:spPr>
                </pic:pic>
              </a:graphicData>
            </a:graphic>
          </wp:inline>
        </w:drawing>
      </w:r>
    </w:p>
    <w:p w:rsidR="00A86072" w:rsidRDefault="00A86072" w:rsidP="000B0866">
      <w:pPr>
        <w:jc w:val="center"/>
      </w:pPr>
    </w:p>
    <w:p w:rsidR="001A240E" w:rsidRDefault="001A240E" w:rsidP="001A240E">
      <w:r>
        <w:t xml:space="preserve">The first two steps in the above diagram summarise the SC to VSPP ingest process whereby VSPP prepares the content and distributes it to its internal nodes. Once this process has completed successfully the content can be included in the extract file that is produced on the </w:t>
      </w:r>
      <w:r w:rsidR="00D94952">
        <w:t xml:space="preserve">TVA transformer </w:t>
      </w:r>
      <w:r>
        <w:t>interface.</w:t>
      </w:r>
    </w:p>
    <w:p w:rsidR="001A240E" w:rsidRDefault="001A240E" w:rsidP="001A240E"/>
    <w:p w:rsidR="005B105E" w:rsidRDefault="001A240E" w:rsidP="001A240E">
      <w:r>
        <w:t>The extract is initiated by a scheduled trigger</w:t>
      </w:r>
      <w:r w:rsidR="00D94952">
        <w:t xml:space="preserve"> several times a day</w:t>
      </w:r>
      <w:r>
        <w:t xml:space="preserve"> and then goes on to produce an extract file containing details of all VoD content in that instance of the Adrenalin system. This is created as a single dump file which is then transferred to a drop location</w:t>
      </w:r>
      <w:r w:rsidR="005A1E36">
        <w:t xml:space="preserve"> known to Cadent</w:t>
      </w:r>
      <w:r>
        <w:t xml:space="preserve"> through </w:t>
      </w:r>
      <w:r w:rsidR="005A1E36">
        <w:t>S</w:t>
      </w:r>
      <w:r>
        <w:t>FTP.</w:t>
      </w:r>
      <w:r w:rsidR="002F016D">
        <w:t xml:space="preserve"> Note that this last step</w:t>
      </w:r>
      <w:r w:rsidR="005A1E36">
        <w:t xml:space="preserve"> is not controlled by SeaChange but is a VM developed process.</w:t>
      </w:r>
    </w:p>
    <w:p w:rsidR="005A1E36" w:rsidRDefault="005A1E36" w:rsidP="001A240E"/>
    <w:p w:rsidR="005A1E36" w:rsidRDefault="005A1E36" w:rsidP="001A240E">
      <w:r>
        <w:t xml:space="preserve">The </w:t>
      </w:r>
      <w:r w:rsidR="00202ABF">
        <w:t>VM process names the file according to</w:t>
      </w:r>
      <w:r>
        <w:t xml:space="preserve"> a unique name containing the date and time thus allowing processing to target the latest delivery. Filenames will follow the format –</w:t>
      </w:r>
    </w:p>
    <w:p w:rsidR="005A1E36" w:rsidRDefault="005A1E36" w:rsidP="001A240E"/>
    <w:p w:rsidR="005A1E36" w:rsidRDefault="005A1E36" w:rsidP="005A1E36">
      <w:pPr>
        <w:pStyle w:val="CodeBlock"/>
      </w:pPr>
      <w:r>
        <w:t>stbvod_</w:t>
      </w:r>
      <w:r w:rsidRPr="005A1E36">
        <w:rPr>
          <w:b/>
          <w:i/>
        </w:rPr>
        <w:t>&lt;environment&gt;</w:t>
      </w:r>
      <w:r>
        <w:t>_yyyymmdd-</w:t>
      </w:r>
      <w:r w:rsidRPr="005A1E36">
        <w:rPr>
          <w:b/>
          <w:i/>
        </w:rPr>
        <w:t>&lt;seq&gt;</w:t>
      </w:r>
      <w:r w:rsidRPr="005A1E36">
        <w:t>.xml.gz</w:t>
      </w:r>
    </w:p>
    <w:p w:rsidR="005A1E36" w:rsidRDefault="005A1E36" w:rsidP="001A240E"/>
    <w:p w:rsidR="005A1E36" w:rsidRDefault="005A1E36" w:rsidP="001A240E">
      <w:r>
        <w:t xml:space="preserve">Where </w:t>
      </w:r>
      <w:r w:rsidRPr="0067446D">
        <w:rPr>
          <w:b/>
          <w:i/>
        </w:rPr>
        <w:t xml:space="preserve">&lt;environment&gt; </w:t>
      </w:r>
      <w:r>
        <w:t>is one of “dev”, “</w:t>
      </w:r>
      <w:proofErr w:type="spellStart"/>
      <w:r>
        <w:t>func</w:t>
      </w:r>
      <w:proofErr w:type="spellEnd"/>
      <w:r>
        <w:t>”, “</w:t>
      </w:r>
      <w:proofErr w:type="spellStart"/>
      <w:r>
        <w:t>preprod</w:t>
      </w:r>
      <w:proofErr w:type="spellEnd"/>
      <w:r>
        <w:t>”, “live” or “</w:t>
      </w:r>
      <w:proofErr w:type="spellStart"/>
      <w:r>
        <w:t>dr</w:t>
      </w:r>
      <w:proofErr w:type="spellEnd"/>
      <w:r>
        <w:t>”</w:t>
      </w:r>
      <w:r w:rsidR="0067446D">
        <w:t xml:space="preserve"> and </w:t>
      </w:r>
      <w:r w:rsidR="0067446D" w:rsidRPr="0067446D">
        <w:rPr>
          <w:b/>
          <w:i/>
        </w:rPr>
        <w:t>&lt;</w:t>
      </w:r>
      <w:proofErr w:type="spellStart"/>
      <w:r w:rsidR="0067446D" w:rsidRPr="0067446D">
        <w:rPr>
          <w:b/>
          <w:i/>
        </w:rPr>
        <w:t>seq</w:t>
      </w:r>
      <w:proofErr w:type="spellEnd"/>
      <w:r w:rsidR="0067446D" w:rsidRPr="0067446D">
        <w:rPr>
          <w:b/>
          <w:i/>
        </w:rPr>
        <w:t>&gt;</w:t>
      </w:r>
      <w:r w:rsidR="0067446D">
        <w:t xml:space="preserve"> is a number from 1 to 5 denoting which of the five daily drops this file is. File sequences/drops are according to the following timetable; the file will be delivered to Cadent some time after its creation but before the next extract.</w:t>
      </w:r>
    </w:p>
    <w:p w:rsidR="0067446D" w:rsidRDefault="0067446D" w:rsidP="001A240E"/>
    <w:tbl>
      <w:tblPr>
        <w:tblStyle w:val="VM-Shaded"/>
        <w:tblW w:w="0" w:type="auto"/>
        <w:tblInd w:w="3487" w:type="dxa"/>
        <w:tblLook w:val="04A0" w:firstRow="1" w:lastRow="0" w:firstColumn="1" w:lastColumn="0" w:noHBand="0" w:noVBand="1"/>
      </w:tblPr>
      <w:tblGrid>
        <w:gridCol w:w="1246"/>
        <w:gridCol w:w="1448"/>
      </w:tblGrid>
      <w:tr w:rsidR="0067446D" w:rsidTr="0067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proofErr w:type="spellStart"/>
            <w:r>
              <w:t>Seq</w:t>
            </w:r>
            <w:proofErr w:type="spellEnd"/>
          </w:p>
        </w:tc>
        <w:tc>
          <w:tcPr>
            <w:tcW w:w="1448" w:type="dxa"/>
          </w:tcPr>
          <w:p w:rsidR="0067446D" w:rsidRDefault="0067446D" w:rsidP="001A240E">
            <w:pPr>
              <w:cnfStyle w:val="100000000000" w:firstRow="1" w:lastRow="0" w:firstColumn="0" w:lastColumn="0" w:oddVBand="0" w:evenVBand="0" w:oddHBand="0" w:evenHBand="0" w:firstRowFirstColumn="0" w:firstRowLastColumn="0" w:lastRowFirstColumn="0" w:lastRowLastColumn="0"/>
            </w:pPr>
            <w:r>
              <w:t>Creation Time</w:t>
            </w:r>
          </w:p>
        </w:tc>
      </w:tr>
      <w:tr w:rsidR="0067446D" w:rsidTr="0067446D">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r>
              <w:t>1</w:t>
            </w:r>
          </w:p>
        </w:tc>
        <w:tc>
          <w:tcPr>
            <w:tcW w:w="1448" w:type="dxa"/>
          </w:tcPr>
          <w:p w:rsidR="0067446D" w:rsidRDefault="0067446D" w:rsidP="001A240E">
            <w:pPr>
              <w:cnfStyle w:val="000000000000" w:firstRow="0" w:lastRow="0" w:firstColumn="0" w:lastColumn="0" w:oddVBand="0" w:evenVBand="0" w:oddHBand="0" w:evenHBand="0" w:firstRowFirstColumn="0" w:firstRowLastColumn="0" w:lastRowFirstColumn="0" w:lastRowLastColumn="0"/>
            </w:pPr>
            <w:r>
              <w:t>00:01</w:t>
            </w:r>
          </w:p>
        </w:tc>
      </w:tr>
      <w:tr w:rsidR="0067446D" w:rsidTr="0067446D">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r>
              <w:t>2</w:t>
            </w:r>
          </w:p>
        </w:tc>
        <w:tc>
          <w:tcPr>
            <w:tcW w:w="1448" w:type="dxa"/>
          </w:tcPr>
          <w:p w:rsidR="0067446D" w:rsidRDefault="0067446D" w:rsidP="001A240E">
            <w:pPr>
              <w:cnfStyle w:val="000000000000" w:firstRow="0" w:lastRow="0" w:firstColumn="0" w:lastColumn="0" w:oddVBand="0" w:evenVBand="0" w:oddHBand="0" w:evenHBand="0" w:firstRowFirstColumn="0" w:firstRowLastColumn="0" w:lastRowFirstColumn="0" w:lastRowLastColumn="0"/>
            </w:pPr>
            <w:r>
              <w:t>06:00</w:t>
            </w:r>
          </w:p>
        </w:tc>
      </w:tr>
      <w:tr w:rsidR="0067446D" w:rsidTr="0067446D">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r>
              <w:t>3</w:t>
            </w:r>
          </w:p>
        </w:tc>
        <w:tc>
          <w:tcPr>
            <w:tcW w:w="1448" w:type="dxa"/>
          </w:tcPr>
          <w:p w:rsidR="0067446D" w:rsidRDefault="0067446D" w:rsidP="001A240E">
            <w:pPr>
              <w:cnfStyle w:val="000000000000" w:firstRow="0" w:lastRow="0" w:firstColumn="0" w:lastColumn="0" w:oddVBand="0" w:evenVBand="0" w:oddHBand="0" w:evenHBand="0" w:firstRowFirstColumn="0" w:firstRowLastColumn="0" w:lastRowFirstColumn="0" w:lastRowLastColumn="0"/>
            </w:pPr>
            <w:r>
              <w:t>12:00</w:t>
            </w:r>
          </w:p>
        </w:tc>
      </w:tr>
      <w:tr w:rsidR="0067446D" w:rsidTr="0067446D">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r>
              <w:t>4</w:t>
            </w:r>
          </w:p>
        </w:tc>
        <w:tc>
          <w:tcPr>
            <w:tcW w:w="1448" w:type="dxa"/>
          </w:tcPr>
          <w:p w:rsidR="0067446D" w:rsidRDefault="0067446D" w:rsidP="001A240E">
            <w:pPr>
              <w:cnfStyle w:val="000000000000" w:firstRow="0" w:lastRow="0" w:firstColumn="0" w:lastColumn="0" w:oddVBand="0" w:evenVBand="0" w:oddHBand="0" w:evenHBand="0" w:firstRowFirstColumn="0" w:firstRowLastColumn="0" w:lastRowFirstColumn="0" w:lastRowLastColumn="0"/>
            </w:pPr>
            <w:r>
              <w:t>16:00</w:t>
            </w:r>
          </w:p>
        </w:tc>
      </w:tr>
      <w:tr w:rsidR="0067446D" w:rsidTr="0067446D">
        <w:tc>
          <w:tcPr>
            <w:cnfStyle w:val="001000000000" w:firstRow="0" w:lastRow="0" w:firstColumn="1" w:lastColumn="0" w:oddVBand="0" w:evenVBand="0" w:oddHBand="0" w:evenHBand="0" w:firstRowFirstColumn="0" w:firstRowLastColumn="0" w:lastRowFirstColumn="0" w:lastRowLastColumn="0"/>
            <w:tcW w:w="1246" w:type="dxa"/>
          </w:tcPr>
          <w:p w:rsidR="0067446D" w:rsidRDefault="0067446D" w:rsidP="001A240E">
            <w:r>
              <w:t>5</w:t>
            </w:r>
          </w:p>
        </w:tc>
        <w:tc>
          <w:tcPr>
            <w:tcW w:w="1448" w:type="dxa"/>
          </w:tcPr>
          <w:p w:rsidR="0067446D" w:rsidRDefault="0067446D" w:rsidP="001A240E">
            <w:pPr>
              <w:cnfStyle w:val="000000000000" w:firstRow="0" w:lastRow="0" w:firstColumn="0" w:lastColumn="0" w:oddVBand="0" w:evenVBand="0" w:oddHBand="0" w:evenHBand="0" w:firstRowFirstColumn="0" w:firstRowLastColumn="0" w:lastRowFirstColumn="0" w:lastRowLastColumn="0"/>
            </w:pPr>
            <w:r>
              <w:t>20:00</w:t>
            </w:r>
          </w:p>
        </w:tc>
      </w:tr>
    </w:tbl>
    <w:p w:rsidR="0067446D" w:rsidRDefault="0067446D" w:rsidP="001A240E"/>
    <w:p w:rsidR="005A1E36" w:rsidRDefault="0067446D" w:rsidP="001A240E">
      <w:r>
        <w:t>Hence, a typical file might be name</w:t>
      </w:r>
      <w:r w:rsidR="00F313C3">
        <w:t>d</w:t>
      </w:r>
      <w:r>
        <w:t xml:space="preserve"> as follows –</w:t>
      </w:r>
    </w:p>
    <w:p w:rsidR="0067446D" w:rsidRDefault="0067446D" w:rsidP="001A240E"/>
    <w:p w:rsidR="0067446D" w:rsidRDefault="0067446D" w:rsidP="0067446D">
      <w:pPr>
        <w:pStyle w:val="CodeBlock"/>
      </w:pPr>
      <w:r>
        <w:t>stbvod_live_20170523-3.xml.gz</w:t>
      </w:r>
    </w:p>
    <w:p w:rsidR="005B105E" w:rsidRDefault="005B105E" w:rsidP="001A240E"/>
    <w:p w:rsidR="002A44CB" w:rsidRDefault="0067446D" w:rsidP="001A240E">
      <w:r>
        <w:t>The file will be transferred by SFTP and will have an extension of “.</w:t>
      </w:r>
      <w:proofErr w:type="spellStart"/>
      <w:r>
        <w:t>tmp</w:t>
      </w:r>
      <w:proofErr w:type="spellEnd"/>
      <w:r>
        <w:t>” during the transfer. Once the transfer is complete, the file is remotely renamed to its final name signalling to Cadent that the file can be processed. After this point, it is up to Cadent to process the file and remove or archive it when done.</w:t>
      </w:r>
    </w:p>
    <w:p w:rsidR="001A240E" w:rsidRDefault="001A240E" w:rsidP="001A240E"/>
    <w:p w:rsidR="00213A67" w:rsidRDefault="001A240E" w:rsidP="001A240E">
      <w:r>
        <w:t xml:space="preserve">Cadent will detect the completion of the transfer to the drop location (temp file and rename) and initiate processing of the data within. The file will contain details of new content plus details of previously notified content. The Cadent process will need to parse the file and compare it with its own view of the world and thus determine which </w:t>
      </w:r>
      <w:proofErr w:type="gramStart"/>
      <w:r>
        <w:t>are new assets</w:t>
      </w:r>
      <w:proofErr w:type="gramEnd"/>
      <w:r>
        <w:t>, which are changed and which are deleted. The Cadent database should be updated accordingly. During this process, Cadent will apply rules to determine how ads should be applied to the new content and will store that data alongside the content.</w:t>
      </w:r>
      <w:r w:rsidR="00213A67">
        <w:t xml:space="preserve"> </w:t>
      </w:r>
    </w:p>
    <w:p w:rsidR="001A240E" w:rsidRDefault="001A240E" w:rsidP="001A240E"/>
    <w:p w:rsidR="00D54AFF" w:rsidRDefault="00D54AFF" w:rsidP="0027343E">
      <w:pPr>
        <w:pStyle w:val="Heading4"/>
      </w:pPr>
      <w:bookmarkStart w:id="385" w:name="_Toc483320912"/>
      <w:bookmarkStart w:id="386" w:name="_Toc490728987"/>
      <w:bookmarkEnd w:id="385"/>
      <w:r>
        <w:t>SeaChange Changes</w:t>
      </w:r>
      <w:bookmarkEnd w:id="386"/>
    </w:p>
    <w:p w:rsidR="00D54AFF" w:rsidRDefault="00D54AFF" w:rsidP="00D54AFF">
      <w:r>
        <w:t>A change is required to the configuration of</w:t>
      </w:r>
      <w:r w:rsidR="00690E2A">
        <w:t xml:space="preserve"> PRODIS.PA which in turn feeds</w:t>
      </w:r>
      <w:r>
        <w:t xml:space="preserve"> the TVA Transformer</w:t>
      </w:r>
      <w:r w:rsidR="00690E2A">
        <w:t xml:space="preserve"> through SeaChange</w:t>
      </w:r>
      <w:r w:rsidR="009D4682">
        <w:t xml:space="preserve"> </w:t>
      </w:r>
      <w:r w:rsidR="00690E2A">
        <w:t xml:space="preserve">interface 8c. The change allows the interface </w:t>
      </w:r>
      <w:r w:rsidR="009D4682">
        <w:t>to map though additional data ensuring that it appears in the TVA Transformer file. The additional fields to be mapped through are –</w:t>
      </w:r>
    </w:p>
    <w:p w:rsidR="00563754" w:rsidRDefault="00563754" w:rsidP="00D54AFF"/>
    <w:p w:rsidR="009D4682" w:rsidRPr="00D54AFF" w:rsidRDefault="00563754" w:rsidP="00563754">
      <w:pPr>
        <w:pStyle w:val="Normal-BulletCompact"/>
      </w:pPr>
      <w:proofErr w:type="spellStart"/>
      <w:r>
        <w:t>InteriorBreakNPTs</w:t>
      </w:r>
      <w:proofErr w:type="spellEnd"/>
    </w:p>
    <w:p w:rsidR="00D54AFF" w:rsidRPr="00D54AFF" w:rsidRDefault="00D54AFF" w:rsidP="00D54AFF"/>
    <w:p w:rsidR="0027343E" w:rsidRDefault="0027343E" w:rsidP="0027343E">
      <w:pPr>
        <w:pStyle w:val="Heading4"/>
      </w:pPr>
      <w:bookmarkStart w:id="387" w:name="_Toc490728988"/>
      <w:r>
        <w:t>Processing and Filtering</w:t>
      </w:r>
      <w:bookmarkEnd w:id="387"/>
    </w:p>
    <w:p w:rsidR="0027343E" w:rsidRDefault="0027343E" w:rsidP="0027343E">
      <w:r>
        <w:t>The TVA Transformer file arrives as a zipped archive containing a single large XML document detailing all the assets on that Adrenalin instance. The Cadent process will need to unzip the file and then process the file with reference to its own existing database to detect updates and additions.</w:t>
      </w:r>
    </w:p>
    <w:p w:rsidR="0027343E" w:rsidRDefault="0027343E" w:rsidP="0027343E"/>
    <w:p w:rsidR="0027343E" w:rsidRDefault="0027343E" w:rsidP="0027343E">
      <w:r>
        <w:t>Since the file is a full system extract, the file will contain IP VoD assets and ads but will also contain details of the QAM VoD content that also resides on this platform. The Cadent ingest process will need to apply filtering to pull out just the entries applicable to IP VoD. There are a number of ways in which IP VoD content could be identified in the file. One possible approach would be to use the “</w:t>
      </w:r>
      <w:proofErr w:type="spellStart"/>
      <w:r>
        <w:t>Encoding_Type</w:t>
      </w:r>
      <w:proofErr w:type="spellEnd"/>
      <w:r>
        <w:t>” attribute and only use the entries where this is “H264-SD”, “H264-HD” and “H264-UHD” for main content and “H264-ADV” for ads.</w:t>
      </w:r>
    </w:p>
    <w:p w:rsidR="0027343E" w:rsidRDefault="0027343E" w:rsidP="0027343E"/>
    <w:p w:rsidR="0027343E" w:rsidRDefault="0027343E" w:rsidP="0027343E">
      <w:r>
        <w:t xml:space="preserve">The TVA Transformer file contains all entries known to </w:t>
      </w:r>
      <w:r w:rsidR="00AB314B">
        <w:t>Adrenalin;</w:t>
      </w:r>
      <w:r>
        <w:t xml:space="preserve"> this will include entries that are still not fully ingested onto the VSPP platform. The Cadent ingest process should note where this is the case and ensure that ads</w:t>
      </w:r>
      <w:r w:rsidR="00AB314B">
        <w:t xml:space="preserve"> that are not present on the VSPP are not placed in ad decisions. For main content, this early visibility is not a problem since there will be no decision requests for content until it has been published on the Traxis platform. The ingest process might use this early information to partially populate its database and note the status, updating this when the full metadata comes through. Full metadata and availability on the platform is indicated by the presence of an </w:t>
      </w:r>
      <w:r w:rsidR="00AB314B" w:rsidRPr="00AB314B">
        <w:rPr>
          <w:rStyle w:val="CodeSnippetBoxed"/>
        </w:rPr>
        <w:t>&lt;</w:t>
      </w:r>
      <w:proofErr w:type="spellStart"/>
      <w:r w:rsidR="00AB314B" w:rsidRPr="00AB314B">
        <w:rPr>
          <w:rStyle w:val="CodeSnippetBoxed"/>
        </w:rPr>
        <w:t>OnDemandProgram</w:t>
      </w:r>
      <w:proofErr w:type="spellEnd"/>
      <w:r w:rsidR="00AB314B" w:rsidRPr="00AB314B">
        <w:rPr>
          <w:rStyle w:val="CodeSnippetBoxed"/>
        </w:rPr>
        <w:t>&gt;</w:t>
      </w:r>
      <w:r w:rsidR="00AB314B">
        <w:t xml:space="preserve"> element in the metadata and the details contained within it.</w:t>
      </w:r>
    </w:p>
    <w:p w:rsidR="0027343E" w:rsidRPr="0027343E" w:rsidRDefault="0027343E" w:rsidP="0027343E"/>
    <w:p w:rsidR="0027343E" w:rsidRDefault="0027343E" w:rsidP="0027343E">
      <w:pPr>
        <w:pStyle w:val="Heading4"/>
      </w:pPr>
      <w:bookmarkStart w:id="388" w:name="_Toc490728989"/>
      <w:r>
        <w:t>Updates</w:t>
      </w:r>
      <w:bookmarkEnd w:id="388"/>
    </w:p>
    <w:p w:rsidR="00AB314B" w:rsidRDefault="00AB314B" w:rsidP="00AB314B">
      <w:r>
        <w:t xml:space="preserve">Metadata for assets and ads may be amended and passed through the platform. This is performed by </w:t>
      </w:r>
      <w:r w:rsidR="005B3C7E">
        <w:t xml:space="preserve">the content provider or </w:t>
      </w:r>
      <w:proofErr w:type="spellStart"/>
      <w:r w:rsidR="005B3C7E">
        <w:t>Vubiquity</w:t>
      </w:r>
      <w:proofErr w:type="spellEnd"/>
      <w:r w:rsidR="005B3C7E">
        <w:t xml:space="preserve"> </w:t>
      </w:r>
      <w:r>
        <w:t>submitting an amendment ADI package for ingest. This package will indicate that it is an update and will contain an updated version number allowing the content management system (Adrenali</w:t>
      </w:r>
      <w:r w:rsidR="00F313C3">
        <w:t>n</w:t>
      </w:r>
      <w:r>
        <w:t xml:space="preserve">/Prodis) to detect it as such. In these cases, the amended metadata will appear on the TVA Transformer file. The Cadent ingest process will need to detect the update by comparing the new data with that already stored on its database; there are no indicators in the data to show that this is an update. One possible approach to optimise this process would be to take a hash of certain key fields and store this on the </w:t>
      </w:r>
      <w:proofErr w:type="gramStart"/>
      <w:r>
        <w:t>Cadent</w:t>
      </w:r>
      <w:proofErr w:type="gramEnd"/>
      <w:r>
        <w:t xml:space="preserve"> database thus allowing a change to be more easily detected. However, whatever approach is </w:t>
      </w:r>
      <w:r w:rsidR="005B105E">
        <w:t>adopted, it must not assume any ordering or consistency of elements in the XML document other than those explicitly stated in the schema definition (XSD).</w:t>
      </w:r>
    </w:p>
    <w:p w:rsidR="005B105E" w:rsidRDefault="005B105E" w:rsidP="00AB314B"/>
    <w:p w:rsidR="005B105E" w:rsidRDefault="005B105E" w:rsidP="00AB314B">
      <w:r>
        <w:t xml:space="preserve">Updates to essences, i.e. the raw content contained within the ADI package, will not be processed as an update. If there are any changes to the content, these will be processed as a deletion followed by </w:t>
      </w:r>
      <w:proofErr w:type="gramStart"/>
      <w:r>
        <w:t>an ingest</w:t>
      </w:r>
      <w:proofErr w:type="gramEnd"/>
      <w:r>
        <w:t xml:space="preserve"> of the new content. In these cases, the replacement content will have a new PID/PAID and will also have a new ID on the SeaChange systems.</w:t>
      </w:r>
    </w:p>
    <w:p w:rsidR="00AB314B" w:rsidRPr="00AB314B" w:rsidRDefault="00AB314B" w:rsidP="00AB314B"/>
    <w:p w:rsidR="0027343E" w:rsidRDefault="0027343E" w:rsidP="0027343E">
      <w:pPr>
        <w:pStyle w:val="Heading4"/>
      </w:pPr>
      <w:bookmarkStart w:id="389" w:name="_Toc490728990"/>
      <w:r>
        <w:t>Deletions</w:t>
      </w:r>
      <w:bookmarkEnd w:id="389"/>
    </w:p>
    <w:p w:rsidR="00CC34B6" w:rsidRDefault="0027343E" w:rsidP="0027343E">
      <w:r>
        <w:t xml:space="preserve">For deletion, the absence of a title in the new TVA file should </w:t>
      </w:r>
      <w:r w:rsidRPr="0027343E">
        <w:rPr>
          <w:b/>
        </w:rPr>
        <w:t>not</w:t>
      </w:r>
      <w:r>
        <w:t xml:space="preserve"> be used to trigger a deletion of that data on Cadent, instead, deletion should be carried out through an expiry of the content as signalled by the licensing window in the metadata. The normal operational method of deletion is to pull in the end date on the licence window and send an update through SeaChange which will then come through on the TVA Transformer file. Note that SeaChange apply a grace period of 3 days before deleting on their systems so the logically deleted item will appear in a number of TVA file drops before disappearing. This method is preferred over simply noting the absence of an item in the TVA file as it protects against the accidental deletion of the whole database in the event that a corrupt null file is received from SeaChange.</w:t>
      </w:r>
    </w:p>
    <w:p w:rsidR="00CC34B6" w:rsidRDefault="00CC34B6" w:rsidP="0027343E"/>
    <w:p w:rsidR="0027343E" w:rsidRDefault="00122A20" w:rsidP="0027343E">
      <w:r>
        <w:t>In the event that an item is forcibly deleted on the SeaChange system, there will be no notification through this mechanism. This forcible deletion is expected to happen rarely and in these circumstances would require manual intervention to also remove the item from Cadent.</w:t>
      </w:r>
    </w:p>
    <w:p w:rsidR="00CC34B6" w:rsidRDefault="00CC34B6" w:rsidP="0027343E"/>
    <w:p w:rsidR="00CC34B6" w:rsidRDefault="00CC34B6" w:rsidP="0027343E">
      <w:r>
        <w:t xml:space="preserve">The deletion might also be missed by Cadent if the Licensing End Date is changed to a date further in the past than the grace period. In this case the asset will simply not be present on the TVA file. It might be prudent to report on assets that are thought to be current in the </w:t>
      </w:r>
      <w:proofErr w:type="gramStart"/>
      <w:r>
        <w:t>Cadent</w:t>
      </w:r>
      <w:proofErr w:type="gramEnd"/>
      <w:r>
        <w:t xml:space="preserve"> system but which do not appear in the TVA file. These assets could then be candidates for manual deletion in the </w:t>
      </w:r>
      <w:proofErr w:type="gramStart"/>
      <w:r>
        <w:t>Cadent</w:t>
      </w:r>
      <w:proofErr w:type="gramEnd"/>
      <w:r>
        <w:t xml:space="preserve"> system.</w:t>
      </w:r>
    </w:p>
    <w:p w:rsidR="0027343E" w:rsidRPr="0027343E" w:rsidRDefault="0027343E" w:rsidP="0027343E"/>
    <w:p w:rsidR="0027343E" w:rsidRDefault="0027343E" w:rsidP="0027343E">
      <w:pPr>
        <w:pStyle w:val="Heading4"/>
      </w:pPr>
      <w:bookmarkStart w:id="390" w:name="_Toc490728991"/>
      <w:r>
        <w:t>Sizing</w:t>
      </w:r>
      <w:bookmarkEnd w:id="390"/>
    </w:p>
    <w:p w:rsidR="0027343E" w:rsidRDefault="005B105E" w:rsidP="00785FDF">
      <w:r>
        <w:t>The TVA Transformer file will potentially contain a large number of entries since it is a complete extract of the assets on the Adrenalin system.</w:t>
      </w:r>
    </w:p>
    <w:p w:rsidR="005B105E" w:rsidRDefault="005B105E" w:rsidP="00785FDF"/>
    <w:p w:rsidR="005B105E" w:rsidRDefault="005B105E" w:rsidP="00785FDF">
      <w:r>
        <w:t>The number of IP VoD entries in the file is expected to grow over time to around 24,000 VoD assets by the year 2020. In addition, there will at all times be up to 1000 ad assets live on the platform.</w:t>
      </w:r>
    </w:p>
    <w:p w:rsidR="005B105E" w:rsidRDefault="005B105E" w:rsidP="00785FDF"/>
    <w:p w:rsidR="005B105E" w:rsidRPr="00B22187" w:rsidRDefault="005B105E" w:rsidP="00785FDF">
      <w:r>
        <w:t>The ingest process must be able to process this volume of data in a timely manner such that this works within the expected delivery schedule of 5 times per day.</w:t>
      </w:r>
    </w:p>
    <w:p w:rsidR="008020B5" w:rsidRDefault="008020B5" w:rsidP="00785FDF"/>
    <w:p w:rsidR="00785FDF" w:rsidRDefault="00785FDF" w:rsidP="00785FDF">
      <w:pPr>
        <w:pStyle w:val="Heading3"/>
      </w:pPr>
      <w:bookmarkStart w:id="391" w:name="_Toc490728992"/>
      <w:r>
        <w:t>Interface File Format</w:t>
      </w:r>
      <w:bookmarkEnd w:id="391"/>
    </w:p>
    <w:p w:rsidR="000F315F" w:rsidRDefault="00FF0A98" w:rsidP="00785FDF">
      <w:r>
        <w:t xml:space="preserve">The interface file is as </w:t>
      </w:r>
      <w:r w:rsidR="002F016D">
        <w:t>per the TVA Transformer stripped TVA.xml file</w:t>
      </w:r>
      <w:r>
        <w:t>.</w:t>
      </w:r>
      <w:r w:rsidR="00A325CE">
        <w:t xml:space="preserve"> </w:t>
      </w:r>
    </w:p>
    <w:p w:rsidR="002C0A75" w:rsidRDefault="002C0A75" w:rsidP="00785FDF"/>
    <w:p w:rsidR="000F315F" w:rsidRDefault="000F315F" w:rsidP="000F315F">
      <w:pPr>
        <w:pStyle w:val="Heading4"/>
      </w:pPr>
      <w:bookmarkStart w:id="392" w:name="_Toc490728993"/>
      <w:r>
        <w:t>Structure</w:t>
      </w:r>
      <w:bookmarkEnd w:id="392"/>
    </w:p>
    <w:p w:rsidR="00F7218D" w:rsidRDefault="000F315F" w:rsidP="000F315F">
      <w:r>
        <w:t>The file is divided up into a number of sections each with a number of entries.</w:t>
      </w:r>
    </w:p>
    <w:p w:rsidR="00F7218D" w:rsidRDefault="00F7218D" w:rsidP="000F315F"/>
    <w:p w:rsidR="00F7218D" w:rsidRDefault="000F315F" w:rsidP="000F315F">
      <w:r>
        <w:t xml:space="preserve">The </w:t>
      </w:r>
      <w:r w:rsidR="00F7218D" w:rsidRPr="00690E2A">
        <w:rPr>
          <w:rStyle w:val="CodeSnippetBoxed"/>
        </w:rPr>
        <w:t>&lt;</w:t>
      </w:r>
      <w:proofErr w:type="spellStart"/>
      <w:r w:rsidRPr="00690E2A">
        <w:rPr>
          <w:rStyle w:val="CodeSnippetBoxed"/>
        </w:rPr>
        <w:t>ProgramInformation</w:t>
      </w:r>
      <w:r w:rsidR="00690E2A" w:rsidRPr="00690E2A">
        <w:rPr>
          <w:rStyle w:val="CodeSnippetBoxed"/>
        </w:rPr>
        <w:t>T</w:t>
      </w:r>
      <w:r w:rsidRPr="00690E2A">
        <w:rPr>
          <w:rStyle w:val="CodeSnippetBoxed"/>
        </w:rPr>
        <w:t>able</w:t>
      </w:r>
      <w:proofErr w:type="spellEnd"/>
      <w:r w:rsidR="00690E2A" w:rsidRPr="00690E2A">
        <w:rPr>
          <w:rStyle w:val="CodeSnippetBoxed"/>
        </w:rPr>
        <w:t>&gt;</w:t>
      </w:r>
      <w:r>
        <w:t xml:space="preserve"> element contains </w:t>
      </w:r>
      <w:r w:rsidR="00F7218D">
        <w:rPr>
          <w:rStyle w:val="CodeSnippetBoxed"/>
        </w:rPr>
        <w:t>&lt;</w:t>
      </w:r>
      <w:proofErr w:type="spellStart"/>
      <w:r w:rsidR="00F7218D">
        <w:rPr>
          <w:rStyle w:val="CodeSnippetBoxed"/>
        </w:rPr>
        <w:t>P</w:t>
      </w:r>
      <w:r w:rsidRPr="00F7218D">
        <w:rPr>
          <w:rStyle w:val="CodeSnippetBoxed"/>
        </w:rPr>
        <w:t>rogramInformatio</w:t>
      </w:r>
      <w:r w:rsidR="00F7218D">
        <w:rPr>
          <w:rStyle w:val="CodeSnippetBoxed"/>
        </w:rPr>
        <w:t>n</w:t>
      </w:r>
      <w:proofErr w:type="spellEnd"/>
      <w:r w:rsidR="00F7218D">
        <w:rPr>
          <w:rStyle w:val="CodeSnippetBoxed"/>
        </w:rPr>
        <w:t>&gt;</w:t>
      </w:r>
      <w:r>
        <w:t xml:space="preserve"> elements, each des</w:t>
      </w:r>
      <w:r w:rsidR="00F7218D">
        <w:t xml:space="preserve">cribing </w:t>
      </w:r>
      <w:r w:rsidR="00690E2A">
        <w:t>a title</w:t>
      </w:r>
      <w:r w:rsidR="00F7218D">
        <w:t xml:space="preserve"> in the system.</w:t>
      </w:r>
    </w:p>
    <w:p w:rsidR="00F7218D" w:rsidRDefault="00F7218D" w:rsidP="000F315F"/>
    <w:p w:rsidR="00F7218D" w:rsidRDefault="000F315F" w:rsidP="000F315F">
      <w:r>
        <w:t xml:space="preserve">The </w:t>
      </w:r>
      <w:r w:rsidR="00F7218D" w:rsidRPr="00F7218D">
        <w:rPr>
          <w:rStyle w:val="CodeSnippetBoxed"/>
        </w:rPr>
        <w:t>&lt;</w:t>
      </w:r>
      <w:proofErr w:type="spellStart"/>
      <w:r w:rsidRPr="00F7218D">
        <w:rPr>
          <w:rStyle w:val="CodeSnippetBoxed"/>
        </w:rPr>
        <w:t>GroupInformationTable</w:t>
      </w:r>
      <w:proofErr w:type="spellEnd"/>
      <w:r w:rsidR="00F7218D" w:rsidRPr="00F7218D">
        <w:rPr>
          <w:rStyle w:val="CodeSnippetBoxed"/>
        </w:rPr>
        <w:t>&gt;</w:t>
      </w:r>
      <w:r>
        <w:t xml:space="preserve"> table contains a number of </w:t>
      </w:r>
      <w:r w:rsidR="00F7218D" w:rsidRPr="00F7218D">
        <w:rPr>
          <w:rStyle w:val="CodeSnippetBoxed"/>
        </w:rPr>
        <w:t>&lt;</w:t>
      </w:r>
      <w:proofErr w:type="spellStart"/>
      <w:r w:rsidRPr="00F7218D">
        <w:rPr>
          <w:rStyle w:val="CodeSnippetBoxed"/>
        </w:rPr>
        <w:t>GroupInformation</w:t>
      </w:r>
      <w:proofErr w:type="spellEnd"/>
      <w:r w:rsidR="00F7218D" w:rsidRPr="00F7218D">
        <w:rPr>
          <w:rStyle w:val="CodeSnippetBoxed"/>
        </w:rPr>
        <w:t>&gt;</w:t>
      </w:r>
      <w:r>
        <w:t xml:space="preserve"> elements, these describe, amongst other things, the show and s</w:t>
      </w:r>
      <w:r w:rsidR="00F7218D">
        <w:t>eason structure and membership.</w:t>
      </w:r>
    </w:p>
    <w:p w:rsidR="00F7218D" w:rsidRDefault="00F7218D" w:rsidP="000F315F"/>
    <w:p w:rsidR="000F315F" w:rsidRDefault="000F315F" w:rsidP="000F315F">
      <w:r>
        <w:t xml:space="preserve">The </w:t>
      </w:r>
      <w:r w:rsidR="00F7218D" w:rsidRPr="00F7218D">
        <w:rPr>
          <w:rStyle w:val="CodeSnippetBoxed"/>
        </w:rPr>
        <w:t>&lt;</w:t>
      </w:r>
      <w:proofErr w:type="spellStart"/>
      <w:r w:rsidRPr="00F7218D">
        <w:rPr>
          <w:rStyle w:val="CodeSnippetBoxed"/>
        </w:rPr>
        <w:t>ProgramLocationTable</w:t>
      </w:r>
      <w:proofErr w:type="spellEnd"/>
      <w:r w:rsidR="00F7218D" w:rsidRPr="00F7218D">
        <w:rPr>
          <w:rStyle w:val="CodeSnippetBoxed"/>
        </w:rPr>
        <w:t>&gt;</w:t>
      </w:r>
      <w:r>
        <w:t xml:space="preserve"> contains a number of </w:t>
      </w:r>
      <w:r w:rsidR="00F7218D" w:rsidRPr="00F7218D">
        <w:rPr>
          <w:rStyle w:val="CodeSnippetBoxed"/>
        </w:rPr>
        <w:t>&lt;</w:t>
      </w:r>
      <w:proofErr w:type="spellStart"/>
      <w:r w:rsidRPr="00F7218D">
        <w:rPr>
          <w:rStyle w:val="CodeSnippetBoxed"/>
        </w:rPr>
        <w:t>OnDemandProgram</w:t>
      </w:r>
      <w:proofErr w:type="spellEnd"/>
      <w:r w:rsidR="00F7218D" w:rsidRPr="00F7218D">
        <w:rPr>
          <w:rStyle w:val="CodeSnippetBoxed"/>
        </w:rPr>
        <w:t>&gt;</w:t>
      </w:r>
      <w:r>
        <w:t xml:space="preserve"> elements which describe a particular format of </w:t>
      </w:r>
      <w:r w:rsidR="00991989">
        <w:t>an asset</w:t>
      </w:r>
      <w:r>
        <w:t xml:space="preserve"> (e.g. QAM </w:t>
      </w:r>
      <w:r w:rsidR="00F7218D">
        <w:t>VoD</w:t>
      </w:r>
      <w:r>
        <w:t xml:space="preserve">, IP VoD) that are available for showing. These relate to the </w:t>
      </w:r>
      <w:r w:rsidR="00F7218D" w:rsidRPr="00F7218D">
        <w:rPr>
          <w:rStyle w:val="CodeSnippetBoxed"/>
        </w:rPr>
        <w:t>&lt;</w:t>
      </w:r>
      <w:proofErr w:type="spellStart"/>
      <w:r w:rsidRPr="00F7218D">
        <w:rPr>
          <w:rStyle w:val="CodeSnippetBoxed"/>
        </w:rPr>
        <w:t>ProgramInformation</w:t>
      </w:r>
      <w:proofErr w:type="spellEnd"/>
      <w:r w:rsidR="00F7218D" w:rsidRPr="00F7218D">
        <w:rPr>
          <w:rStyle w:val="CodeSnippetBoxed"/>
        </w:rPr>
        <w:t>&gt;</w:t>
      </w:r>
      <w:r>
        <w:t xml:space="preserve"> elements through the </w:t>
      </w:r>
      <w:r w:rsidR="00F7218D" w:rsidRPr="00F7218D">
        <w:rPr>
          <w:rStyle w:val="CodeSnippetBoxed"/>
        </w:rPr>
        <w:t>&lt;</w:t>
      </w:r>
      <w:proofErr w:type="spellStart"/>
      <w:r w:rsidR="002C0A75" w:rsidRPr="00F7218D">
        <w:rPr>
          <w:rStyle w:val="CodeSnippetBoxed"/>
        </w:rPr>
        <w:t>Gro</w:t>
      </w:r>
      <w:r w:rsidRPr="00F7218D">
        <w:rPr>
          <w:rStyle w:val="CodeSnippetBoxed"/>
        </w:rPr>
        <w:t>upId</w:t>
      </w:r>
      <w:proofErr w:type="spellEnd"/>
      <w:r w:rsidR="00F7218D" w:rsidRPr="00F7218D">
        <w:rPr>
          <w:rStyle w:val="CodeSnippetBoxed"/>
        </w:rPr>
        <w:t>&gt;</w:t>
      </w:r>
      <w:r>
        <w:t xml:space="preserve"> attribute.</w:t>
      </w:r>
      <w:r w:rsidR="00991989">
        <w:t xml:space="preserve"> These elements describe the actual show or movie assets in various forms whereas the </w:t>
      </w:r>
      <w:r w:rsidR="00991989">
        <w:rPr>
          <w:rStyle w:val="CodeSnippetBoxed"/>
        </w:rPr>
        <w:t>&lt;</w:t>
      </w:r>
      <w:proofErr w:type="spellStart"/>
      <w:r w:rsidR="00991989">
        <w:rPr>
          <w:rStyle w:val="CodeSnippetBoxed"/>
        </w:rPr>
        <w:t>P</w:t>
      </w:r>
      <w:r w:rsidR="00991989" w:rsidRPr="00991989">
        <w:rPr>
          <w:rStyle w:val="CodeSnippetBoxed"/>
        </w:rPr>
        <w:t>rogramInformation</w:t>
      </w:r>
      <w:proofErr w:type="spellEnd"/>
      <w:r w:rsidR="00991989">
        <w:rPr>
          <w:rStyle w:val="CodeSnippetBoxed"/>
        </w:rPr>
        <w:t>&gt;</w:t>
      </w:r>
      <w:r w:rsidR="00991989">
        <w:t xml:space="preserve"> element logically provides a title that applies to all these assets.</w:t>
      </w:r>
    </w:p>
    <w:p w:rsidR="000F315F" w:rsidRDefault="000F315F" w:rsidP="000F315F"/>
    <w:p w:rsidR="000F315F" w:rsidRDefault="000F315F" w:rsidP="000F315F">
      <w:r>
        <w:t>Conceptually, the file looks like this-</w:t>
      </w:r>
    </w:p>
    <w:p w:rsidR="002C0A75" w:rsidRDefault="002C0A75" w:rsidP="000F315F"/>
    <w:p w:rsidR="000F315F" w:rsidRDefault="000F315F" w:rsidP="002C0A75">
      <w:pPr>
        <w:pStyle w:val="CodeBlockWithinCell"/>
      </w:pPr>
      <w:r>
        <w:t>&lt;TVAMain&gt;</w:t>
      </w:r>
    </w:p>
    <w:p w:rsidR="000F315F" w:rsidRDefault="002C0A75" w:rsidP="002C0A75">
      <w:pPr>
        <w:pStyle w:val="CodeBlockWithinCell"/>
      </w:pPr>
      <w:r>
        <w:t xml:space="preserve">  </w:t>
      </w:r>
      <w:r w:rsidR="000F315F">
        <w:t>&lt;ProgramDescription&gt;</w:t>
      </w:r>
    </w:p>
    <w:p w:rsidR="000F315F" w:rsidRDefault="000F315F" w:rsidP="002C0A75">
      <w:pPr>
        <w:pStyle w:val="CodeBlockWithinCell"/>
      </w:pPr>
    </w:p>
    <w:p w:rsidR="000F315F" w:rsidRDefault="002C0A75" w:rsidP="002C0A75">
      <w:pPr>
        <w:pStyle w:val="CodeBlockWithinCell"/>
      </w:pPr>
      <w:r>
        <w:t xml:space="preserve">    </w:t>
      </w:r>
      <w:r w:rsidR="000F315F">
        <w:t>&lt;ProgramInformationTable&gt;</w:t>
      </w:r>
    </w:p>
    <w:p w:rsidR="002C0A75" w:rsidRDefault="002C0A75" w:rsidP="002C0A75">
      <w:pPr>
        <w:pStyle w:val="CodeBlockWithinCell"/>
      </w:pPr>
      <w:r>
        <w:t xml:space="preserve">      &lt;ProgramInformation/&gt;</w:t>
      </w:r>
    </w:p>
    <w:p w:rsidR="002C0A75" w:rsidRDefault="002C0A75" w:rsidP="002C0A75">
      <w:pPr>
        <w:pStyle w:val="CodeBlockWithinCell"/>
      </w:pPr>
      <w:r>
        <w:t xml:space="preserve">      &lt;ProgramInformation/&gt;</w:t>
      </w:r>
    </w:p>
    <w:p w:rsidR="002C0A75" w:rsidRDefault="002C0A75" w:rsidP="002C0A75">
      <w:pPr>
        <w:pStyle w:val="CodeBlockWithinCell"/>
      </w:pPr>
      <w:r>
        <w:t xml:space="preserve">      &lt;ProgramInformation/&gt;</w:t>
      </w:r>
    </w:p>
    <w:p w:rsidR="000F315F" w:rsidRDefault="002C0A75" w:rsidP="002C0A75">
      <w:pPr>
        <w:pStyle w:val="CodeBlockWithinCell"/>
      </w:pPr>
      <w:r>
        <w:t xml:space="preserve">    </w:t>
      </w:r>
      <w:r w:rsidR="000F315F">
        <w:t>&lt;/ProgramInformationTable&gt;</w:t>
      </w:r>
    </w:p>
    <w:p w:rsidR="000F315F" w:rsidRDefault="000F315F" w:rsidP="002C0A75">
      <w:pPr>
        <w:pStyle w:val="CodeBlockWithinCell"/>
      </w:pPr>
    </w:p>
    <w:p w:rsidR="000F315F" w:rsidRDefault="002C0A75" w:rsidP="002C0A75">
      <w:pPr>
        <w:pStyle w:val="CodeBlockWithinCell"/>
      </w:pPr>
      <w:r>
        <w:t xml:space="preserve">    </w:t>
      </w:r>
      <w:r w:rsidR="000F315F">
        <w:t>&lt;GroupInformationTable&gt;</w:t>
      </w:r>
    </w:p>
    <w:p w:rsidR="002C0A75" w:rsidRDefault="002C0A75" w:rsidP="002C0A75">
      <w:pPr>
        <w:pStyle w:val="CodeBlockWithinCell"/>
      </w:pPr>
      <w:r>
        <w:t xml:space="preserve">      &lt;GroupInformation/&gt;</w:t>
      </w:r>
    </w:p>
    <w:p w:rsidR="002C0A75" w:rsidRDefault="002C0A75" w:rsidP="002C0A75">
      <w:pPr>
        <w:pStyle w:val="CodeBlockWithinCell"/>
      </w:pPr>
      <w:r>
        <w:t xml:space="preserve">      &lt;GroupInformation/&gt;</w:t>
      </w:r>
    </w:p>
    <w:p w:rsidR="002C0A75" w:rsidRDefault="002C0A75" w:rsidP="002C0A75">
      <w:pPr>
        <w:pStyle w:val="CodeBlockWithinCell"/>
      </w:pPr>
      <w:r>
        <w:t xml:space="preserve">      &lt;GroupInformation/&gt;</w:t>
      </w:r>
    </w:p>
    <w:p w:rsidR="000F315F" w:rsidRDefault="002C0A75" w:rsidP="002C0A75">
      <w:pPr>
        <w:pStyle w:val="CodeBlockWithinCell"/>
      </w:pPr>
      <w:r>
        <w:t xml:space="preserve">    </w:t>
      </w:r>
      <w:r w:rsidR="000F315F">
        <w:t>&lt;/GroupInformationTable&gt;</w:t>
      </w:r>
    </w:p>
    <w:p w:rsidR="000F315F" w:rsidRDefault="000F315F" w:rsidP="002C0A75">
      <w:pPr>
        <w:pStyle w:val="CodeBlockWithinCell"/>
      </w:pPr>
    </w:p>
    <w:p w:rsidR="000F315F" w:rsidRDefault="002C0A75" w:rsidP="002C0A75">
      <w:pPr>
        <w:pStyle w:val="CodeBlockWithinCell"/>
      </w:pPr>
      <w:r>
        <w:t xml:space="preserve">    &lt;ProgramLocationTable&gt;</w:t>
      </w:r>
    </w:p>
    <w:p w:rsidR="002C0A75" w:rsidRDefault="002C0A75" w:rsidP="002C0A75">
      <w:pPr>
        <w:pStyle w:val="CodeBlockWithinCell"/>
      </w:pPr>
      <w:r>
        <w:t xml:space="preserve">      &lt;OnDemandProgram/&gt;</w:t>
      </w:r>
    </w:p>
    <w:p w:rsidR="002C0A75" w:rsidRDefault="002C0A75" w:rsidP="002C0A75">
      <w:pPr>
        <w:pStyle w:val="CodeBlockWithinCell"/>
      </w:pPr>
      <w:r>
        <w:t xml:space="preserve">      &lt;OnDemandProgram/&gt;</w:t>
      </w:r>
    </w:p>
    <w:p w:rsidR="002C0A75" w:rsidRDefault="002C0A75" w:rsidP="002C0A75">
      <w:pPr>
        <w:pStyle w:val="CodeBlockWithinCell"/>
      </w:pPr>
      <w:r>
        <w:t xml:space="preserve">      &lt;OnDemandProgram/&gt;</w:t>
      </w:r>
    </w:p>
    <w:p w:rsidR="002C0A75" w:rsidRDefault="002C0A75" w:rsidP="002C0A75">
      <w:pPr>
        <w:pStyle w:val="CodeBlockWithinCell"/>
      </w:pPr>
      <w:r>
        <w:t xml:space="preserve">    &lt;/ProgramLocationTable&gt;</w:t>
      </w:r>
    </w:p>
    <w:p w:rsidR="000F315F" w:rsidRDefault="000F315F" w:rsidP="002C0A75">
      <w:pPr>
        <w:pStyle w:val="CodeBlockWithinCell"/>
      </w:pPr>
    </w:p>
    <w:p w:rsidR="000F315F" w:rsidRDefault="002C0A75" w:rsidP="002C0A75">
      <w:pPr>
        <w:pStyle w:val="CodeBlockWithinCell"/>
      </w:pPr>
      <w:r>
        <w:t xml:space="preserve">    </w:t>
      </w:r>
      <w:r w:rsidR="000F315F">
        <w:t>&lt;/ProgramDescription&gt;</w:t>
      </w:r>
    </w:p>
    <w:p w:rsidR="000F315F" w:rsidRDefault="000F315F" w:rsidP="002C0A75">
      <w:pPr>
        <w:pStyle w:val="CodeBlockWithinCell"/>
      </w:pPr>
      <w:r>
        <w:t>&lt;/TVAMain&gt;</w:t>
      </w:r>
    </w:p>
    <w:p w:rsidR="000F315F" w:rsidRDefault="000F315F" w:rsidP="000F315F"/>
    <w:p w:rsidR="009765A6" w:rsidRDefault="009765A6" w:rsidP="009765A6">
      <w:pPr>
        <w:pStyle w:val="Heading4"/>
      </w:pPr>
      <w:bookmarkStart w:id="393" w:name="_Toc490728994"/>
      <w:r>
        <w:t>Key Data</w:t>
      </w:r>
      <w:bookmarkEnd w:id="393"/>
    </w:p>
    <w:p w:rsidR="009765A6" w:rsidRDefault="009765A6" w:rsidP="009765A6">
      <w:r>
        <w:t>The following data is to be extracted from the TVA Transformer file. The descriptions below are given in the form of XPath expressions relative to the root of the TVA file. Note that the information comes from multiple sections in the file and will need to be combined in the import process to get the full picture. For information, the source within the ADI file is also given.</w:t>
      </w:r>
    </w:p>
    <w:p w:rsidR="009765A6" w:rsidRDefault="009765A6" w:rsidP="009765A6"/>
    <w:tbl>
      <w:tblPr>
        <w:tblStyle w:val="VMTableLeftTopHeader"/>
        <w:tblW w:w="0" w:type="auto"/>
        <w:tblLayout w:type="fixed"/>
        <w:tblCellMar>
          <w:top w:w="57" w:type="dxa"/>
          <w:bottom w:w="57" w:type="dxa"/>
        </w:tblCellMar>
        <w:tblLook w:val="04A0" w:firstRow="1" w:lastRow="0" w:firstColumn="1" w:lastColumn="0" w:noHBand="0" w:noVBand="1"/>
      </w:tblPr>
      <w:tblGrid>
        <w:gridCol w:w="2212"/>
        <w:gridCol w:w="7229"/>
      </w:tblGrid>
      <w:tr w:rsidR="009765A6" w:rsidTr="006D6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r>
              <w:t>Item</w:t>
            </w:r>
          </w:p>
        </w:tc>
        <w:tc>
          <w:tcPr>
            <w:tcW w:w="7229" w:type="dxa"/>
          </w:tcPr>
          <w:p w:rsidR="009765A6" w:rsidRDefault="009765A6" w:rsidP="006D6F66">
            <w:pPr>
              <w:cnfStyle w:val="100000000000" w:firstRow="1" w:lastRow="0" w:firstColumn="0" w:lastColumn="0" w:oddVBand="0" w:evenVBand="0" w:oddHBand="0" w:evenHBand="0" w:firstRowFirstColumn="0" w:firstRowLastColumn="0" w:lastRowFirstColumn="0" w:lastRowLastColumn="0"/>
            </w:pPr>
            <w:r>
              <w:t>Description</w:t>
            </w: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ContentID</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Generated by SeaChange. This is the ID by which the content is known in the SeaChange ecosystems. This will be the ID that forms part of the URL that the STB uses to request playback and will also be the primary identity of the content on the VSPP. Accessible in the TVA Transformer file for </w:t>
            </w:r>
            <w:r w:rsidRPr="005230E3">
              <w:rPr>
                <w:rStyle w:val="CodeSnippetBoxed"/>
              </w:rPr>
              <w:t>&lt;</w:t>
            </w:r>
            <w:proofErr w:type="spellStart"/>
            <w:r w:rsidR="005C61E3">
              <w:rPr>
                <w:rStyle w:val="CodeSnippetBoxed"/>
              </w:rPr>
              <w:t>OnDemandProgram</w:t>
            </w:r>
            <w:proofErr w:type="spellEnd"/>
            <w:r w:rsidRPr="005230E3">
              <w:rPr>
                <w:rStyle w:val="CodeSnippetBoxed"/>
              </w:rPr>
              <w:t>&gt;</w:t>
            </w:r>
            <w:r>
              <w:t xml:space="preserve"> elements using the following XPath-</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6193A">
              <w:t>/OnDemandProgram[1]</w:t>
            </w: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6193A">
              <w:t>/InstanceDescription[1]</w:t>
            </w:r>
          </w:p>
          <w:p w:rsidR="00E6193A" w:rsidRDefault="00E6193A" w:rsidP="00E6193A">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6193A">
              <w:t>/OtherIdentifier[@type="VodBackOfficeId"][1]</w:t>
            </w:r>
          </w:p>
          <w:p w:rsidR="00E6193A" w:rsidRDefault="00E6193A" w:rsidP="006D6F66">
            <w:pPr>
              <w:cnfStyle w:val="000000000000" w:firstRow="0" w:lastRow="0" w:firstColumn="0" w:lastColumn="0" w:oddVBand="0" w:evenVBand="0" w:oddHBand="0" w:evenHBand="0" w:firstRowFirstColumn="0" w:firstRowLastColumn="0" w:lastRowFirstColumn="0" w:lastRowLastColumn="0"/>
            </w:pPr>
          </w:p>
          <w:p w:rsidR="00E6193A" w:rsidRDefault="00E6193A" w:rsidP="006D6F66">
            <w:pPr>
              <w:cnfStyle w:val="000000000000" w:firstRow="0" w:lastRow="0" w:firstColumn="0" w:lastColumn="0" w:oddVBand="0" w:evenVBand="0" w:oddHBand="0" w:evenHBand="0" w:firstRowFirstColumn="0" w:firstRowLastColumn="0" w:lastRowFirstColumn="0" w:lastRowLastColumn="0"/>
            </w:pPr>
            <w:r>
              <w:t xml:space="preserve">Note that there is also a </w:t>
            </w:r>
            <w:proofErr w:type="spellStart"/>
            <w:r w:rsidRPr="00E6193A">
              <w:rPr>
                <w:b/>
              </w:rPr>
              <w:t>VodBackOfficeId</w:t>
            </w:r>
            <w:proofErr w:type="spellEnd"/>
            <w:r>
              <w:t xml:space="preserve"> that applies to the title of which the above content is a part. This has no relevance for this extract procedure.</w:t>
            </w:r>
          </w:p>
          <w:p w:rsidR="009765A6" w:rsidRPr="009765A6" w:rsidRDefault="009765A6" w:rsidP="00E6193A">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SC_crid</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Generated by SeaChange. The internal ID by which the content is known in the SeaChange database. Useful here since this value is used to match up the “</w:t>
            </w:r>
            <w:proofErr w:type="spellStart"/>
            <w:r w:rsidRPr="007F3E1F">
              <w:rPr>
                <w:b/>
              </w:rPr>
              <w:t>ProgramInformation</w:t>
            </w:r>
            <w:proofErr w:type="spellEnd"/>
            <w:r>
              <w:t>” and “</w:t>
            </w:r>
            <w:proofErr w:type="spellStart"/>
            <w:r w:rsidRPr="007F3E1F">
              <w:rPr>
                <w:b/>
              </w:rPr>
              <w:t>OnDemandProgram</w:t>
            </w:r>
            <w:proofErr w:type="spellEnd"/>
            <w:r>
              <w:t>” information blocks in the file. Accessible in the TVA file “</w:t>
            </w:r>
            <w:proofErr w:type="spellStart"/>
            <w:r>
              <w:t>ProgramInformation</w:t>
            </w:r>
            <w:proofErr w:type="spellEnd"/>
            <w:r>
              <w:t>” section using the following XPath-</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7B7A8F">
              <w:t>/ProgramInformation[1]/@programId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and in the “</w:t>
            </w:r>
            <w:proofErr w:type="spellStart"/>
            <w:r>
              <w:t>OnDemandProgram</w:t>
            </w:r>
            <w:proofErr w:type="spellEnd"/>
            <w:r>
              <w:t>” block as-</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/OnDemandProgram</w:t>
            </w:r>
            <w:r w:rsidRPr="007F3E1F">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7F3E1F">
              <w:t>/Program[1]/@crid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r>
              <w:t>Title</w:t>
            </w:r>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This is the content title as present on the ADI file and passed in through SeaChange. In the case of main content this will likely be a brief string naming the movie title or a particular episode of a series. For ads, this will be a string composed of the ad’s clock number and a brief campaign title, e.g. “Fairy Liquid - </w:t>
            </w:r>
            <w:proofErr w:type="gramStart"/>
            <w:r>
              <w:t>xyx8342j2 ”</w:t>
            </w:r>
            <w:proofErr w:type="gramEnd"/>
            <w:r>
              <w:t>. This field is the main way that assets are ordered in the Cadent system and is the field that will most commonly be used to locate content.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Located in the TVA Transformer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7D5517">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7D5517">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7D5517">
              <w:t>/Title</w:t>
            </w:r>
            <w:r>
              <w:t>[not(@type)]</w:t>
            </w:r>
            <w:r w:rsidRPr="007D5517">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from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/App_Data[@App=”VOD” and @Name=”Title”]@Value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Title_Sort_Name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package and mapped through to the TVA Transformer file. Specifies the string that the title should be sorted on and usually omits initial words such as “a” and “the” as well as normalising case.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A7E21">
              <w:t>/ProgramInformation[1]</w:t>
            </w: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A7E21">
              <w:t>/BasicDescription[1]</w:t>
            </w:r>
          </w:p>
          <w:p w:rsidR="00DA7E21" w:rsidRDefault="00DA7E21" w:rsidP="00DA7E21">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A7E21">
              <w:t>/ShortTitle[@type=\"secondary\"][1]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from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/App_Data[@App=”VOD” and @Name=”Title_Sort_Name”]@Value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Episode_Title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package and mapped through. Where the title is a series, this field gives the specific episode title.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A0CA0">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A0CA0">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/Title[@type="episodeTitle</w:t>
            </w:r>
            <w:r w:rsidRPr="006A0CA0">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/App_Data[@App=”VOD” and @Name=”Episode_Name”]@Value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Summary_Short</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From ADI package. The short synopsis.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/Synopsis[@length="short" and @xml:lang="en-GB</w:t>
            </w:r>
            <w:r w:rsidRPr="00864C69">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Summary_Short</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Summary_Medium</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From ADI package. The short synopsis.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/Synopsis[@length=</w:t>
            </w:r>
            <w:r w:rsidRPr="00864C69">
              <w:t>"</w:t>
            </w:r>
            <w:r>
              <w:t>medium" and @xml:lang="en-GB</w:t>
            </w:r>
            <w:r w:rsidRPr="00864C69">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Summary_Medium</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Summary_Long</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From ADI package. The short synopsis.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64C69">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/Synopsis[@length="long" and @xml:lang="en-GB</w:t>
            </w:r>
            <w:r w:rsidRPr="00864C69">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Summary_Long</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Series_Name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If the title is a member of a series, it will contain a link to a </w:t>
            </w:r>
            <w:r w:rsidRPr="00F7218D">
              <w:rPr>
                <w:rStyle w:val="CodeSnippetBoxed"/>
              </w:rPr>
              <w:t>&lt;</w:t>
            </w:r>
            <w:proofErr w:type="spellStart"/>
            <w:r w:rsidRPr="00F7218D">
              <w:rPr>
                <w:rStyle w:val="CodeSnippetBoxed"/>
              </w:rPr>
              <w:t>GroupInformation</w:t>
            </w:r>
            <w:proofErr w:type="spellEnd"/>
            <w:r w:rsidRPr="00F7218D">
              <w:rPr>
                <w:rStyle w:val="CodeSnippetBoxed"/>
              </w:rPr>
              <w:t>&gt;</w:t>
            </w:r>
            <w:r>
              <w:t xml:space="preserve"> element later in the file that describes that series (including its name). If it is a member of a series, it will have a link to a </w:t>
            </w:r>
            <w:proofErr w:type="spellStart"/>
            <w:r>
              <w:t>crid</w:t>
            </w:r>
            <w:proofErr w:type="spellEnd"/>
            <w:r>
              <w:t xml:space="preserve"> of the </w:t>
            </w:r>
            <w:r w:rsidRPr="00F7218D">
              <w:rPr>
                <w:rStyle w:val="CodeSnippetBoxed"/>
              </w:rPr>
              <w:t>&lt;</w:t>
            </w:r>
            <w:proofErr w:type="spellStart"/>
            <w:r w:rsidRPr="00F7218D">
              <w:rPr>
                <w:rStyle w:val="CodeSnippetBoxed"/>
              </w:rPr>
              <w:t>GroupInformation</w:t>
            </w:r>
            <w:proofErr w:type="spellEnd"/>
            <w:r w:rsidRPr="00F7218D">
              <w:rPr>
                <w:rStyle w:val="CodeSnippetBoxed"/>
              </w:rPr>
              <w:t>&gt;</w:t>
            </w:r>
            <w:r>
              <w:t xml:space="preserve"> element describing the series. This can be obtained from the TVA file thus-</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F7218D">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F7218D">
              <w:t>/MemberOf[@xsi:type=\"EpisodeOfType\"]/@crid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See the section “Show and Series” on details of how to extract this.</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Show_Name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This is a lookup from the series </w:t>
            </w:r>
            <w:proofErr w:type="spellStart"/>
            <w:r>
              <w:t>GroupInformation</w:t>
            </w:r>
            <w:proofErr w:type="spellEnd"/>
            <w:r>
              <w:t xml:space="preserve"> element as described above. See the section “Show and Series” on how to extract this information.</w:t>
            </w: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r>
              <w:t>Provider</w:t>
            </w:r>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from the ADI file. The name of the content provider.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50D3">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50D3">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50D3">
              <w:t>/CreditsList[1]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rsidRPr="00EB50D3">
              <w:t>/CreditsItem</w:t>
            </w:r>
            <w:r>
              <w:t>[@role=</w:t>
            </w:r>
            <w:r w:rsidRPr="00EB50D3">
              <w:t>"urn:eventis:metadata:</w:t>
            </w:r>
            <w:r>
              <w:t>cs:RoleCS:2010:CONTENT-PROVIDER</w:t>
            </w:r>
            <w:r w:rsidRPr="00EB50D3">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/OrganizationName[@xml:lang="en-GB</w:t>
            </w:r>
            <w:r w:rsidRPr="00EB50D3">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from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/AMS[1]@Provider</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5C61E3" w:rsidP="006D6F66">
            <w:r>
              <w:t xml:space="preserve">Title </w:t>
            </w:r>
            <w:r w:rsidR="009765A6">
              <w:t>PID</w:t>
            </w:r>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Provider ID in the form of a short (usually 3 characters) code. This is passed through SeaChange and made available on the TVA interface. Used in conjunction with PAID.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91DA3">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91DA3">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891DA3">
              <w:t>/CreditsList[1]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/CreditsItem[@role=</w:t>
            </w:r>
            <w:r w:rsidRPr="00891DA3">
              <w:t>"urn:eventis:metadata:cs:</w:t>
            </w:r>
            <w:r>
              <w:t>RoleCS:2010:CONTENT-PROVIDER-ID</w:t>
            </w:r>
            <w:r w:rsidRPr="00891DA3">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/OrganizationName[@xml:lang="en-GB</w:t>
            </w:r>
            <w:r w:rsidRPr="00891DA3">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present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/AMS[1]@Provider_ID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5C66A4" w:rsidRDefault="005C66A4" w:rsidP="005C66A4">
            <w:pPr>
              <w:cnfStyle w:val="000000000000" w:firstRow="0" w:lastRow="0" w:firstColumn="0" w:lastColumn="0" w:oddVBand="0" w:evenVBand="0" w:oddHBand="0" w:evenHBand="0" w:firstRowFirstColumn="0" w:firstRowLastColumn="0" w:lastRowFirstColumn="0" w:lastRowLastColumn="0"/>
            </w:pPr>
            <w:r>
              <w:t>Note that the Content PID_PAID field below should be used in preference to this.</w:t>
            </w:r>
          </w:p>
          <w:p w:rsidR="005C66A4" w:rsidRDefault="005C66A4"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5C61E3" w:rsidP="006D6F66">
            <w:r>
              <w:t xml:space="preserve">Title </w:t>
            </w:r>
            <w:r w:rsidR="009765A6">
              <w:t>PAID</w:t>
            </w:r>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Provider Asset </w:t>
            </w:r>
            <w:proofErr w:type="gramStart"/>
            <w:r>
              <w:t>ID.</w:t>
            </w:r>
            <w:proofErr w:type="gramEnd"/>
            <w:r>
              <w:t xml:space="preserve"> Identifier that uniquely identifies the asset in the content provider’s ecosystem. Always used in conjunction with the PID hence the common terminology PID/PAID. This is passed through SeaChange and made available on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416A0">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/OtherIdentifier[@type="PID_PAID" and @authority="eventis</w:t>
            </w:r>
            <w:r w:rsidRPr="00D416A0">
              <w:t>"][1]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present on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concat(</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/AMS[1]@Provider_ID</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/AMS[1]@Asset_ID)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5C66A4" w:rsidRDefault="005C66A4" w:rsidP="006D6F66">
            <w:pPr>
              <w:cnfStyle w:val="000000000000" w:firstRow="0" w:lastRow="0" w:firstColumn="0" w:lastColumn="0" w:oddVBand="0" w:evenVBand="0" w:oddHBand="0" w:evenHBand="0" w:firstRowFirstColumn="0" w:firstRowLastColumn="0" w:lastRowFirstColumn="0" w:lastRowLastColumn="0"/>
            </w:pPr>
            <w:r>
              <w:t>Note that the Content PID_PAID field below should be used in preference to this.</w:t>
            </w:r>
          </w:p>
          <w:p w:rsidR="005C66A4" w:rsidRDefault="005C66A4" w:rsidP="006D6F66">
            <w:pPr>
              <w:cnfStyle w:val="000000000000" w:firstRow="0" w:lastRow="0" w:firstColumn="0" w:lastColumn="0" w:oddVBand="0" w:evenVBand="0" w:oddHBand="0" w:evenHBand="0" w:firstRowFirstColumn="0" w:firstRowLastColumn="0" w:lastRowFirstColumn="0" w:lastRowLastColumn="0"/>
            </w:pPr>
          </w:p>
        </w:tc>
      </w:tr>
      <w:tr w:rsidR="005C61E3" w:rsidTr="006D6F66">
        <w:tc>
          <w:tcPr>
            <w:cnfStyle w:val="001000000000" w:firstRow="0" w:lastRow="0" w:firstColumn="1" w:lastColumn="0" w:oddVBand="0" w:evenVBand="0" w:oddHBand="0" w:evenHBand="0" w:firstRowFirstColumn="0" w:firstRowLastColumn="0" w:lastRowFirstColumn="0" w:lastRowLastColumn="0"/>
            <w:tcW w:w="2212" w:type="dxa"/>
          </w:tcPr>
          <w:p w:rsidR="005C61E3" w:rsidRDefault="005C61E3" w:rsidP="006D6F66">
            <w:r>
              <w:t>Content PID_PAID</w:t>
            </w:r>
          </w:p>
        </w:tc>
        <w:tc>
          <w:tcPr>
            <w:tcW w:w="7229" w:type="dxa"/>
          </w:tcPr>
          <w:p w:rsidR="005C61E3" w:rsidRDefault="005C61E3" w:rsidP="006D6F66">
            <w:pPr>
              <w:cnfStyle w:val="000000000000" w:firstRow="0" w:lastRow="0" w:firstColumn="0" w:lastColumn="0" w:oddVBand="0" w:evenVBand="0" w:oddHBand="0" w:evenHBand="0" w:firstRowFirstColumn="0" w:firstRowLastColumn="0" w:lastRowFirstColumn="0" w:lastRowLastColumn="0"/>
            </w:pPr>
            <w:r>
              <w:t>The PID and PAID of the content asset that forms the offer (as distinct from the title to which it belongs). Found in the TVA file at-</w:t>
            </w:r>
          </w:p>
          <w:p w:rsidR="005C61E3" w:rsidRDefault="005C61E3" w:rsidP="005C61E3">
            <w:pPr>
              <w:cnfStyle w:val="000000000000" w:firstRow="0" w:lastRow="0" w:firstColumn="0" w:lastColumn="0" w:oddVBand="0" w:evenVBand="0" w:oddHBand="0" w:evenHBand="0" w:firstRowFirstColumn="0" w:firstRowLastColumn="0" w:lastRowFirstColumn="0" w:lastRowLastColumn="0"/>
            </w:pPr>
          </w:p>
          <w:p w:rsidR="005C61E3" w:rsidRDefault="005C61E3" w:rsidP="005C61E3">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5C61E3" w:rsidRDefault="005C61E3" w:rsidP="005C61E3">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5C61E3" w:rsidRDefault="005C61E3" w:rsidP="005C61E3">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5C61E3" w:rsidRDefault="005C61E3" w:rsidP="005C61E3">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5C61E3">
              <w:t>/InstanceDescription[1]</w:t>
            </w:r>
          </w:p>
          <w:p w:rsidR="005C61E3" w:rsidRDefault="005C61E3" w:rsidP="005C61E3">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5C61E3">
              <w:t>/OtherIdentifier[@type=\"PID_PAID\" and @authority=\"eventis\"][1]</w:t>
            </w:r>
          </w:p>
          <w:p w:rsidR="005C61E3" w:rsidRDefault="005C61E3" w:rsidP="006D6F66">
            <w:pPr>
              <w:cnfStyle w:val="000000000000" w:firstRow="0" w:lastRow="0" w:firstColumn="0" w:lastColumn="0" w:oddVBand="0" w:evenVBand="0" w:oddHBand="0" w:evenHBand="0" w:firstRowFirstColumn="0" w:firstRowLastColumn="0" w:lastRowFirstColumn="0" w:lastRowLastColumn="0"/>
            </w:pPr>
          </w:p>
          <w:p w:rsidR="005C61E3" w:rsidRDefault="005C61E3" w:rsidP="006D6F66">
            <w:pPr>
              <w:cnfStyle w:val="000000000000" w:firstRow="0" w:lastRow="0" w:firstColumn="0" w:lastColumn="0" w:oddVBand="0" w:evenVBand="0" w:oddHBand="0" w:evenHBand="0" w:firstRowFirstColumn="0" w:firstRowLastColumn="0" w:lastRowFirstColumn="0" w:lastRowLastColumn="0"/>
            </w:pPr>
            <w:r>
              <w:t xml:space="preserve">This will usually be a concatenation of the above two fields but, significantly, is taken from a different location in the TVA file. This field is more specific than the PID and PAID above in that </w:t>
            </w:r>
            <w:r w:rsidR="00E6193A">
              <w:t>it applies to the asset offered and should be the preferred source of this data.</w:t>
            </w:r>
          </w:p>
          <w:p w:rsidR="005C61E3" w:rsidRDefault="005C61E3" w:rsidP="006D6F66">
            <w:pPr>
              <w:cnfStyle w:val="000000000000" w:firstRow="0" w:lastRow="0" w:firstColumn="0" w:lastColumn="0" w:oddVBand="0" w:evenVBand="0" w:oddHBand="0" w:evenHBand="0" w:firstRowFirstColumn="0" w:firstRowLastColumn="0" w:lastRowFirstColumn="0" w:lastRowLastColumn="0"/>
            </w:pPr>
          </w:p>
          <w:p w:rsidR="00351DBD" w:rsidRDefault="00351DBD" w:rsidP="00351DBD">
            <w:pPr>
              <w:cnfStyle w:val="000000000000" w:firstRow="0" w:lastRow="0" w:firstColumn="0" w:lastColumn="0" w:oddVBand="0" w:evenVBand="0" w:oddHBand="0" w:evenHBand="0" w:firstRowFirstColumn="0" w:firstRowLastColumn="0" w:lastRowFirstColumn="0" w:lastRowLastColumn="0"/>
            </w:pPr>
            <w:r>
              <w:t>Originally present on the ADI file at-</w:t>
            </w:r>
          </w:p>
          <w:p w:rsidR="00351DBD" w:rsidRDefault="00351DBD" w:rsidP="00351DBD">
            <w:pPr>
              <w:cnfStyle w:val="000000000000" w:firstRow="0" w:lastRow="0" w:firstColumn="0" w:lastColumn="0" w:oddVBand="0" w:evenVBand="0" w:oddHBand="0" w:evenHBand="0" w:firstRowFirstColumn="0" w:firstRowLastColumn="0" w:lastRowFirstColumn="0" w:lastRowLastColumn="0"/>
            </w:pP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concat(</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/ADI</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/Asset[Metadata[1]/AMS[1]@AssetClass=”movie”]</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/AMS[1]@Provider_ID</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/Asset[Metadata[1]/AMS[1]@AssetClass=”movie”]</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351DBD" w:rsidRDefault="00351DBD" w:rsidP="00351DBD">
            <w:pPr>
              <w:pStyle w:val="CodeBlockWithinCellGreen"/>
              <w:cnfStyle w:val="000000000000" w:firstRow="0" w:lastRow="0" w:firstColumn="0" w:lastColumn="0" w:oddVBand="0" w:evenVBand="0" w:oddHBand="0" w:evenHBand="0" w:firstRowFirstColumn="0" w:firstRowLastColumn="0" w:lastRowFirstColumn="0" w:lastRowLastColumn="0"/>
            </w:pPr>
            <w:r>
              <w:t xml:space="preserve">   /AMS[1]@Asset_ID)</w:t>
            </w:r>
          </w:p>
          <w:p w:rsidR="00351DBD" w:rsidRDefault="00351DBD"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InteriorBreakNPTs</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A comma delimited list of mid-roll break timings in milliseconds. Passed in from the ADI file to SeaChange Adrenalin and made available to Cadent via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416A0">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416A0">
              <w:t>/InstanceDescription[1]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416A0">
              <w:t>/Genre[@href="vi</w:t>
            </w:r>
            <w:r>
              <w:t>rginmedia.com:InteriorBreakNPTs" and @type="other</w:t>
            </w:r>
            <w:r w:rsidRPr="00D416A0">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416A0">
              <w:t>/Definition[1]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Note that this comes from the “</w:t>
            </w:r>
            <w:proofErr w:type="spellStart"/>
            <w:r>
              <w:t>OnDemandProgram</w:t>
            </w:r>
            <w:proofErr w:type="spellEnd"/>
            <w:r>
              <w:t xml:space="preserve">” element that has the same </w:t>
            </w:r>
            <w:proofErr w:type="spellStart"/>
            <w:r w:rsidR="00704374">
              <w:t>SC_Crid</w:t>
            </w:r>
            <w:proofErr w:type="spellEnd"/>
            <w:r w:rsidR="00704374">
              <w:t xml:space="preserve"> </w:t>
            </w:r>
            <w:r>
              <w:t>as the main “</w:t>
            </w:r>
            <w:proofErr w:type="spellStart"/>
            <w:r>
              <w:t>ProgramInformaion</w:t>
            </w:r>
            <w:proofErr w:type="spellEnd"/>
            <w:r>
              <w:t>” element.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Present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/Asset[Metadata[1]/App_Data[@Name=”Type"]=”movie”]</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/App_Data[@Name=”InteriorBreakNPTs”]@Value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Note that the “/ADI/Asset” element contains multiple sub assets, these being for the movie, poster, trailer etc. The expression above selects the movie asset.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External_Reference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An additional identifier that identifies the asset in the content provider’s systems. For main content this is likely to be a CRID (Customer Reference ID). For ads this will be the ad’s clock number. In the TVA file this is-</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rsidRPr="006C6AE4">
              <w:t>/Genre[@href=\"urn:virginmedia:metadata:cs:CustomTitlePropertyCS:2014:ExternalReference\"][1]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/Definition[1]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In the ADI file this is-</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External_Reference</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rPr>
          <w:trHeight w:val="2787"/>
        </w:trPr>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Encoding_Type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Placed on the ADI file when the content is prepared. We are interested only in assets with the types “</w:t>
            </w:r>
            <w:r w:rsidRPr="006C6AE4">
              <w:rPr>
                <w:b/>
              </w:rPr>
              <w:t>H264-SD</w:t>
            </w:r>
            <w:r>
              <w:t>”, “</w:t>
            </w:r>
            <w:r w:rsidRPr="006C6AE4">
              <w:rPr>
                <w:b/>
              </w:rPr>
              <w:t>H264-HD</w:t>
            </w:r>
            <w:r>
              <w:t>”, “</w:t>
            </w:r>
            <w:r w:rsidRPr="006C6AE4">
              <w:rPr>
                <w:b/>
              </w:rPr>
              <w:t>H264-UHD</w:t>
            </w:r>
            <w:r>
              <w:t>” or “</w:t>
            </w:r>
            <w:r w:rsidRPr="006C6AE4">
              <w:rPr>
                <w:b/>
              </w:rPr>
              <w:t>H264-ADV</w:t>
            </w:r>
            <w:r>
              <w:t>”. Provides an indication of the content type to downstream systems who may make decisions based on the type. This is made available on the TVA file to Cadent (and to VSPP on the 3d interface). Cadent may use this to target to HD or SD specifically.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/InstanceDescription[1]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/Genre[@href=</w:t>
            </w:r>
            <w:r w:rsidRPr="006C6AE4">
              <w:t>"urn:eventis:meta</w:t>
            </w:r>
            <w:r>
              <w:t>data:cs:PropertyCS:2010:profile" and @type="other</w:t>
            </w:r>
            <w:r w:rsidRPr="006C6AE4">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6C6AE4">
              <w:t>/Definition[1]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Note that this comes from the “</w:t>
            </w:r>
            <w:proofErr w:type="spellStart"/>
            <w:r>
              <w:t>OnDemandProgram</w:t>
            </w:r>
            <w:proofErr w:type="spellEnd"/>
            <w:r>
              <w:t xml:space="preserve">” element that has the same </w:t>
            </w:r>
            <w:proofErr w:type="spellStart"/>
            <w:r w:rsidR="00351DBD">
              <w:t>SC_Crid</w:t>
            </w:r>
            <w:proofErr w:type="spellEnd"/>
            <w:r w:rsidR="00351DBD">
              <w:t xml:space="preserve"> </w:t>
            </w:r>
            <w:r>
              <w:t>as the main “</w:t>
            </w:r>
            <w:proofErr w:type="spellStart"/>
            <w:r>
              <w:t>ProgramInformaion</w:t>
            </w:r>
            <w:proofErr w:type="spellEnd"/>
            <w:r>
              <w:t>” element.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Sourced from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/App_Data[@Name=”External_Reference”]@Value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rPr>
          <w:trHeight w:val="119"/>
        </w:trPr>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Is_Advert</w:t>
            </w:r>
            <w:proofErr w:type="spellEnd"/>
          </w:p>
        </w:tc>
        <w:tc>
          <w:tcPr>
            <w:tcW w:w="7229" w:type="dxa"/>
          </w:tcPr>
          <w:p w:rsidR="009765A6" w:rsidRPr="00105387" w:rsidRDefault="009765A6" w:rsidP="006D6F66">
            <w:pPr>
              <w:cnfStyle w:val="000000000000" w:firstRow="0" w:lastRow="0" w:firstColumn="0" w:lastColumn="0" w:oddVBand="0" w:evenVBand="0" w:oddHBand="0" w:evenHBand="0" w:firstRowFirstColumn="0" w:firstRowLastColumn="0" w:lastRowFirstColumn="0" w:lastRowLastColumn="0"/>
            </w:pPr>
            <w:r>
              <w:t xml:space="preserve">There is no specific field for this indicator but it is possible to derive it from the </w:t>
            </w:r>
            <w:proofErr w:type="spellStart"/>
            <w:r>
              <w:rPr>
                <w:b/>
              </w:rPr>
              <w:t>Folder_Location</w:t>
            </w:r>
            <w:proofErr w:type="spellEnd"/>
            <w:r>
              <w:t xml:space="preserve"> field.</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r>
              <w:t>HD Indicator</w:t>
            </w:r>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Indicates if this is an HD asset. Derived from the TVA file with the following expression-</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rsidRPr="00EB1FFA">
              <w:t>count(</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/InstanceDescription[1]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/Genre[@href=</w:t>
            </w:r>
            <w:r w:rsidRPr="00EB1FFA">
              <w:t>"urn:eventis:m</w:t>
            </w:r>
            <w:r>
              <w:t>etadata:cs:PropertyCS:2010:IsHD" and @type="other</w:t>
            </w:r>
            <w:r w:rsidRPr="00EB1FFA">
              <w:t>"][1]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rsidRPr="00EB1FFA">
              <w: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This yields 0 for no and 1 for yes and relies on the presence or absence of the attribute in the “</w:t>
            </w:r>
            <w:proofErr w:type="spellStart"/>
            <w:r>
              <w:t>OnDemandProgram</w:t>
            </w:r>
            <w:proofErr w:type="spellEnd"/>
            <w:r>
              <w:t>” element. Note also that this is from the “</w:t>
            </w:r>
            <w:proofErr w:type="spellStart"/>
            <w:r>
              <w:t>OnDemandProgram</w:t>
            </w:r>
            <w:proofErr w:type="spellEnd"/>
            <w:r>
              <w:t>” section.</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from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/Asset[Metadata[1]/App_Data[@Name="Type"]="movie"]</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/App_Data[@Name="HDContent"]@Value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Folder_Location</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 xml:space="preserve">Indicates what content type </w:t>
            </w:r>
            <w:proofErr w:type="spellStart"/>
            <w:r>
              <w:t>catchup</w:t>
            </w:r>
            <w:proofErr w:type="spellEnd"/>
            <w:r>
              <w:t>/archive/kids/ads etc. Relates to a hierarchy in the catalogue and is used by Cadent in classifying content. Retrieved from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/Genre[@href=\"virginmedia.com:Folder_Location\"][1]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B1FFA">
              <w:t>/Definition[1]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PTP</w:t>
            </w:r>
            <w:r w:rsidRPr="00864C69">
              <w:t>"</w:t>
            </w:r>
            <w:r>
              <w:t xml:space="preserve"> and @Name=</w:t>
            </w:r>
            <w:r w:rsidRPr="00864C69">
              <w:t>"</w:t>
            </w:r>
            <w:r>
              <w:t>Folder_Location</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(Note: ‘App=”PTP”’)</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Licensing_Window_Start</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The date at which the asset can be made available on the VM service. Assets will generally be loaded ahead of this date and time but availability on the STB will be limited by this value. Available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FE5381">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FE5381">
              <w:t>/StartOfAvailability[1]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rsidR="00D31A86">
              <w:t>VOD</w:t>
            </w:r>
            <w:r w:rsidRPr="00864C69">
              <w:t>"</w:t>
            </w:r>
            <w:r>
              <w:t xml:space="preserve"> and @Name=</w:t>
            </w:r>
            <w:r w:rsidRPr="00864C69">
              <w:t>"</w:t>
            </w:r>
            <w:r>
              <w:t>Licensing_Window_Start</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Licensing_Window_End</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The date at which the asset ceases to be available on the platform. After this date, the title will no longer be displayed on the EPG. Internally, within Adrenalin, there is a grace period of 3 days following this date after which the title is notified to other systems for deletion. Cadent should use this field as an indicator for deletion, deleting the title when this date passes. Note that Adrenalin may force an early deletion by sending an update of this field with a date in the past. The field is present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FE5381">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/End</w:t>
            </w:r>
            <w:r w:rsidRPr="00FE5381">
              <w:t>OfAvailability[1]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in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rsidR="00D31A86">
              <w:t>VOD</w:t>
            </w:r>
            <w:r w:rsidRPr="00864C69">
              <w:t>"</w:t>
            </w:r>
            <w:r>
              <w:t xml:space="preserve"> and @Name=</w:t>
            </w:r>
            <w:r w:rsidRPr="00864C69">
              <w:t>"</w:t>
            </w:r>
            <w:r>
              <w:t>Licensing_Window_End</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r>
              <w:t>Rating</w:t>
            </w:r>
          </w:p>
        </w:tc>
        <w:tc>
          <w:tcPr>
            <w:tcW w:w="7229" w:type="dxa"/>
          </w:tcPr>
          <w:p w:rsidR="009765A6" w:rsidRDefault="00D54AFF" w:rsidP="006D6F66">
            <w:pPr>
              <w:cnfStyle w:val="000000000000" w:firstRow="0" w:lastRow="0" w:firstColumn="0" w:lastColumn="0" w:oddVBand="0" w:evenVBand="0" w:oddHBand="0" w:evenHBand="0" w:firstRowFirstColumn="0" w:firstRowLastColumn="0" w:lastRowFirstColumn="0" w:lastRowLastColumn="0"/>
            </w:pPr>
            <w:r>
              <w:t>The age or suitability rating as defined by the censors. This is indicated on the file by the presence of an attribute matching one of the ratings. The attribute can be extracted with the following XPath-</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22B2D">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22B2D">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22B2D">
              <w:t>/ParentalGuidance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E22B2D">
              <w:t>/Pa</w:t>
            </w:r>
            <w:r>
              <w:t>rentalRating[starts-with(@href,</w:t>
            </w:r>
            <w:r w:rsidRPr="00E22B2D">
              <w:t>"urn:schan</w:t>
            </w:r>
            <w:r>
              <w:t>ge:metadata:cs:OriginalRatingCS</w:t>
            </w:r>
            <w:r w:rsidRPr="00E22B2D">
              <w:t>")][1]/@href</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Pr="00D54AFF" w:rsidRDefault="00D54AFF" w:rsidP="00D54AFF">
            <w:pPr>
              <w:cnfStyle w:val="000000000000" w:firstRow="0" w:lastRow="0" w:firstColumn="0" w:lastColumn="0" w:oddVBand="0" w:evenVBand="0" w:oddHBand="0" w:evenHBand="0" w:firstRowFirstColumn="0" w:firstRowLastColumn="0" w:lastRowFirstColumn="0" w:lastRowLastColumn="0"/>
            </w:pPr>
            <w:r>
              <w:t>Possible attribute values that are returned by this are -</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urn:schange:metadata:cs:OriginalRatingCS:2012:bbfc.G</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urn:schange:metadata:cs:OriginalRatingCS:2012:bbfc.U</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urn:schange:metadata:cs:OriginalRatingCS:2012:bbfc.18</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urn:schange:metadata:cs:OriginalRatingCS:2012:bbfc.12</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urn:schange:metadata:cs:OriginalRatingCS:2012:bbfc.15</w:t>
            </w:r>
          </w:p>
          <w:p w:rsidR="009765A6" w:rsidRPr="00D54AFF" w:rsidRDefault="009765A6" w:rsidP="00D54AFF">
            <w:pPr>
              <w:pStyle w:val="Normal-BulletCompact"/>
              <w:cnfStyle w:val="000000000000" w:firstRow="0" w:lastRow="0" w:firstColumn="0" w:lastColumn="0" w:oddVBand="0" w:evenVBand="0" w:oddHBand="0" w:evenHBand="0" w:firstRowFirstColumn="0" w:firstRowLastColumn="0" w:lastRowFirstColumn="0" w:lastRowLastColumn="0"/>
            </w:pPr>
            <w:r w:rsidRPr="00D54AFF">
              <w:t>urn:schange:metadata:cs:OriginalRatingCS:2012:bbfc.PG</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D31A86" w:rsidRDefault="00D31A86" w:rsidP="006D6F66">
            <w:pPr>
              <w:cnfStyle w:val="000000000000" w:firstRow="0" w:lastRow="0" w:firstColumn="0" w:lastColumn="0" w:oddVBand="0" w:evenVBand="0" w:oddHBand="0" w:evenHBand="0" w:firstRowFirstColumn="0" w:firstRowLastColumn="0" w:lastRowFirstColumn="0" w:lastRowLastColumn="0"/>
            </w:pPr>
            <w:r>
              <w:t>These are mapped in Adrenalin from original values in the ADI file specified at-</w:t>
            </w:r>
          </w:p>
          <w:p w:rsidR="00D31A86" w:rsidRDefault="00D31A86" w:rsidP="00D31A86">
            <w:pPr>
              <w:cnfStyle w:val="000000000000" w:firstRow="0" w:lastRow="0" w:firstColumn="0" w:lastColumn="0" w:oddVBand="0" w:evenVBand="0" w:oddHBand="0" w:evenHBand="0" w:firstRowFirstColumn="0" w:firstRowLastColumn="0" w:lastRowFirstColumn="0" w:lastRowLastColumn="0"/>
            </w:pPr>
          </w:p>
          <w:p w:rsidR="00D31A86" w:rsidRDefault="00D31A86" w:rsidP="00D31A8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D31A86" w:rsidRDefault="00D31A86" w:rsidP="00D31A8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D31A86" w:rsidRDefault="00D31A86" w:rsidP="00D31A8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D31A86" w:rsidRDefault="00D31A86" w:rsidP="00D31A8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Rating</w:t>
            </w:r>
            <w:r w:rsidRPr="00864C69">
              <w:t>"</w:t>
            </w:r>
            <w:r>
              <w:t>]@Value</w:t>
            </w:r>
          </w:p>
          <w:p w:rsidR="00D31A86" w:rsidRDefault="00D31A86" w:rsidP="006D6F66">
            <w:pPr>
              <w:cnfStyle w:val="000000000000" w:firstRow="0" w:lastRow="0" w:firstColumn="0" w:lastColumn="0" w:oddVBand="0" w:evenVBand="0" w:oddHBand="0" w:evenHBand="0" w:firstRowFirstColumn="0" w:firstRowLastColumn="0" w:lastRowFirstColumn="0" w:lastRowLastColumn="0"/>
            </w:pPr>
          </w:p>
          <w:p w:rsidR="00D31A86" w:rsidRDefault="00D31A86" w:rsidP="006D6F66">
            <w:pPr>
              <w:cnfStyle w:val="000000000000" w:firstRow="0" w:lastRow="0" w:firstColumn="0" w:lastColumn="0" w:oddVBand="0" w:evenVBand="0" w:oddHBand="0" w:evenHBand="0" w:firstRowFirstColumn="0" w:firstRowLastColumn="0" w:lastRowFirstColumn="0" w:lastRowLastColumn="0"/>
            </w:pPr>
            <w:r>
              <w:t>The values here will be just the rating part, i.e. “G”, “U”, “18”, “12”, “15” or “PG”.</w:t>
            </w:r>
          </w:p>
          <w:p w:rsidR="00D31A86" w:rsidRDefault="00D31A86" w:rsidP="006D6F6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Content_Filesize</w:t>
            </w:r>
            <w:proofErr w:type="spellEnd"/>
          </w:p>
        </w:tc>
        <w:tc>
          <w:tcPr>
            <w:tcW w:w="7229" w:type="dxa"/>
          </w:tcPr>
          <w:p w:rsidR="00D54AFF" w:rsidRPr="00D54AFF" w:rsidRDefault="00D54AFF" w:rsidP="006D6F66">
            <w:pPr>
              <w:cnfStyle w:val="000000000000" w:firstRow="0" w:lastRow="0" w:firstColumn="0" w:lastColumn="0" w:oddVBand="0" w:evenVBand="0" w:oddHBand="0" w:evenHBand="0" w:firstRowFirstColumn="0" w:firstRowLastColumn="0" w:lastRowFirstColumn="0" w:lastRowLastColumn="0"/>
            </w:pPr>
            <w:r>
              <w:t>This value is present in the TVA file although for ABR streamed content it has little meaning since the stream that the STB receives is a subset of the essences supplied as part of the original package. The values is extracted using the following expression-</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/ProgramLocationTable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219D4">
              <w:t>/OnDemandProgram[1]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219D4">
              <w:t>/InstanceDescription[1]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219D4">
              <w:t>/AVAttributes[1]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D219D4">
              <w:t>/FileSize[1]</w:t>
            </w:r>
          </w:p>
          <w:p w:rsidR="009765A6" w:rsidRDefault="009765A6" w:rsidP="00D54AFF">
            <w:pPr>
              <w:cnfStyle w:val="000000000000" w:firstRow="0" w:lastRow="0" w:firstColumn="0" w:lastColumn="0" w:oddVBand="0" w:evenVBand="0" w:oddHBand="0" w:evenHBand="0" w:firstRowFirstColumn="0" w:firstRowLastColumn="0" w:lastRowFirstColumn="0" w:lastRowLastColumn="0"/>
            </w:pPr>
          </w:p>
          <w:p w:rsidR="000E78B5" w:rsidRDefault="000E78B5" w:rsidP="000E78B5">
            <w:pPr>
              <w:cnfStyle w:val="000000000000" w:firstRow="0" w:lastRow="0" w:firstColumn="0" w:lastColumn="0" w:oddVBand="0" w:evenVBand="0" w:oddHBand="0" w:evenHBand="0" w:firstRowFirstColumn="0" w:firstRowLastColumn="0" w:lastRowFirstColumn="0" w:lastRowLastColumn="0"/>
            </w:pPr>
            <w:r>
              <w:t>Sourced from the ADI file at-</w:t>
            </w:r>
          </w:p>
          <w:p w:rsidR="000E78B5" w:rsidRDefault="000E78B5" w:rsidP="000E78B5">
            <w:pPr>
              <w:cnfStyle w:val="000000000000" w:firstRow="0" w:lastRow="0" w:firstColumn="0" w:lastColumn="0" w:oddVBand="0" w:evenVBand="0" w:oddHBand="0" w:evenHBand="0" w:firstRowFirstColumn="0" w:firstRowLastColumn="0" w:lastRowFirstColumn="0" w:lastRowLastColumn="0"/>
            </w:pPr>
          </w:p>
          <w:p w:rsidR="000E78B5" w:rsidRDefault="000E78B5" w:rsidP="000E78B5">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0E78B5" w:rsidRDefault="000E78B5" w:rsidP="000E78B5">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0E78B5" w:rsidRDefault="000E78B5" w:rsidP="000E78B5">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/Asset[Metadata[1]/App_Data[@Name=”Type"]=”movie”]</w:t>
            </w:r>
          </w:p>
          <w:p w:rsidR="000E78B5" w:rsidRDefault="000E78B5" w:rsidP="000E78B5">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0E78B5" w:rsidRDefault="000E78B5" w:rsidP="000E78B5">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/App_Data[@Name=”Content_Filesize”]@Value</w:t>
            </w:r>
          </w:p>
          <w:p w:rsidR="00D31A86" w:rsidRDefault="00D31A86" w:rsidP="00D31A86">
            <w:pPr>
              <w:cnfStyle w:val="000000000000" w:firstRow="0" w:lastRow="0" w:firstColumn="0" w:lastColumn="0" w:oddVBand="0" w:evenVBand="0" w:oddHBand="0" w:evenHBand="0" w:firstRowFirstColumn="0" w:firstRowLastColumn="0" w:lastRowFirstColumn="0" w:lastRowLastColumn="0"/>
            </w:pPr>
          </w:p>
        </w:tc>
      </w:tr>
      <w:tr w:rsidR="009765A6" w:rsidTr="006D6F66">
        <w:tc>
          <w:tcPr>
            <w:cnfStyle w:val="001000000000" w:firstRow="0" w:lastRow="0" w:firstColumn="1" w:lastColumn="0" w:oddVBand="0" w:evenVBand="0" w:oddHBand="0" w:evenHBand="0" w:firstRowFirstColumn="0" w:firstRowLastColumn="0" w:lastRowFirstColumn="0" w:lastRowLastColumn="0"/>
            <w:tcW w:w="2212" w:type="dxa"/>
          </w:tcPr>
          <w:p w:rsidR="009765A6" w:rsidRDefault="009765A6" w:rsidP="006D6F66">
            <w:proofErr w:type="spellStart"/>
            <w:r>
              <w:t>Run_Time</w:t>
            </w:r>
            <w:proofErr w:type="spellEnd"/>
          </w:p>
        </w:tc>
        <w:tc>
          <w:tcPr>
            <w:tcW w:w="7229" w:type="dxa"/>
          </w:tcPr>
          <w:p w:rsidR="009765A6" w:rsidRDefault="009765A6" w:rsidP="006D6F66">
            <w:pPr>
              <w:cnfStyle w:val="000000000000" w:firstRow="0" w:lastRow="0" w:firstColumn="0" w:lastColumn="0" w:oddVBand="0" w:evenVBand="0" w:oddHBand="0" w:evenHBand="0" w:firstRowFirstColumn="0" w:firstRowLastColumn="0" w:lastRowFirstColumn="0" w:lastRowLastColumn="0"/>
            </w:pPr>
            <w:r>
              <w:t>Duration of the asset. Available in the TVA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/TVAMain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/ProgramDescription</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/ProgramInformationTable</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394D59">
              <w:t>/ProgramInformation[1]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394D59">
              <w:t>/BasicDescription[1]</w:t>
            </w:r>
          </w:p>
          <w:p w:rsidR="009765A6" w:rsidRDefault="009765A6" w:rsidP="006D6F66">
            <w:pPr>
              <w:pStyle w:val="CodeBlockWithinCell"/>
              <w:cnfStyle w:val="000000000000" w:firstRow="0" w:lastRow="0" w:firstColumn="0" w:lastColumn="0" w:oddVBand="0" w:evenVBand="0" w:oddHBand="0" w:evenHBand="0" w:firstRowFirstColumn="0" w:firstRowLastColumn="0" w:lastRowFirstColumn="0" w:lastRowLastColumn="0"/>
            </w:pPr>
            <w:r>
              <w:t xml:space="preserve">     </w:t>
            </w:r>
            <w:r w:rsidRPr="00394D59">
              <w:t>/Duration[1]</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cnfStyle w:val="000000000000" w:firstRow="0" w:lastRow="0" w:firstColumn="0" w:lastColumn="0" w:oddVBand="0" w:evenVBand="0" w:oddHBand="0" w:evenHBand="0" w:firstRowFirstColumn="0" w:firstRowLastColumn="0" w:lastRowFirstColumn="0" w:lastRowLastColumn="0"/>
            </w:pPr>
            <w:r>
              <w:t>Originally sourced on the ADI file at-</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/ADI</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/Asset[1]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/Metadata[1]</w:t>
            </w:r>
          </w:p>
          <w:p w:rsidR="009765A6" w:rsidRDefault="009765A6" w:rsidP="006D6F66">
            <w:pPr>
              <w:pStyle w:val="CodeBlockWithinCellGreen"/>
              <w:cnfStyle w:val="000000000000" w:firstRow="0" w:lastRow="0" w:firstColumn="0" w:lastColumn="0" w:oddVBand="0" w:evenVBand="0" w:oddHBand="0" w:evenHBand="0" w:firstRowFirstColumn="0" w:firstRowLastColumn="0" w:lastRowFirstColumn="0" w:lastRowLastColumn="0"/>
            </w:pPr>
            <w:r>
              <w:t xml:space="preserve">   /App_Data[@App=</w:t>
            </w:r>
            <w:r w:rsidRPr="00864C69">
              <w:t>"</w:t>
            </w:r>
            <w:r>
              <w:t>VOD</w:t>
            </w:r>
            <w:r w:rsidRPr="00864C69">
              <w:t>"</w:t>
            </w:r>
            <w:r>
              <w:t xml:space="preserve"> and @Name=</w:t>
            </w:r>
            <w:r w:rsidRPr="00864C69">
              <w:t>"</w:t>
            </w:r>
            <w:r>
              <w:t>Run_Time</w:t>
            </w:r>
            <w:r w:rsidRPr="00864C69">
              <w:t>"</w:t>
            </w:r>
            <w:r>
              <w:t>]@Value</w:t>
            </w:r>
          </w:p>
          <w:p w:rsidR="009765A6" w:rsidRDefault="009765A6" w:rsidP="006D6F66">
            <w:pPr>
              <w:cnfStyle w:val="000000000000" w:firstRow="0" w:lastRow="0" w:firstColumn="0" w:lastColumn="0" w:oddVBand="0" w:evenVBand="0" w:oddHBand="0" w:evenHBand="0" w:firstRowFirstColumn="0" w:firstRowLastColumn="0" w:lastRowFirstColumn="0" w:lastRowLastColumn="0"/>
            </w:pPr>
          </w:p>
        </w:tc>
      </w:tr>
    </w:tbl>
    <w:p w:rsidR="009765A6" w:rsidRDefault="009765A6" w:rsidP="009765A6"/>
    <w:p w:rsidR="009765A6" w:rsidRDefault="009765A6" w:rsidP="009765A6">
      <w:r>
        <w:t>The communication of data over the TVA Transformer file contains all data on the Adrenalin instance. This may include assets that are not yet fully ingested to the VSPP system and will also include assets not applicable to IP VoD (i.e. QAM VoD). The Cadent ingest process must be aware of this and filter accordingly.</w:t>
      </w:r>
    </w:p>
    <w:p w:rsidR="009765A6" w:rsidRDefault="009765A6" w:rsidP="000F315F"/>
    <w:p w:rsidR="000F315F" w:rsidRDefault="00F7218D" w:rsidP="00F7218D">
      <w:pPr>
        <w:pStyle w:val="Heading4"/>
      </w:pPr>
      <w:bookmarkStart w:id="394" w:name="_Toc490728995"/>
      <w:r>
        <w:t>Show and Series</w:t>
      </w:r>
      <w:bookmarkEnd w:id="394"/>
    </w:p>
    <w:p w:rsidR="00F7218D" w:rsidRDefault="003E0AF5" w:rsidP="00F7218D">
      <w:r>
        <w:t xml:space="preserve">Some items described by </w:t>
      </w:r>
      <w:r w:rsidRPr="003E0AF5">
        <w:rPr>
          <w:rStyle w:val="CodeSnippetBoxed"/>
        </w:rPr>
        <w:t>&lt;</w:t>
      </w:r>
      <w:proofErr w:type="spellStart"/>
      <w:r w:rsidRPr="003E0AF5">
        <w:rPr>
          <w:rStyle w:val="CodeSnippetBoxed"/>
        </w:rPr>
        <w:t>ProgramInformation</w:t>
      </w:r>
      <w:proofErr w:type="spellEnd"/>
      <w:r w:rsidRPr="003E0AF5">
        <w:rPr>
          <w:rStyle w:val="CodeSnippetBoxed"/>
        </w:rPr>
        <w:t>&gt;</w:t>
      </w:r>
      <w:r>
        <w:t xml:space="preserve"> elements may describe episodes of a </w:t>
      </w:r>
      <w:proofErr w:type="gramStart"/>
      <w:r>
        <w:t>series,</w:t>
      </w:r>
      <w:proofErr w:type="gramEnd"/>
      <w:r>
        <w:t xml:space="preserve"> these in turn may belong to a show. Both series and show are described in the TVA Transformer file as </w:t>
      </w:r>
      <w:r w:rsidRPr="003E0AF5">
        <w:rPr>
          <w:rStyle w:val="CodeSnippetBoxed"/>
        </w:rPr>
        <w:t>&lt;</w:t>
      </w:r>
      <w:proofErr w:type="spellStart"/>
      <w:r w:rsidRPr="003E0AF5">
        <w:rPr>
          <w:rStyle w:val="CodeSnippetBoxed"/>
        </w:rPr>
        <w:t>GroupInformation</w:t>
      </w:r>
      <w:proofErr w:type="spellEnd"/>
      <w:r w:rsidRPr="003E0AF5">
        <w:rPr>
          <w:rStyle w:val="CodeSnippetBoxed"/>
        </w:rPr>
        <w:t>&gt;</w:t>
      </w:r>
      <w:r>
        <w:t xml:space="preserve"> elements and related through their </w:t>
      </w:r>
      <w:proofErr w:type="spellStart"/>
      <w:r>
        <w:t>crid</w:t>
      </w:r>
      <w:proofErr w:type="spellEnd"/>
      <w:r>
        <w:t xml:space="preserve"> values.</w:t>
      </w:r>
    </w:p>
    <w:p w:rsidR="003E0AF5" w:rsidRDefault="003E0AF5" w:rsidP="00F7218D"/>
    <w:p w:rsidR="003E0AF5" w:rsidRDefault="003E0AF5" w:rsidP="00F7218D">
      <w:r>
        <w:t xml:space="preserve">If a </w:t>
      </w:r>
      <w:r w:rsidRPr="003E0AF5">
        <w:rPr>
          <w:rStyle w:val="CodeSnippetBoxed"/>
        </w:rPr>
        <w:t>&lt;</w:t>
      </w:r>
      <w:proofErr w:type="spellStart"/>
      <w:r w:rsidRPr="003E0AF5">
        <w:rPr>
          <w:rStyle w:val="CodeSnippetBoxed"/>
        </w:rPr>
        <w:t>ProgramInformation</w:t>
      </w:r>
      <w:proofErr w:type="spellEnd"/>
      <w:r w:rsidRPr="003E0AF5">
        <w:rPr>
          <w:rStyle w:val="CodeSnippetBoxed"/>
        </w:rPr>
        <w:t>&gt;</w:t>
      </w:r>
      <w:r>
        <w:t xml:space="preserve"> element belongs to a series, it will have a </w:t>
      </w:r>
      <w:r w:rsidRPr="003E0AF5">
        <w:rPr>
          <w:rStyle w:val="CodeSnippetBoxed"/>
        </w:rPr>
        <w:t>&lt;</w:t>
      </w:r>
      <w:proofErr w:type="spellStart"/>
      <w:r w:rsidRPr="003E0AF5">
        <w:rPr>
          <w:rStyle w:val="CodeSnippetBoxed"/>
        </w:rPr>
        <w:t>MemberOf</w:t>
      </w:r>
      <w:proofErr w:type="spellEnd"/>
      <w:r w:rsidRPr="003E0AF5">
        <w:rPr>
          <w:rStyle w:val="CodeSnippetBoxed"/>
        </w:rPr>
        <w:t>&gt;</w:t>
      </w:r>
      <w:r>
        <w:t xml:space="preserve"> element which can be accessed using the following XPath-</w:t>
      </w:r>
    </w:p>
    <w:p w:rsidR="003E0AF5" w:rsidRDefault="003E0AF5" w:rsidP="00F7218D"/>
    <w:p w:rsidR="003E0AF5" w:rsidRDefault="003E0AF5" w:rsidP="003E0AF5">
      <w:pPr>
        <w:pStyle w:val="CodeBlock"/>
      </w:pPr>
      <w:r>
        <w:t>/TVAMain</w:t>
      </w:r>
    </w:p>
    <w:p w:rsidR="003E0AF5" w:rsidRDefault="003E0AF5" w:rsidP="003E0AF5">
      <w:pPr>
        <w:pStyle w:val="CodeBlock"/>
      </w:pPr>
      <w:r>
        <w:t xml:space="preserve"> /ProgramDescription</w:t>
      </w:r>
    </w:p>
    <w:p w:rsidR="003E0AF5" w:rsidRDefault="003E0AF5" w:rsidP="003E0AF5">
      <w:pPr>
        <w:pStyle w:val="CodeBlock"/>
      </w:pPr>
      <w:r>
        <w:t xml:space="preserve">  /ProgramInformationTable</w:t>
      </w:r>
    </w:p>
    <w:p w:rsidR="003E0AF5" w:rsidRDefault="003E0AF5" w:rsidP="003E0AF5">
      <w:pPr>
        <w:pStyle w:val="CodeBlock"/>
      </w:pPr>
      <w:r>
        <w:t xml:space="preserve">   </w:t>
      </w:r>
      <w:r w:rsidRPr="003E0AF5">
        <w:t>/ProgramInformation[1]</w:t>
      </w:r>
    </w:p>
    <w:p w:rsidR="003E0AF5" w:rsidRDefault="003E0AF5" w:rsidP="003E0AF5">
      <w:pPr>
        <w:pStyle w:val="CodeBlock"/>
      </w:pPr>
      <w:r>
        <w:t xml:space="preserve">    </w:t>
      </w:r>
      <w:r w:rsidRPr="003E0AF5">
        <w:t>/MemberOf[@xsi:type=\"EpisodeOfType\"]/@crid</w:t>
      </w:r>
    </w:p>
    <w:p w:rsidR="003E0AF5" w:rsidRPr="00F7218D" w:rsidRDefault="003E0AF5" w:rsidP="00F7218D"/>
    <w:p w:rsidR="000F315F" w:rsidRDefault="003E0AF5" w:rsidP="00785FDF">
      <w:r>
        <w:t>An example might appear as follows-</w:t>
      </w:r>
    </w:p>
    <w:p w:rsidR="003E0AF5" w:rsidRDefault="003E0AF5" w:rsidP="00785FDF"/>
    <w:p w:rsidR="003E0AF5" w:rsidRPr="003E0AF5" w:rsidRDefault="003E0AF5" w:rsidP="003E0AF5">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3E0AF5">
        <w:rPr>
          <w:rFonts w:ascii="Consolas" w:eastAsia="Times New Roman" w:hAnsi="Consolas" w:cs="Consolas"/>
          <w:noProof/>
          <w:color w:val="008080"/>
          <w:sz w:val="18"/>
          <w:szCs w:val="18"/>
          <w:lang w:eastAsia="en-GB"/>
        </w:rPr>
        <w:t>&lt;</w:t>
      </w:r>
      <w:r w:rsidRPr="003E0AF5">
        <w:rPr>
          <w:rFonts w:ascii="Consolas" w:eastAsia="Times New Roman" w:hAnsi="Consolas" w:cs="Consolas"/>
          <w:noProof/>
          <w:color w:val="3F7F7F"/>
          <w:sz w:val="18"/>
          <w:szCs w:val="18"/>
          <w:lang w:eastAsia="en-GB"/>
        </w:rPr>
        <w:t>MemberOf</w:t>
      </w:r>
      <w:r w:rsidRPr="003E0AF5">
        <w:rPr>
          <w:rFonts w:ascii="Consolas" w:eastAsia="Times New Roman" w:hAnsi="Consolas" w:cs="Consolas"/>
          <w:noProof/>
          <w:sz w:val="18"/>
          <w:szCs w:val="18"/>
          <w:lang w:eastAsia="en-GB"/>
        </w:rPr>
        <w:t xml:space="preserve"> </w:t>
      </w:r>
      <w:r w:rsidRPr="003E0AF5">
        <w:rPr>
          <w:rFonts w:ascii="Consolas" w:eastAsia="Times New Roman" w:hAnsi="Consolas" w:cs="Consolas"/>
          <w:noProof/>
          <w:color w:val="7F007F"/>
          <w:sz w:val="18"/>
          <w:szCs w:val="18"/>
          <w:lang w:eastAsia="en-GB"/>
        </w:rPr>
        <w:t>xsi:type</w:t>
      </w:r>
      <w:r w:rsidRPr="003E0AF5">
        <w:rPr>
          <w:rFonts w:ascii="Consolas" w:eastAsia="Times New Roman" w:hAnsi="Consolas" w:cs="Consolas"/>
          <w:noProof/>
          <w:color w:val="000000"/>
          <w:sz w:val="18"/>
          <w:szCs w:val="18"/>
          <w:lang w:eastAsia="en-GB"/>
        </w:rPr>
        <w:t>=</w:t>
      </w:r>
      <w:r w:rsidRPr="003E0AF5">
        <w:rPr>
          <w:rFonts w:ascii="Consolas" w:eastAsia="Times New Roman" w:hAnsi="Consolas" w:cs="Consolas"/>
          <w:i/>
          <w:iCs/>
          <w:noProof/>
          <w:color w:val="2A00FF"/>
          <w:sz w:val="18"/>
          <w:szCs w:val="18"/>
          <w:lang w:eastAsia="en-GB"/>
        </w:rPr>
        <w:t>"EpisodeOfType"</w:t>
      </w:r>
      <w:r w:rsidRPr="003E0AF5">
        <w:rPr>
          <w:rFonts w:ascii="Consolas" w:eastAsia="Times New Roman" w:hAnsi="Consolas" w:cs="Consolas"/>
          <w:noProof/>
          <w:sz w:val="18"/>
          <w:szCs w:val="18"/>
          <w:lang w:eastAsia="en-GB"/>
        </w:rPr>
        <w:t xml:space="preserve"> </w:t>
      </w:r>
      <w:r w:rsidRPr="003E0AF5">
        <w:rPr>
          <w:rFonts w:ascii="Consolas" w:eastAsia="Times New Roman" w:hAnsi="Consolas" w:cs="Consolas"/>
          <w:noProof/>
          <w:color w:val="7F007F"/>
          <w:sz w:val="18"/>
          <w:szCs w:val="18"/>
          <w:lang w:eastAsia="en-GB"/>
        </w:rPr>
        <w:t>crid</w:t>
      </w:r>
      <w:r w:rsidRPr="003E0AF5">
        <w:rPr>
          <w:rFonts w:ascii="Consolas" w:eastAsia="Times New Roman" w:hAnsi="Consolas" w:cs="Consolas"/>
          <w:noProof/>
          <w:color w:val="000000"/>
          <w:sz w:val="18"/>
          <w:szCs w:val="18"/>
          <w:lang w:eastAsia="en-GB"/>
        </w:rPr>
        <w:t>=</w:t>
      </w:r>
      <w:r w:rsidRPr="003E0AF5">
        <w:rPr>
          <w:rFonts w:ascii="Consolas" w:eastAsia="Times New Roman" w:hAnsi="Consolas" w:cs="Consolas"/>
          <w:i/>
          <w:iCs/>
          <w:noProof/>
          <w:color w:val="2A00FF"/>
          <w:sz w:val="18"/>
          <w:szCs w:val="18"/>
          <w:lang w:eastAsia="en-GB"/>
        </w:rPr>
        <w:t>"</w:t>
      </w:r>
      <w:r w:rsidRPr="00FE42F3">
        <w:rPr>
          <w:rFonts w:ascii="Consolas" w:eastAsia="Times New Roman" w:hAnsi="Consolas" w:cs="Consolas"/>
          <w:i/>
          <w:iCs/>
          <w:noProof/>
          <w:color w:val="2A00FF"/>
          <w:sz w:val="18"/>
          <w:szCs w:val="18"/>
          <w:shd w:val="clear" w:color="auto" w:fill="99FF99"/>
          <w:lang w:eastAsia="en-GB"/>
        </w:rPr>
        <w:t>crid://schange.com/f10bbee5-3880-4166-855d-c94414c6501d</w:t>
      </w:r>
      <w:r w:rsidRPr="003E0AF5">
        <w:rPr>
          <w:rFonts w:ascii="Consolas" w:eastAsia="Times New Roman" w:hAnsi="Consolas" w:cs="Consolas"/>
          <w:i/>
          <w:iCs/>
          <w:noProof/>
          <w:color w:val="2A00FF"/>
          <w:sz w:val="18"/>
          <w:szCs w:val="18"/>
          <w:lang w:eastAsia="en-GB"/>
        </w:rPr>
        <w:t>"</w:t>
      </w:r>
      <w:r w:rsidRPr="003E0AF5">
        <w:rPr>
          <w:rFonts w:ascii="Consolas" w:eastAsia="Times New Roman" w:hAnsi="Consolas" w:cs="Consolas"/>
          <w:noProof/>
          <w:sz w:val="18"/>
          <w:szCs w:val="18"/>
          <w:lang w:eastAsia="en-GB"/>
        </w:rPr>
        <w:t xml:space="preserve"> </w:t>
      </w:r>
      <w:r w:rsidRPr="003E0AF5">
        <w:rPr>
          <w:rFonts w:ascii="Consolas" w:eastAsia="Times New Roman" w:hAnsi="Consolas" w:cs="Consolas"/>
          <w:noProof/>
          <w:color w:val="7F007F"/>
          <w:sz w:val="18"/>
          <w:szCs w:val="18"/>
          <w:lang w:eastAsia="en-GB"/>
        </w:rPr>
        <w:t>index</w:t>
      </w:r>
      <w:r w:rsidRPr="003E0AF5">
        <w:rPr>
          <w:rFonts w:ascii="Consolas" w:eastAsia="Times New Roman" w:hAnsi="Consolas" w:cs="Consolas"/>
          <w:noProof/>
          <w:color w:val="000000"/>
          <w:sz w:val="18"/>
          <w:szCs w:val="18"/>
          <w:lang w:eastAsia="en-GB"/>
        </w:rPr>
        <w:t>=</w:t>
      </w:r>
      <w:r w:rsidRPr="003E0AF5">
        <w:rPr>
          <w:rFonts w:ascii="Consolas" w:eastAsia="Times New Roman" w:hAnsi="Consolas" w:cs="Consolas"/>
          <w:i/>
          <w:iCs/>
          <w:noProof/>
          <w:color w:val="2A00FF"/>
          <w:sz w:val="18"/>
          <w:szCs w:val="18"/>
          <w:lang w:eastAsia="en-GB"/>
        </w:rPr>
        <w:t>"8"</w:t>
      </w:r>
      <w:r w:rsidRPr="003E0AF5">
        <w:rPr>
          <w:rFonts w:ascii="Consolas" w:eastAsia="Times New Roman" w:hAnsi="Consolas" w:cs="Consolas"/>
          <w:noProof/>
          <w:sz w:val="18"/>
          <w:szCs w:val="18"/>
          <w:lang w:eastAsia="en-GB"/>
        </w:rPr>
        <w:t xml:space="preserve"> </w:t>
      </w:r>
      <w:r w:rsidRPr="003E0AF5">
        <w:rPr>
          <w:rFonts w:ascii="Consolas" w:eastAsia="Times New Roman" w:hAnsi="Consolas" w:cs="Consolas"/>
          <w:noProof/>
          <w:color w:val="008080"/>
          <w:sz w:val="18"/>
          <w:szCs w:val="18"/>
          <w:lang w:eastAsia="en-GB"/>
        </w:rPr>
        <w:t>/&gt;</w:t>
      </w:r>
    </w:p>
    <w:p w:rsidR="003E0AF5" w:rsidRDefault="003E0AF5" w:rsidP="00785FDF"/>
    <w:p w:rsidR="003E0AF5" w:rsidRDefault="003E0AF5" w:rsidP="00785FDF">
      <w:r>
        <w:t xml:space="preserve">The </w:t>
      </w:r>
      <w:proofErr w:type="spellStart"/>
      <w:r>
        <w:t>crid</w:t>
      </w:r>
      <w:proofErr w:type="spellEnd"/>
      <w:r>
        <w:t xml:space="preserve"> value here relates to a </w:t>
      </w:r>
      <w:r w:rsidRPr="003E0AF5">
        <w:rPr>
          <w:rStyle w:val="CodeSnippetBoxed"/>
        </w:rPr>
        <w:t>&lt;</w:t>
      </w:r>
      <w:proofErr w:type="spellStart"/>
      <w:r w:rsidRPr="003E0AF5">
        <w:rPr>
          <w:rStyle w:val="CodeSnippetBoxed"/>
        </w:rPr>
        <w:t>GroupInformation</w:t>
      </w:r>
      <w:proofErr w:type="spellEnd"/>
      <w:r w:rsidRPr="003E0AF5">
        <w:rPr>
          <w:rStyle w:val="CodeSnippetBoxed"/>
        </w:rPr>
        <w:t>&gt;</w:t>
      </w:r>
      <w:r>
        <w:t xml:space="preserve"> element that describes the series. For example-</w:t>
      </w:r>
    </w:p>
    <w:p w:rsidR="003E0AF5" w:rsidRDefault="003E0AF5" w:rsidP="00785FDF"/>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highlight w:val="lightGray"/>
          <w:lang w:eastAsia="en-GB"/>
        </w:rPr>
        <w:t>GroupInformation</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groupId</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w:t>
      </w:r>
      <w:r w:rsidRPr="00AA2F50">
        <w:rPr>
          <w:rFonts w:ascii="Consolas" w:eastAsia="Times New Roman" w:hAnsi="Consolas" w:cs="Consolas"/>
          <w:i/>
          <w:iCs/>
          <w:noProof/>
          <w:color w:val="2A00FF"/>
          <w:sz w:val="18"/>
          <w:szCs w:val="18"/>
          <w:shd w:val="clear" w:color="auto" w:fill="99FF99"/>
          <w:lang w:eastAsia="en-GB"/>
        </w:rPr>
        <w:t>crid://schange.com/f10bbee5-3880-4166-855d-c94414c6501d</w:t>
      </w:r>
      <w:r w:rsidRPr="00AA2F50">
        <w:rPr>
          <w:rFonts w:ascii="Consolas" w:eastAsia="Times New Roman" w:hAnsi="Consolas" w:cs="Consolas"/>
          <w:i/>
          <w:iCs/>
          <w:noProof/>
          <w:color w:val="2A00FF"/>
          <w:sz w:val="18"/>
          <w:szCs w:val="18"/>
          <w:lang w:eastAsia="en-GB"/>
        </w:rPr>
        <w: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numOfItems</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"10"</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GroupType</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xsi:type</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"ProgramGroupTypeType"</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value</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"series"</w:t>
      </w: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BasicDescription</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Title</w:t>
      </w: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xml:lang</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"en-GB"</w:t>
      </w:r>
      <w:r w:rsidRPr="00AA2F50">
        <w:rPr>
          <w:rFonts w:ascii="Consolas" w:eastAsia="Times New Roman" w:hAnsi="Consolas" w:cs="Consolas"/>
          <w:noProof/>
          <w:color w:val="008080"/>
          <w:sz w:val="18"/>
          <w:szCs w:val="18"/>
          <w:lang w:eastAsia="en-GB"/>
        </w:rPr>
        <w:t>&gt;</w:t>
      </w:r>
      <w:r w:rsidRPr="00AA2F50">
        <w:rPr>
          <w:rFonts w:ascii="Consolas" w:eastAsia="Times New Roman" w:hAnsi="Consolas" w:cs="Consolas"/>
          <w:noProof/>
          <w:color w:val="000000"/>
          <w:sz w:val="18"/>
          <w:szCs w:val="18"/>
          <w:shd w:val="clear" w:color="auto" w:fill="99FF99"/>
          <w:lang w:eastAsia="en-GB"/>
        </w:rPr>
        <w:t>Season 2</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Title</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Genre</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href</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"urn:eventis:metadata:cs:CustomGroup:2012:Serie"</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type</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"other"</w:t>
      </w: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BasicDescription</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MemberOf</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xsi:type</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"MemberOfType"</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crid</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w:t>
      </w:r>
      <w:r w:rsidRPr="00AA2F50">
        <w:rPr>
          <w:rFonts w:ascii="Consolas" w:eastAsia="Times New Roman" w:hAnsi="Consolas" w:cs="Consolas"/>
          <w:i/>
          <w:iCs/>
          <w:noProof/>
          <w:color w:val="2A00FF"/>
          <w:sz w:val="18"/>
          <w:szCs w:val="18"/>
          <w:shd w:val="clear" w:color="auto" w:fill="99FF99"/>
          <w:lang w:eastAsia="en-GB"/>
        </w:rPr>
        <w:t>crid://schange.com/60a984ef-4286-459d-a65d-f1d11ba01ef3</w:t>
      </w:r>
      <w:r w:rsidRPr="00AA2F50">
        <w:rPr>
          <w:rFonts w:ascii="Consolas" w:eastAsia="Times New Roman" w:hAnsi="Consolas" w:cs="Consolas"/>
          <w:i/>
          <w:iCs/>
          <w:noProof/>
          <w:color w:val="2A00FF"/>
          <w:sz w:val="18"/>
          <w:szCs w:val="18"/>
          <w:lang w:eastAsia="en-GB"/>
        </w:rPr>
        <w: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index</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"2"</w:t>
      </w: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0000"/>
          <w:sz w:val="18"/>
          <w:szCs w:val="18"/>
          <w:lang w:eastAsia="en-GB"/>
        </w:rPr>
        <w:t xml:space="preserve">  </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OtherIdentifier</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type</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"VodBackOfficeId"</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organization</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"eventis"</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sz w:val="18"/>
          <w:szCs w:val="18"/>
          <w:lang w:eastAsia="en-GB"/>
        </w:rPr>
        <w:t xml:space="preserve">    </w:t>
      </w:r>
      <w:r w:rsidRPr="00AA2F50">
        <w:rPr>
          <w:rFonts w:ascii="Consolas" w:eastAsia="Times New Roman" w:hAnsi="Consolas" w:cs="Consolas"/>
          <w:noProof/>
          <w:color w:val="7F007F"/>
          <w:sz w:val="18"/>
          <w:szCs w:val="18"/>
          <w:lang w:eastAsia="en-GB"/>
        </w:rPr>
        <w:t>authority</w:t>
      </w:r>
      <w:r w:rsidRPr="00AA2F50">
        <w:rPr>
          <w:rFonts w:ascii="Consolas" w:eastAsia="Times New Roman" w:hAnsi="Consolas" w:cs="Consolas"/>
          <w:noProof/>
          <w:color w:val="000000"/>
          <w:sz w:val="18"/>
          <w:szCs w:val="18"/>
          <w:lang w:eastAsia="en-GB"/>
        </w:rPr>
        <w:t>=</w:t>
      </w:r>
      <w:r w:rsidRPr="00AA2F50">
        <w:rPr>
          <w:rFonts w:ascii="Consolas" w:eastAsia="Times New Roman" w:hAnsi="Consolas" w:cs="Consolas"/>
          <w:i/>
          <w:iCs/>
          <w:noProof/>
          <w:color w:val="2A00FF"/>
          <w:sz w:val="18"/>
          <w:szCs w:val="18"/>
          <w:lang w:eastAsia="en-GB"/>
        </w:rPr>
        <w:t>"eventis"</w:t>
      </w:r>
      <w:r w:rsidRPr="00AA2F50">
        <w:rPr>
          <w:rFonts w:ascii="Consolas" w:eastAsia="Times New Roman" w:hAnsi="Consolas" w:cs="Consolas"/>
          <w:noProof/>
          <w:color w:val="008080"/>
          <w:sz w:val="18"/>
          <w:szCs w:val="18"/>
          <w:lang w:eastAsia="en-GB"/>
        </w:rPr>
        <w:t>&gt;</w:t>
      </w:r>
      <w:r w:rsidRPr="00AA2F50">
        <w:rPr>
          <w:rFonts w:ascii="Consolas" w:eastAsia="Times New Roman" w:hAnsi="Consolas" w:cs="Consolas"/>
          <w:noProof/>
          <w:color w:val="000000"/>
          <w:sz w:val="18"/>
          <w:szCs w:val="18"/>
          <w:lang w:eastAsia="en-GB"/>
        </w:rPr>
        <w:t>f10bbee5-3880-4166-855d-c94414c6501d</w:t>
      </w: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lang w:eastAsia="en-GB"/>
        </w:rPr>
        <w:t>OtherIdentifier</w:t>
      </w:r>
      <w:r w:rsidRPr="00AA2F50">
        <w:rPr>
          <w:rFonts w:ascii="Consolas" w:eastAsia="Times New Roman" w:hAnsi="Consolas" w:cs="Consolas"/>
          <w:noProof/>
          <w:color w:val="008080"/>
          <w:sz w:val="18"/>
          <w:szCs w:val="18"/>
          <w:lang w:eastAsia="en-GB"/>
        </w:rPr>
        <w:t>&gt;</w:t>
      </w:r>
    </w:p>
    <w:p w:rsidR="00AA2F50" w:rsidRPr="00AA2F50" w:rsidRDefault="00AA2F50" w:rsidP="00AA2F50">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AA2F50">
        <w:rPr>
          <w:rFonts w:ascii="Consolas" w:eastAsia="Times New Roman" w:hAnsi="Consolas" w:cs="Consolas"/>
          <w:noProof/>
          <w:color w:val="008080"/>
          <w:sz w:val="18"/>
          <w:szCs w:val="18"/>
          <w:lang w:eastAsia="en-GB"/>
        </w:rPr>
        <w:t>&lt;/</w:t>
      </w:r>
      <w:r w:rsidRPr="00AA2F50">
        <w:rPr>
          <w:rFonts w:ascii="Consolas" w:eastAsia="Times New Roman" w:hAnsi="Consolas" w:cs="Consolas"/>
          <w:noProof/>
          <w:color w:val="3F7F7F"/>
          <w:sz w:val="18"/>
          <w:szCs w:val="18"/>
          <w:highlight w:val="lightGray"/>
          <w:lang w:eastAsia="en-GB"/>
        </w:rPr>
        <w:t>GroupInformation</w:t>
      </w:r>
      <w:r w:rsidRPr="00AA2F50">
        <w:rPr>
          <w:rFonts w:ascii="Consolas" w:eastAsia="Times New Roman" w:hAnsi="Consolas" w:cs="Consolas"/>
          <w:noProof/>
          <w:color w:val="008080"/>
          <w:sz w:val="18"/>
          <w:szCs w:val="18"/>
          <w:lang w:eastAsia="en-GB"/>
        </w:rPr>
        <w:t>&gt;</w:t>
      </w:r>
    </w:p>
    <w:p w:rsidR="003E0AF5" w:rsidRDefault="003E0AF5" w:rsidP="00785FDF"/>
    <w:p w:rsidR="003E0AF5" w:rsidRDefault="00AA2F50" w:rsidP="00785FDF">
      <w:r>
        <w:t xml:space="preserve">This, in turn relates to a show through another </w:t>
      </w:r>
      <w:r w:rsidRPr="00AA2F50">
        <w:rPr>
          <w:rStyle w:val="CodeSnippetBoxed"/>
        </w:rPr>
        <w:t>&lt;</w:t>
      </w:r>
      <w:proofErr w:type="spellStart"/>
      <w:r w:rsidRPr="00AA2F50">
        <w:rPr>
          <w:rStyle w:val="CodeSnippetBoxed"/>
        </w:rPr>
        <w:t>MemberOf</w:t>
      </w:r>
      <w:proofErr w:type="spellEnd"/>
      <w:r w:rsidRPr="00AA2F50">
        <w:rPr>
          <w:rStyle w:val="CodeSnippetBoxed"/>
        </w:rPr>
        <w:t>&gt;</w:t>
      </w:r>
      <w:r>
        <w:t xml:space="preserve"> element link. In this example, the series links to the following show group-</w:t>
      </w:r>
    </w:p>
    <w:p w:rsidR="00AA2F50" w:rsidRDefault="00AA2F50" w:rsidP="00785FDF"/>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highlight w:val="lightGray"/>
          <w:lang w:eastAsia="en-GB"/>
        </w:rPr>
        <w:t>GroupInformation</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groupId</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w:t>
      </w:r>
      <w:r w:rsidRPr="008E3FFE">
        <w:rPr>
          <w:rFonts w:ascii="Consolas" w:eastAsia="Times New Roman" w:hAnsi="Consolas" w:cs="Consolas"/>
          <w:i/>
          <w:iCs/>
          <w:noProof/>
          <w:color w:val="2A00FF"/>
          <w:sz w:val="18"/>
          <w:szCs w:val="18"/>
          <w:shd w:val="clear" w:color="auto" w:fill="99FF99"/>
          <w:lang w:eastAsia="en-GB"/>
        </w:rPr>
        <w:t>crid://schange.com/60a984ef-4286-459d-a65d-f1d11ba01ef3</w:t>
      </w:r>
      <w:r w:rsidRPr="008E3FFE">
        <w:rPr>
          <w:rFonts w:ascii="Consolas" w:eastAsia="Times New Roman" w:hAnsi="Consolas" w:cs="Consolas"/>
          <w:i/>
          <w:iCs/>
          <w:noProof/>
          <w:color w:val="2A00FF"/>
          <w:sz w:val="18"/>
          <w:szCs w:val="18"/>
          <w:lang w:eastAsia="en-GB"/>
        </w:rPr>
        <w: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numOfItems</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"2"</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GroupType</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xsi:type</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"ProgramGroupTypeType"</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value</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"show"</w:t>
      </w: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BasicDescription</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Title</w:t>
      </w: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xml:lang</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"en-GB"</w:t>
      </w:r>
      <w:r w:rsidRPr="008E3FFE">
        <w:rPr>
          <w:rFonts w:ascii="Consolas" w:eastAsia="Times New Roman" w:hAnsi="Consolas" w:cs="Consolas"/>
          <w:noProof/>
          <w:color w:val="008080"/>
          <w:sz w:val="18"/>
          <w:szCs w:val="18"/>
          <w:lang w:eastAsia="en-GB"/>
        </w:rPr>
        <w:t>&gt;</w:t>
      </w:r>
      <w:r w:rsidRPr="008E3FFE">
        <w:rPr>
          <w:rFonts w:ascii="Consolas" w:eastAsia="Times New Roman" w:hAnsi="Consolas" w:cs="Consolas"/>
          <w:noProof/>
          <w:color w:val="000000"/>
          <w:sz w:val="18"/>
          <w:szCs w:val="18"/>
          <w:shd w:val="clear" w:color="auto" w:fill="99FF99"/>
          <w:lang w:eastAsia="en-GB"/>
        </w:rPr>
        <w:t xml:space="preserve">Ash </w:t>
      </w:r>
      <w:r w:rsidRPr="008E3FFE">
        <w:rPr>
          <w:rFonts w:ascii="Consolas" w:eastAsia="Times New Roman" w:hAnsi="Consolas" w:cs="Consolas"/>
          <w:noProof/>
          <w:color w:val="000000"/>
          <w:sz w:val="18"/>
          <w:szCs w:val="18"/>
          <w:u w:val="single"/>
          <w:shd w:val="clear" w:color="auto" w:fill="99FF99"/>
          <w:lang w:eastAsia="en-GB"/>
        </w:rPr>
        <w:t>Vs</w:t>
      </w:r>
      <w:r w:rsidRPr="008E3FFE">
        <w:rPr>
          <w:rFonts w:ascii="Consolas" w:eastAsia="Times New Roman" w:hAnsi="Consolas" w:cs="Consolas"/>
          <w:noProof/>
          <w:color w:val="000000"/>
          <w:sz w:val="18"/>
          <w:szCs w:val="18"/>
          <w:shd w:val="clear" w:color="auto" w:fill="99FF99"/>
          <w:lang w:eastAsia="en-GB"/>
        </w:rPr>
        <w:t xml:space="preserve"> Evil Dead</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Title</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Genre</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href</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"urn:eventis:metadata:cs:CustomGroup:2012:Serie"</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type</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"other"</w:t>
      </w: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BasicDescription</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0000"/>
          <w:sz w:val="18"/>
          <w:szCs w:val="18"/>
          <w:lang w:eastAsia="en-GB"/>
        </w:rPr>
        <w:t xml:space="preserve">  </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OtherIdentifier</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type</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"VodBackOfficeId"</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organization</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"eventis"</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sz w:val="18"/>
          <w:szCs w:val="18"/>
          <w:lang w:eastAsia="en-GB"/>
        </w:rPr>
        <w:t xml:space="preserve">    </w:t>
      </w:r>
      <w:r w:rsidRPr="008E3FFE">
        <w:rPr>
          <w:rFonts w:ascii="Consolas" w:eastAsia="Times New Roman" w:hAnsi="Consolas" w:cs="Consolas"/>
          <w:noProof/>
          <w:color w:val="7F007F"/>
          <w:sz w:val="18"/>
          <w:szCs w:val="18"/>
          <w:lang w:eastAsia="en-GB"/>
        </w:rPr>
        <w:t>authority</w:t>
      </w:r>
      <w:r w:rsidRPr="008E3FFE">
        <w:rPr>
          <w:rFonts w:ascii="Consolas" w:eastAsia="Times New Roman" w:hAnsi="Consolas" w:cs="Consolas"/>
          <w:noProof/>
          <w:color w:val="000000"/>
          <w:sz w:val="18"/>
          <w:szCs w:val="18"/>
          <w:lang w:eastAsia="en-GB"/>
        </w:rPr>
        <w:t>=</w:t>
      </w:r>
      <w:r w:rsidRPr="008E3FFE">
        <w:rPr>
          <w:rFonts w:ascii="Consolas" w:eastAsia="Times New Roman" w:hAnsi="Consolas" w:cs="Consolas"/>
          <w:i/>
          <w:iCs/>
          <w:noProof/>
          <w:color w:val="2A00FF"/>
          <w:sz w:val="18"/>
          <w:szCs w:val="18"/>
          <w:lang w:eastAsia="en-GB"/>
        </w:rPr>
        <w:t>"eventis"</w:t>
      </w:r>
      <w:r w:rsidRPr="008E3FFE">
        <w:rPr>
          <w:rFonts w:ascii="Consolas" w:eastAsia="Times New Roman" w:hAnsi="Consolas" w:cs="Consolas"/>
          <w:noProof/>
          <w:color w:val="008080"/>
          <w:sz w:val="18"/>
          <w:szCs w:val="18"/>
          <w:lang w:eastAsia="en-GB"/>
        </w:rPr>
        <w:t>&gt;</w:t>
      </w:r>
      <w:r w:rsidRPr="008E3FFE">
        <w:rPr>
          <w:rFonts w:ascii="Consolas" w:eastAsia="Times New Roman" w:hAnsi="Consolas" w:cs="Consolas"/>
          <w:noProof/>
          <w:color w:val="000000"/>
          <w:sz w:val="18"/>
          <w:szCs w:val="18"/>
          <w:lang w:eastAsia="en-GB"/>
        </w:rPr>
        <w:t>60a984ef-4286-459d-a65d-f1d11ba01ef3</w:t>
      </w: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lang w:eastAsia="en-GB"/>
        </w:rPr>
        <w:t>OtherIdentifier</w:t>
      </w:r>
      <w:r w:rsidRPr="008E3FFE">
        <w:rPr>
          <w:rFonts w:ascii="Consolas" w:eastAsia="Times New Roman" w:hAnsi="Consolas" w:cs="Consolas"/>
          <w:noProof/>
          <w:color w:val="008080"/>
          <w:sz w:val="18"/>
          <w:szCs w:val="18"/>
          <w:lang w:eastAsia="en-GB"/>
        </w:rPr>
        <w:t>&gt;</w:t>
      </w:r>
    </w:p>
    <w:p w:rsidR="00AA2F50" w:rsidRPr="008E3FFE" w:rsidRDefault="00AA2F50" w:rsidP="008E3FF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8E3FFE">
        <w:rPr>
          <w:rFonts w:ascii="Consolas" w:eastAsia="Times New Roman" w:hAnsi="Consolas" w:cs="Consolas"/>
          <w:noProof/>
          <w:color w:val="008080"/>
          <w:sz w:val="18"/>
          <w:szCs w:val="18"/>
          <w:lang w:eastAsia="en-GB"/>
        </w:rPr>
        <w:t>&lt;/</w:t>
      </w:r>
      <w:r w:rsidRPr="008E3FFE">
        <w:rPr>
          <w:rFonts w:ascii="Consolas" w:eastAsia="Times New Roman" w:hAnsi="Consolas" w:cs="Consolas"/>
          <w:noProof/>
          <w:color w:val="3F7F7F"/>
          <w:sz w:val="18"/>
          <w:szCs w:val="18"/>
          <w:highlight w:val="lightGray"/>
          <w:lang w:eastAsia="en-GB"/>
        </w:rPr>
        <w:t>GroupInformation</w:t>
      </w:r>
      <w:r w:rsidRPr="008E3FFE">
        <w:rPr>
          <w:rFonts w:ascii="Consolas" w:eastAsia="Times New Roman" w:hAnsi="Consolas" w:cs="Consolas"/>
          <w:noProof/>
          <w:color w:val="008080"/>
          <w:sz w:val="18"/>
          <w:szCs w:val="18"/>
          <w:lang w:eastAsia="en-GB"/>
        </w:rPr>
        <w:t>&gt;</w:t>
      </w:r>
    </w:p>
    <w:p w:rsidR="00AA2F50" w:rsidRDefault="00AA2F50" w:rsidP="00785FDF"/>
    <w:p w:rsidR="00AA2F50" w:rsidRDefault="008E3FFE" w:rsidP="00785FDF">
      <w:r>
        <w:t>Any implementation should be tolerant of links not being present and where the association to a show or series cannot be made, an empty string should be used.</w:t>
      </w:r>
    </w:p>
    <w:p w:rsidR="003E0AF5" w:rsidRDefault="003E0AF5" w:rsidP="00785FDF"/>
    <w:p w:rsidR="000F315F" w:rsidRDefault="000F315F" w:rsidP="000F315F">
      <w:pPr>
        <w:pStyle w:val="Heading4"/>
      </w:pPr>
      <w:bookmarkStart w:id="395" w:name="_Toc490728996"/>
      <w:r>
        <w:t>Example</w:t>
      </w:r>
      <w:bookmarkEnd w:id="395"/>
    </w:p>
    <w:p w:rsidR="00785FDF" w:rsidRDefault="00A325CE" w:rsidP="00785FDF">
      <w:r>
        <w:t>The following snippet shows a section from such a file with the fields of interest highlighted –</w:t>
      </w:r>
    </w:p>
    <w:p w:rsidR="00A325CE" w:rsidRDefault="00A325CE" w:rsidP="00785FDF"/>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xml</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version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"1.0"</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encoding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"utf-8"</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TVAMain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xmlns:xsd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"http://www.w3.org/2001/XMLSchema"</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xmlns:xsi</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"http://www.w3.org/2001/XMLSchema-instance"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publisher</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"eventis.nl"</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publicationTime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"2017-05-19T06:50:03.5994396Z"</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xmlns</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"urn:tva:metadata:2010"</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ProgramInformationTable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ProgramInformation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programId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FE42F3">
        <w:rPr>
          <w:rFonts w:ascii="Consolas" w:eastAsia="Times New Roman" w:hAnsi="Consolas" w:cs="Consolas"/>
          <w:i/>
          <w:iCs/>
          <w:noProof/>
          <w:color w:val="2A00FF"/>
          <w:sz w:val="18"/>
          <w:szCs w:val="18"/>
          <w:shd w:val="clear" w:color="auto" w:fill="99FF99"/>
          <w:lang w:eastAsia="en-GB"/>
        </w:rPr>
        <w:t>crid://schange.com/STZ/TITL0000000001198800</w:t>
      </w:r>
      <w:r w:rsidRPr="00FE42F3">
        <w:rPr>
          <w:rFonts w:ascii="Consolas" w:eastAsia="Times New Roman" w:hAnsi="Consolas" w:cs="Consolas"/>
          <w:i/>
          <w:iCs/>
          <w:noProof/>
          <w:color w:val="2A00FF"/>
          <w:sz w:val="18"/>
          <w:szCs w:val="18"/>
          <w:lang w:eastAsia="en-GB"/>
        </w:rPr>
        <w: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 xml:space="preserve">Ash </w:t>
      </w:r>
      <w:r w:rsidRPr="00FE42F3">
        <w:rPr>
          <w:rFonts w:ascii="Consolas" w:eastAsia="Times New Roman" w:hAnsi="Consolas" w:cs="Consolas"/>
          <w:noProof/>
          <w:color w:val="000000"/>
          <w:sz w:val="18"/>
          <w:szCs w:val="18"/>
          <w:u w:val="single"/>
          <w:shd w:val="clear" w:color="auto" w:fill="99FF99"/>
          <w:lang w:eastAsia="en-GB"/>
        </w:rPr>
        <w:t>Vs</w:t>
      </w:r>
      <w:r w:rsidRPr="00FE42F3">
        <w:rPr>
          <w:rFonts w:ascii="Consolas" w:eastAsia="Times New Roman" w:hAnsi="Consolas" w:cs="Consolas"/>
          <w:noProof/>
          <w:color w:val="000000"/>
          <w:sz w:val="18"/>
          <w:szCs w:val="18"/>
          <w:shd w:val="clear" w:color="auto" w:fill="99FF99"/>
          <w:lang w:eastAsia="en-GB"/>
        </w:rPr>
        <w:t xml:space="preserve"> Evil Dead (s2): </w:t>
      </w:r>
      <w:r w:rsidRPr="00FE42F3">
        <w:rPr>
          <w:rFonts w:ascii="Consolas" w:eastAsia="Times New Roman" w:hAnsi="Consolas" w:cs="Consolas"/>
          <w:noProof/>
          <w:color w:val="000000"/>
          <w:sz w:val="18"/>
          <w:szCs w:val="18"/>
          <w:u w:val="single"/>
          <w:shd w:val="clear" w:color="auto" w:fill="99FF99"/>
          <w:lang w:eastAsia="en-GB"/>
        </w:rPr>
        <w:t>ep</w:t>
      </w:r>
      <w:r w:rsidRPr="00FE42F3">
        <w:rPr>
          <w:rFonts w:ascii="Consolas" w:eastAsia="Times New Roman" w:hAnsi="Consolas" w:cs="Consolas"/>
          <w:noProof/>
          <w:color w:val="000000"/>
          <w:sz w:val="18"/>
          <w:szCs w:val="18"/>
          <w:shd w:val="clear" w:color="auto" w:fill="99FF99"/>
          <w:lang w:eastAsia="en-GB"/>
        </w:rPr>
        <w:t xml:space="preserve"> 08 (HD)</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"episodeTitle"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shd w:val="clear" w:color="auto" w:fill="99FF99"/>
          <w:lang w:eastAsia="en-GB"/>
        </w:rPr>
        <w:t>Ashy</w:t>
      </w:r>
      <w:r w:rsidRPr="00FE42F3">
        <w:rPr>
          <w:rFonts w:ascii="Consolas" w:eastAsia="Times New Roman" w:hAnsi="Consolas" w:cs="Consolas"/>
          <w:noProof/>
          <w:color w:val="000000"/>
          <w:sz w:val="18"/>
          <w:szCs w:val="18"/>
          <w:shd w:val="clear" w:color="auto" w:fill="99FF99"/>
          <w:lang w:eastAsia="en-GB"/>
        </w:rPr>
        <w:t xml:space="preserve"> </w:t>
      </w:r>
      <w:r w:rsidRPr="00FE42F3">
        <w:rPr>
          <w:rFonts w:ascii="Consolas" w:eastAsia="Times New Roman" w:hAnsi="Consolas" w:cs="Consolas"/>
          <w:noProof/>
          <w:color w:val="000000"/>
          <w:sz w:val="18"/>
          <w:szCs w:val="18"/>
          <w:u w:val="single"/>
          <w:shd w:val="clear" w:color="auto" w:fill="99FF99"/>
          <w:lang w:eastAsia="en-GB"/>
        </w:rPr>
        <w:t>Slashy</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ShortTitle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length</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"30"</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 xml:space="preserve">Ash </w:t>
      </w:r>
      <w:r w:rsidRPr="00FE42F3">
        <w:rPr>
          <w:rFonts w:ascii="Consolas" w:eastAsia="Times New Roman" w:hAnsi="Consolas" w:cs="Consolas"/>
          <w:noProof/>
          <w:color w:val="000000"/>
          <w:sz w:val="18"/>
          <w:szCs w:val="18"/>
          <w:u w:val="single"/>
          <w:shd w:val="clear" w:color="auto" w:fill="99FF99"/>
          <w:lang w:eastAsia="en-GB"/>
        </w:rPr>
        <w:t>Vs</w:t>
      </w:r>
      <w:r w:rsidRPr="00FE42F3">
        <w:rPr>
          <w:rFonts w:ascii="Consolas" w:eastAsia="Times New Roman" w:hAnsi="Consolas" w:cs="Consolas"/>
          <w:noProof/>
          <w:color w:val="000000"/>
          <w:sz w:val="18"/>
          <w:szCs w:val="18"/>
          <w:shd w:val="clear" w:color="auto" w:fill="99FF99"/>
          <w:lang w:eastAsia="en-GB"/>
        </w:rPr>
        <w:t xml:space="preserve"> Evil Dead (s2): </w:t>
      </w:r>
      <w:r w:rsidRPr="00FE42F3">
        <w:rPr>
          <w:rFonts w:ascii="Consolas" w:eastAsia="Times New Roman" w:hAnsi="Consolas" w:cs="Consolas"/>
          <w:noProof/>
          <w:color w:val="000000"/>
          <w:sz w:val="18"/>
          <w:szCs w:val="18"/>
          <w:u w:val="single"/>
          <w:shd w:val="clear" w:color="auto" w:fill="99FF99"/>
          <w:lang w:eastAsia="en-GB"/>
        </w:rPr>
        <w:t>ep</w:t>
      </w:r>
      <w:r w:rsidRPr="00FE42F3">
        <w:rPr>
          <w:rFonts w:ascii="Consolas" w:eastAsia="Times New Roman" w:hAnsi="Consolas" w:cs="Consolas"/>
          <w:noProof/>
          <w:color w:val="000000"/>
          <w:sz w:val="18"/>
          <w:szCs w:val="18"/>
          <w:shd w:val="clear" w:color="auto" w:fill="99FF99"/>
          <w:lang w:eastAsia="en-GB"/>
        </w:rPr>
        <w:t xml:space="preserve"> 08 (</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ShortTitle</w:t>
      </w:r>
      <w:r w:rsidRPr="00FE42F3">
        <w:rPr>
          <w:rFonts w:ascii="Consolas" w:eastAsia="Times New Roman" w:hAnsi="Consolas" w:cs="Consolas"/>
          <w:noProof/>
          <w:color w:val="008080"/>
          <w:sz w:val="18"/>
          <w:szCs w:val="18"/>
          <w:lang w:eastAsia="en-GB"/>
        </w:rPr>
        <w:t>&gt;</w:t>
      </w:r>
    </w:p>
    <w:p w:rsid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8080"/>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ShortTitle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length</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"33"</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"secondary"</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shd w:val="clear" w:color="auto" w:fill="99FF99"/>
          <w:lang w:eastAsia="en-GB"/>
        </w:rPr>
        <w:t>Ash Vs Evil Dead (s2): ep 08 (HD)</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ShortTitle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length</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"short"</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 xml:space="preserve">TEST-NPT Ruby, </w:t>
      </w:r>
      <w:r w:rsidRPr="00FE42F3">
        <w:rPr>
          <w:rFonts w:ascii="Consolas" w:eastAsia="Times New Roman" w:hAnsi="Consolas" w:cs="Consolas"/>
          <w:noProof/>
          <w:color w:val="000000"/>
          <w:sz w:val="18"/>
          <w:szCs w:val="18"/>
          <w:u w:val="single"/>
          <w:shd w:val="clear" w:color="auto" w:fill="99FF99"/>
          <w:lang w:eastAsia="en-GB"/>
        </w:rPr>
        <w:t>Kelly</w:t>
      </w:r>
      <w:r w:rsidRPr="00FE42F3">
        <w:rPr>
          <w:rFonts w:ascii="Consolas" w:eastAsia="Times New Roman" w:hAnsi="Consolas" w:cs="Consolas"/>
          <w:noProof/>
          <w:color w:val="000000"/>
          <w:sz w:val="18"/>
          <w:szCs w:val="18"/>
          <w:shd w:val="clear" w:color="auto" w:fill="99FF99"/>
          <w:lang w:eastAsia="en-GB"/>
        </w:rPr>
        <w:t xml:space="preserve"> and</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shd w:val="clear" w:color="auto" w:fill="99FF99"/>
          <w:lang w:eastAsia="en-GB"/>
        </w:rPr>
        <w:t>Pablo</w:t>
      </w:r>
      <w:r w:rsidRPr="00FE42F3">
        <w:rPr>
          <w:rFonts w:ascii="Consolas" w:eastAsia="Times New Roman" w:hAnsi="Consolas" w:cs="Consolas"/>
          <w:noProof/>
          <w:color w:val="000000"/>
          <w:sz w:val="18"/>
          <w:szCs w:val="18"/>
          <w:shd w:val="clear" w:color="auto" w:fill="99FF99"/>
          <w:lang w:eastAsia="en-GB"/>
        </w:rPr>
        <w:t xml:space="preserve"> go to look for Ash and </w:t>
      </w:r>
      <w:r w:rsidRPr="00FE42F3">
        <w:rPr>
          <w:rFonts w:ascii="Consolas" w:eastAsia="Times New Roman" w:hAnsi="Consolas" w:cs="Consolas"/>
          <w:noProof/>
          <w:color w:val="000000"/>
          <w:sz w:val="18"/>
          <w:szCs w:val="18"/>
          <w:u w:val="single"/>
          <w:shd w:val="clear" w:color="auto" w:fill="99FF99"/>
          <w:lang w:eastAsia="en-GB"/>
        </w:rPr>
        <w:t>Baal</w:t>
      </w:r>
      <w:r w:rsidRPr="00FE42F3">
        <w:rPr>
          <w:rFonts w:ascii="Consolas" w:eastAsia="Times New Roman" w:hAnsi="Consolas" w:cs="Consolas"/>
          <w:noProof/>
          <w:color w:val="000000"/>
          <w:sz w:val="18"/>
          <w:szCs w:val="18"/>
          <w:shd w:val="clear" w:color="auto" w:fill="99FF99"/>
          <w:lang w:eastAsia="en-GB"/>
        </w:rPr>
        <w: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length</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"medium"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 xml:space="preserve">TEST-NPT Ruby, </w:t>
      </w:r>
      <w:r w:rsidRPr="00FE42F3">
        <w:rPr>
          <w:rFonts w:ascii="Consolas" w:eastAsia="Times New Roman" w:hAnsi="Consolas" w:cs="Consolas"/>
          <w:noProof/>
          <w:color w:val="000000"/>
          <w:sz w:val="18"/>
          <w:szCs w:val="18"/>
          <w:u w:val="single"/>
          <w:shd w:val="clear" w:color="auto" w:fill="99FF99"/>
          <w:lang w:eastAsia="en-GB"/>
        </w:rPr>
        <w:t>Kelly</w:t>
      </w:r>
      <w:r w:rsidRPr="00FE42F3">
        <w:rPr>
          <w:rFonts w:ascii="Consolas" w:eastAsia="Times New Roman" w:hAnsi="Consolas" w:cs="Consolas"/>
          <w:noProof/>
          <w:color w:val="000000"/>
          <w:sz w:val="18"/>
          <w:szCs w:val="18"/>
          <w:shd w:val="clear" w:color="auto" w:fill="99FF99"/>
          <w:lang w:eastAsia="en-GB"/>
        </w:rPr>
        <w:t xml:space="preserve"> and</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shd w:val="clear" w:color="auto" w:fill="99FF99"/>
          <w:lang w:eastAsia="en-GB"/>
        </w:rPr>
        <w:t>Pablo go to look for Ash and Baal.</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shd w:val="clear" w:color="auto" w:fill="99FF99"/>
          <w:lang w:eastAsia="en-GB"/>
        </w:rPr>
        <w:t>Adult Content, Adult Language,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shd w:val="clear" w:color="auto" w:fill="99FF99"/>
          <w:lang w:eastAsia="en-GB"/>
        </w:rPr>
        <w:t>Graphic Violence, Strong Sexual</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shd w:val="clear" w:color="auto" w:fill="99FF99"/>
          <w:lang w:eastAsia="en-GB"/>
        </w:rPr>
        <w:t>Content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length</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"long"</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 xml:space="preserve">TEST-NPT Ruby, </w:t>
      </w:r>
      <w:r w:rsidRPr="00FE42F3">
        <w:rPr>
          <w:rFonts w:ascii="Consolas" w:eastAsia="Times New Roman" w:hAnsi="Consolas" w:cs="Consolas"/>
          <w:noProof/>
          <w:color w:val="000000"/>
          <w:sz w:val="18"/>
          <w:szCs w:val="18"/>
          <w:u w:val="single"/>
          <w:shd w:val="clear" w:color="auto" w:fill="99FF99"/>
          <w:lang w:eastAsia="en-GB"/>
        </w:rPr>
        <w:t>Kelly</w:t>
      </w:r>
      <w:r w:rsidRPr="00FE42F3">
        <w:rPr>
          <w:rFonts w:ascii="Consolas" w:eastAsia="Times New Roman" w:hAnsi="Consolas" w:cs="Consolas"/>
          <w:noProof/>
          <w:color w:val="000000"/>
          <w:sz w:val="18"/>
          <w:szCs w:val="18"/>
          <w:shd w:val="clear" w:color="auto" w:fill="99FF99"/>
          <w:lang w:eastAsia="en-GB"/>
        </w:rPr>
        <w:t xml:space="preserve"> and</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99FF99"/>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lang w:eastAsia="en-GB"/>
        </w:rPr>
        <w:t>Pablo</w:t>
      </w:r>
      <w:r w:rsidRPr="00FE42F3">
        <w:rPr>
          <w:rFonts w:ascii="Consolas" w:eastAsia="Times New Roman" w:hAnsi="Consolas" w:cs="Consolas"/>
          <w:noProof/>
          <w:color w:val="000000"/>
          <w:sz w:val="18"/>
          <w:szCs w:val="18"/>
          <w:lang w:eastAsia="en-GB"/>
        </w:rPr>
        <w:t xml:space="preserve"> go to look for Ash and </w:t>
      </w:r>
      <w:r w:rsidRPr="00FE42F3">
        <w:rPr>
          <w:rFonts w:ascii="Consolas" w:eastAsia="Times New Roman" w:hAnsi="Consolas" w:cs="Consolas"/>
          <w:noProof/>
          <w:color w:val="000000"/>
          <w:sz w:val="18"/>
          <w:szCs w:val="18"/>
          <w:u w:val="single"/>
          <w:lang w:eastAsia="en-GB"/>
        </w:rPr>
        <w:t>Baal</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99FF99"/>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in an abandoned asylum and</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99FF99"/>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encounter some crazy characters. Adult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99FF99"/>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Content, Adult Language,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99FF99"/>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Graphic Violence, Strong Sexual Content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Synopsis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"urn:tva:metadata:cs:VirginMediaCS:2010:58"</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Drama</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"urn:tva:metadata:cs:VirginMediaCS:2010:219"</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Sci</w:t>
      </w: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lang w:eastAsia="en-GB"/>
        </w:rPr>
        <w:t>Fi</w:t>
      </w: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2A00FF"/>
          <w:sz w:val="18"/>
          <w:szCs w:val="18"/>
          <w:lang w:eastAsia="en-GB"/>
        </w:rPr>
        <w:t>&amp;amp;</w:t>
      </w:r>
      <w:r w:rsidRPr="00FE42F3">
        <w:rPr>
          <w:rFonts w:ascii="Consolas" w:eastAsia="Times New Roman" w:hAnsi="Consolas" w:cs="Consolas"/>
          <w:noProof/>
          <w:color w:val="000000"/>
          <w:sz w:val="18"/>
          <w:szCs w:val="18"/>
          <w:lang w:eastAsia="en-GB"/>
        </w:rPr>
        <w:t xml:space="preserve"> Fantasy</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"urn:eventis:metadata:cs:AdiGenreCS:2010:Series"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Series</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"urn:eventis:metadata:cs:PropertyCS:2010:msoRating"</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Adult Content, Adult Language,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Graphic Violence, Strong Sexual Content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"urn:eventis:metadata:cs:PropertyCS:2010:extraData.1"</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 xml:space="preserve">PC, web, androidPhone, </w:t>
      </w:r>
      <w:r w:rsidRPr="00FE42F3">
        <w:rPr>
          <w:rFonts w:ascii="Consolas" w:eastAsia="Times New Roman" w:hAnsi="Consolas" w:cs="Consolas"/>
          <w:noProof/>
          <w:color w:val="000000"/>
          <w:sz w:val="18"/>
          <w:szCs w:val="18"/>
          <w:u w:val="single"/>
          <w:lang w:eastAsia="en-GB"/>
        </w:rPr>
        <w:t>iphone</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"urn:eventis:metadata:cs:PropertyCS:2010:extraData.3"</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wifi</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"virginmedia.com:Folder_Location"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Archive</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"virginmedia.com:Display_Provider"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Starz</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"virginmedia.com:UI_Location"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Drama</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"virginmedia.com:UI_Location"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Sci</w:t>
      </w: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lang w:eastAsia="en-GB"/>
        </w:rPr>
        <w:t>Fi</w:t>
      </w: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2A00FF"/>
          <w:sz w:val="18"/>
          <w:szCs w:val="18"/>
          <w:lang w:eastAsia="en-GB"/>
        </w:rPr>
        <w:t>&amp;amp;</w:t>
      </w:r>
      <w:r w:rsidRPr="00FE42F3">
        <w:rPr>
          <w:rFonts w:ascii="Consolas" w:eastAsia="Times New Roman" w:hAnsi="Consolas" w:cs="Consolas"/>
          <w:noProof/>
          <w:color w:val="000000"/>
          <w:sz w:val="18"/>
          <w:szCs w:val="18"/>
          <w:lang w:eastAsia="en-GB"/>
        </w:rPr>
        <w:t xml:space="preserve"> Fantasy</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"urn:virginmedia:metadata:cs:CustomTitlePropertyCS:2014:ExternalReference"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11139769</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ParentalGuidance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ParentalRating</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urn:schange:metadata:cs:OriginalRatingCS:2012:bbfc.18</w:t>
      </w:r>
      <w:r w:rsidRPr="00FE42F3">
        <w:rPr>
          <w:rFonts w:ascii="Consolas" w:eastAsia="Times New Roman" w:hAnsi="Consolas" w:cs="Consolas"/>
          <w:i/>
          <w:iCs/>
          <w:noProof/>
          <w:color w:val="2A00FF"/>
          <w:sz w:val="18"/>
          <w:szCs w:val="18"/>
          <w:lang w:eastAsia="en-GB"/>
        </w:rPr>
        <w:t>"</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ParentalGuidance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Language</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en</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Language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CreditsList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role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"urn:eventis:metadata:cs:RoleCS:2010:STUDIO-CODE"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STZ</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role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"urn:eventis:metadata:cs:RoleCS:2010:CONTENT-PROVIDER"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shd w:val="clear" w:color="auto" w:fill="99FF99"/>
          <w:lang w:eastAsia="en-GB"/>
        </w:rPr>
        <w:t>Starz</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role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"urn:eventis:metadata:cs:RoleCS:2010:CONTENT-PROVIDER-ID"</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shd w:val="clear" w:color="auto" w:fill="99FF99"/>
          <w:lang w:eastAsia="en-GB"/>
        </w:rPr>
        <w:t>STZ</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role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"urn:eventis:metadata:cs:RoleCS:2010:DISTRIBUTOR"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vubiquity.co.uk</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role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"urn:eventis:metadata:cs:RoleCS:2010:STUDIO-NAME"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Starz</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OrganizationName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CreditsList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RelatedMaterial</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HowRelated</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"urn:eventis:metadata:cs:HowRelatedCS:2010:10"</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MediaLocator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MediaUri</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11139769</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MediaUri</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MediaLocator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RelatedMaterial</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RelatedMaterial</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HowRelated</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"urn:eventis:metadata:cs:HowRelatedCS:2010:poster"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MediaLocator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MediaUri</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https://adrenalin.anywhere.mspp.dtv.virginmedia.com:8086/Posteris/6bbc2d43-d95c-499e-ba6f-44e63567c42f-poster.png</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MediaUri</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MediaLocator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RelatedMaterial</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ProductionDate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TimePoint</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2016</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TimePoint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ProductionDate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ProductionLocation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US</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ProductionLocation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Duration</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PT27M30S</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Duration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"VodBackOfficeId"</w:t>
      </w:r>
      <w:r w:rsidRPr="00FE42F3">
        <w:rPr>
          <w:rFonts w:ascii="Consolas" w:eastAsia="Times New Roman" w:hAnsi="Consolas" w:cs="Consolas"/>
          <w:noProof/>
          <w:color w:val="008080"/>
          <w:sz w:val="18"/>
          <w:szCs w:val="18"/>
          <w:lang w:eastAsia="en-GB"/>
        </w:rPr>
        <w:t>&gt;</w:t>
      </w:r>
      <w:r w:rsidRPr="00E6193A">
        <w:rPr>
          <w:rFonts w:ascii="Consolas" w:eastAsia="Times New Roman" w:hAnsi="Consolas" w:cs="Consolas"/>
          <w:noProof/>
          <w:color w:val="000000"/>
          <w:sz w:val="18"/>
          <w:szCs w:val="18"/>
          <w:lang w:eastAsia="en-GB"/>
        </w:rPr>
        <w:t>6bbc2d43-d95c-499e-ba6f-44e63567c42f</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"PID_PAID"</w:t>
      </w:r>
      <w:r w:rsidRPr="00FE42F3">
        <w:rPr>
          <w:rFonts w:ascii="Consolas" w:eastAsia="Times New Roman" w:hAnsi="Consolas" w:cs="Consolas"/>
          <w:noProof/>
          <w:color w:val="008080"/>
          <w:sz w:val="18"/>
          <w:szCs w:val="18"/>
          <w:lang w:eastAsia="en-GB"/>
        </w:rPr>
        <w:t>&gt;</w:t>
      </w:r>
      <w:r w:rsidRPr="00E6193A">
        <w:rPr>
          <w:rFonts w:ascii="Consolas" w:eastAsia="Times New Roman" w:hAnsi="Consolas" w:cs="Consolas"/>
          <w:noProof/>
          <w:color w:val="000000"/>
          <w:sz w:val="18"/>
          <w:szCs w:val="18"/>
          <w:lang w:eastAsia="en-GB"/>
        </w:rPr>
        <w:t>STZ#TITL0000000001198800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MemberOf</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"crid://schange.com/3238e7c7-d005-4020-be09-cfaa63b54a99"</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index</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"76"</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"MemberOfType"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MemberOf</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"crid://schange.com/18ec1718-f48f-4676-8a90-9791d608c666"</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index</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"649"</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"MemberOfType"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MemberOf</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"crid://schange.com/e4a3222d-ce6d-4d6d-b710-912eed3d26ae"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index</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"29"</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"MemberOfType"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MemberOf</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crid://schange.com/f10bbee5-3880-4166-855d-c94414c6501d</w:t>
      </w:r>
      <w:r w:rsidRPr="00FE42F3">
        <w:rPr>
          <w:rFonts w:ascii="Consolas" w:eastAsia="Times New Roman" w:hAnsi="Consolas" w:cs="Consolas"/>
          <w:i/>
          <w:iCs/>
          <w:noProof/>
          <w:color w:val="2A00FF"/>
          <w:sz w:val="18"/>
          <w:szCs w:val="18"/>
          <w:lang w:eastAsia="en-GB"/>
        </w:rPr>
        <w: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index</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"8"</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"EpisodeOfType"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ProgramInformation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ProgramInformationTable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3F5FBF"/>
          <w:sz w:val="18"/>
          <w:szCs w:val="18"/>
          <w:lang w:eastAsia="en-GB"/>
        </w:rPr>
        <w:t>&lt;!-- ****************************************************************** --&gt;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groupId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crid://schange.com/f10bbee5-3880-4166-855d-c94414c6501d</w:t>
      </w:r>
      <w:r w:rsidRPr="00FE42F3">
        <w:rPr>
          <w:rFonts w:ascii="Consolas" w:eastAsia="Times New Roman" w:hAnsi="Consolas" w:cs="Consolas"/>
          <w:i/>
          <w:iCs/>
          <w:noProof/>
          <w:color w:val="2A00FF"/>
          <w:sz w:val="18"/>
          <w:szCs w:val="18"/>
          <w:lang w:eastAsia="en-GB"/>
        </w:rPr>
        <w: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numOfItems</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"10"</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"ProgramGroupTypeType"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value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"series"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Season 2</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"urn:eventis:metadata:cs:CustomGroup:2012:Serie"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MemberOf</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"MemberOfType"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"crid://schange.com/60a984ef-4286-459d-a65d-f1d11ba01ef3"</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index</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"2"</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"VodBackOfficeId"</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f10bbee5-3880-4166-855d-c94414c6501d</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groupId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crid://schange.com/60a984ef-4286-459d-a65d-f1d11ba01ef3</w:t>
      </w:r>
      <w:r w:rsidRPr="00FE42F3">
        <w:rPr>
          <w:rFonts w:ascii="Consolas" w:eastAsia="Times New Roman" w:hAnsi="Consolas" w:cs="Consolas"/>
          <w:i/>
          <w:iCs/>
          <w:noProof/>
          <w:color w:val="2A00FF"/>
          <w:sz w:val="18"/>
          <w:szCs w:val="18"/>
          <w:lang w:eastAsia="en-GB"/>
        </w:rPr>
        <w: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numOfItems</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"2"</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xsi:type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"ProgramGroupTypeType"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value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"show"</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 xml:space="preserve">Ash </w:t>
      </w:r>
      <w:r w:rsidRPr="000D5D91">
        <w:rPr>
          <w:rFonts w:ascii="Consolas" w:eastAsia="Times New Roman" w:hAnsi="Consolas" w:cs="Consolas"/>
          <w:noProof/>
          <w:color w:val="000000"/>
          <w:sz w:val="18"/>
          <w:szCs w:val="18"/>
          <w:u w:val="single"/>
          <w:shd w:val="clear" w:color="auto" w:fill="99FF99"/>
          <w:lang w:eastAsia="en-GB"/>
        </w:rPr>
        <w:t>Vs</w:t>
      </w:r>
      <w:r w:rsidRPr="000D5D91">
        <w:rPr>
          <w:rFonts w:ascii="Consolas" w:eastAsia="Times New Roman" w:hAnsi="Consolas" w:cs="Consolas"/>
          <w:noProof/>
          <w:color w:val="000000"/>
          <w:sz w:val="18"/>
          <w:szCs w:val="18"/>
          <w:shd w:val="clear" w:color="auto" w:fill="99FF99"/>
          <w:lang w:eastAsia="en-GB"/>
        </w:rPr>
        <w:t xml:space="preserve"> Evil Dead</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Title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"urn:eventis:metadata:cs:CustomGroup:2012:Serie"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BasicDescription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"VodBackOfficeId"</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60a984ef-4286-459d-a65d-f1d11ba01ef3</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GroupInformationTable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color w:val="000000"/>
          <w:sz w:val="18"/>
          <w:szCs w:val="18"/>
          <w:lang w:eastAsia="en-GB"/>
        </w:rPr>
        <w:t xml:space="preserve">   </w:t>
      </w:r>
      <w:r w:rsidRPr="00FE42F3">
        <w:rPr>
          <w:rFonts w:ascii="Consolas" w:eastAsia="Times New Roman" w:hAnsi="Consolas" w:cs="Consolas"/>
          <w:color w:val="3F5FBF"/>
          <w:sz w:val="18"/>
          <w:szCs w:val="18"/>
          <w:lang w:eastAsia="en-GB"/>
        </w:rPr>
        <w:t>&lt;!-- ****************************************************************** --&gt;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color w:val="000000"/>
          <w:sz w:val="18"/>
          <w:szCs w:val="18"/>
          <w:lang w:eastAsia="en-GB"/>
        </w:rPr>
        <w:t xml:space="preserve">   </w:t>
      </w: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ProgramLocationTable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OnDemandProgram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crid</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crid://schange.com/STZ/TITL0000000001198800</w:t>
      </w:r>
      <w:r w:rsidRPr="00FE42F3">
        <w:rPr>
          <w:rFonts w:ascii="Consolas" w:eastAsia="Times New Roman" w:hAnsi="Consolas" w:cs="Consolas"/>
          <w:i/>
          <w:iCs/>
          <w:noProof/>
          <w:color w:val="2A00FF"/>
          <w:sz w:val="18"/>
          <w:szCs w:val="18"/>
          <w:lang w:eastAsia="en-GB"/>
        </w:rPr>
        <w:t>"</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ProgramURL</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vod</w:t>
      </w:r>
      <w:r w:rsidRPr="00FE42F3">
        <w:rPr>
          <w:rFonts w:ascii="Consolas" w:eastAsia="Times New Roman" w:hAnsi="Consolas" w:cs="Consolas"/>
          <w:noProof/>
          <w:color w:val="000000"/>
          <w:sz w:val="18"/>
          <w:szCs w:val="18"/>
          <w:lang w:eastAsia="en-GB"/>
        </w:rPr>
        <w:t>://415ffbb9-24dd-4b88-a835-6c0d78434226</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ProgramURL</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InstanceMetadataId</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imi:d2e25aded5d2f8ee9bb202c7ab38f0e8</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InstanceMetadataId</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InstanceDescription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"urn:eventis:metadata:cs:ScreenFormatCS:2010:2"</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Widescreen</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"urn:eventis:metadata:cs:ScreenFormatCS:2010:5"</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w:t>
      </w:r>
      <w:r w:rsidRPr="000D5D91">
        <w:rPr>
          <w:rFonts w:ascii="Consolas" w:eastAsia="Times New Roman" w:hAnsi="Consolas" w:cs="Consolas"/>
          <w:i/>
          <w:iCs/>
          <w:noProof/>
          <w:color w:val="2A00FF"/>
          <w:sz w:val="18"/>
          <w:szCs w:val="18"/>
          <w:shd w:val="clear" w:color="auto" w:fill="99FF99"/>
          <w:lang w:eastAsia="en-GB"/>
        </w:rPr>
        <w:t>urn:eventis:metadata:cs:PropertyCS:2010:IsHD</w:t>
      </w:r>
      <w:r w:rsidRPr="00FE42F3">
        <w:rPr>
          <w:rFonts w:ascii="Consolas" w:eastAsia="Times New Roman" w:hAnsi="Consolas" w:cs="Consolas"/>
          <w:i/>
          <w:iCs/>
          <w:noProof/>
          <w:color w:val="2A00FF"/>
          <w:sz w:val="18"/>
          <w:szCs w:val="18"/>
          <w:lang w:eastAsia="en-GB"/>
        </w:rPr>
        <w:t>"</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"urn:eventis:metadata:cs:EncryptionAndCopyProtectionCS:2010:copyProtection"</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"urn:eventis:metadata:cs:EncryptionAndCopyProtectionCS:2010:cgmsA"</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3</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"virginmedia.com:InteriorBreakNPTs"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420,825,1650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"urn:eventis:metadata:cs:PropertyCS:2010:profile"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"en-GB"</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H264-HD</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Genre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"urn:schange:metadata:cs:ResolutionCS:2015:HD"</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"other"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PurchaseList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PurchaseItem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Price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currency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"GBP"</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Price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DRMDeclaration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DRM</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urn:schange:metadata:usagerules</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DRM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LicenseExpression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2A00FF"/>
          <w:sz w:val="18"/>
          <w:szCs w:val="18"/>
          <w:lang w:eastAsia="en-GB"/>
        </w:rPr>
        <w:t>&amp;lt;</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noProof/>
          <w:color w:val="000000"/>
          <w:sz w:val="18"/>
          <w:szCs w:val="18"/>
          <w:u w:val="single"/>
          <w:lang w:eastAsia="en-GB"/>
        </w:rPr>
        <w:t>xml</w:t>
      </w:r>
      <w:r w:rsidRPr="00FE42F3">
        <w:rPr>
          <w:rFonts w:ascii="Consolas" w:eastAsia="Times New Roman" w:hAnsi="Consolas" w:cs="Consolas"/>
          <w:noProof/>
          <w:color w:val="000000"/>
          <w:sz w:val="18"/>
          <w:szCs w:val="18"/>
          <w:lang w:eastAsia="en-GB"/>
        </w:rPr>
        <w:t xml:space="preserve"> version="1.0" encoding="</w:t>
      </w:r>
      <w:r w:rsidRPr="00FE42F3">
        <w:rPr>
          <w:rFonts w:ascii="Consolas" w:eastAsia="Times New Roman" w:hAnsi="Consolas" w:cs="Consolas"/>
          <w:noProof/>
          <w:color w:val="000000"/>
          <w:sz w:val="18"/>
          <w:szCs w:val="18"/>
          <w:u w:val="single"/>
          <w:lang w:eastAsia="en-GB"/>
        </w:rPr>
        <w:t>utf</w:t>
      </w:r>
      <w:r w:rsidRPr="00FE42F3">
        <w:rPr>
          <w:rFonts w:ascii="Consolas" w:eastAsia="Times New Roman" w:hAnsi="Consolas" w:cs="Consolas"/>
          <w:noProof/>
          <w:color w:val="000000"/>
          <w:sz w:val="18"/>
          <w:szCs w:val="18"/>
          <w:lang w:eastAsia="en-GB"/>
        </w:rPr>
        <w:t>-16"?</w:t>
      </w:r>
      <w:r w:rsidRPr="00FE42F3">
        <w:rPr>
          <w:rFonts w:ascii="Consolas" w:eastAsia="Times New Roman" w:hAnsi="Consolas" w:cs="Consolas"/>
          <w:noProof/>
          <w:color w:val="2A00FF"/>
          <w:sz w:val="18"/>
          <w:szCs w:val="18"/>
          <w:lang w:eastAsia="en-GB"/>
        </w:rPr>
        <w:t>&amp;gt;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2A00FF"/>
          <w:sz w:val="18"/>
          <w:szCs w:val="18"/>
          <w:lang w:eastAsia="en-GB"/>
        </w:rPr>
        <w:t>&amp;lt;</w:t>
      </w:r>
      <w:r w:rsidRPr="00FE42F3">
        <w:rPr>
          <w:rFonts w:ascii="Consolas" w:eastAsia="Times New Roman" w:hAnsi="Consolas" w:cs="Consolas"/>
          <w:noProof/>
          <w:color w:val="000000"/>
          <w:sz w:val="18"/>
          <w:szCs w:val="18"/>
          <w:lang w:eastAsia="en-GB"/>
        </w:rPr>
        <w:t>OPL xmlns:xsd="http://www.w3.org/2001/XMLSchema"</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xmlns:xsi="http://www.w3.org/2001/XMLSchema-instance"</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lang w:eastAsia="en-GB"/>
        </w:rPr>
        <w:t>xmlns</w:t>
      </w:r>
      <w:r w:rsidRPr="00FE42F3">
        <w:rPr>
          <w:rFonts w:ascii="Consolas" w:eastAsia="Times New Roman" w:hAnsi="Consolas" w:cs="Consolas"/>
          <w:noProof/>
          <w:color w:val="000000"/>
          <w:sz w:val="18"/>
          <w:szCs w:val="18"/>
          <w:lang w:eastAsia="en-GB"/>
        </w:rPr>
        <w:t>="urn:schange:metadata:2013:</w:t>
      </w:r>
      <w:r w:rsidRPr="00FE42F3">
        <w:rPr>
          <w:rFonts w:ascii="Consolas" w:eastAsia="Times New Roman" w:hAnsi="Consolas" w:cs="Consolas"/>
          <w:noProof/>
          <w:color w:val="000000"/>
          <w:sz w:val="18"/>
          <w:szCs w:val="18"/>
          <w:u w:val="single"/>
          <w:lang w:eastAsia="en-GB"/>
        </w:rPr>
        <w:t>usagerules</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noProof/>
          <w:color w:val="2A00FF"/>
          <w:sz w:val="18"/>
          <w:szCs w:val="18"/>
          <w:lang w:eastAsia="en-GB"/>
        </w:rPr>
        <w:t>&amp;gt;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2A00FF"/>
          <w:sz w:val="18"/>
          <w:szCs w:val="18"/>
          <w:lang w:eastAsia="en-GB"/>
        </w:rPr>
        <w:t>&amp;lt;</w:t>
      </w:r>
      <w:r w:rsidRPr="00FE42F3">
        <w:rPr>
          <w:rFonts w:ascii="Consolas" w:eastAsia="Times New Roman" w:hAnsi="Consolas" w:cs="Consolas"/>
          <w:noProof/>
          <w:color w:val="000000"/>
          <w:sz w:val="18"/>
          <w:szCs w:val="18"/>
          <w:lang w:eastAsia="en-GB"/>
        </w:rPr>
        <w:t>APS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0000"/>
          <w:sz w:val="18"/>
          <w:szCs w:val="18"/>
          <w:u w:val="single"/>
          <w:lang w:eastAsia="en-GB"/>
        </w:rPr>
        <w:t>xmlns</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noProof/>
          <w:color w:val="2A00FF"/>
          <w:sz w:val="18"/>
          <w:szCs w:val="18"/>
          <w:lang w:eastAsia="en-GB"/>
        </w:rPr>
        <w:t>&amp;gt;</w:t>
      </w:r>
      <w:r w:rsidRPr="00FE42F3">
        <w:rPr>
          <w:rFonts w:ascii="Consolas" w:eastAsia="Times New Roman" w:hAnsi="Consolas" w:cs="Consolas"/>
          <w:noProof/>
          <w:color w:val="000000"/>
          <w:sz w:val="18"/>
          <w:szCs w:val="18"/>
          <w:lang w:eastAsia="en-GB"/>
        </w:rPr>
        <w:t>1</w:t>
      </w:r>
      <w:r w:rsidRPr="00FE42F3">
        <w:rPr>
          <w:rFonts w:ascii="Consolas" w:eastAsia="Times New Roman" w:hAnsi="Consolas" w:cs="Consolas"/>
          <w:noProof/>
          <w:color w:val="2A00FF"/>
          <w:sz w:val="18"/>
          <w:szCs w:val="18"/>
          <w:lang w:eastAsia="en-GB"/>
        </w:rPr>
        <w:t>&amp;lt;</w:t>
      </w:r>
      <w:r w:rsidRPr="00FE42F3">
        <w:rPr>
          <w:rFonts w:ascii="Consolas" w:eastAsia="Times New Roman" w:hAnsi="Consolas" w:cs="Consolas"/>
          <w:noProof/>
          <w:color w:val="000000"/>
          <w:sz w:val="18"/>
          <w:szCs w:val="18"/>
          <w:lang w:eastAsia="en-GB"/>
        </w:rPr>
        <w:t>/APS</w:t>
      </w:r>
      <w:r w:rsidRPr="00FE42F3">
        <w:rPr>
          <w:rFonts w:ascii="Consolas" w:eastAsia="Times New Roman" w:hAnsi="Consolas" w:cs="Consolas"/>
          <w:noProof/>
          <w:color w:val="2A00FF"/>
          <w:sz w:val="18"/>
          <w:szCs w:val="18"/>
          <w:lang w:eastAsia="en-GB"/>
        </w:rPr>
        <w:t>&amp;gt;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2A00FF"/>
          <w:sz w:val="18"/>
          <w:szCs w:val="18"/>
          <w:lang w:eastAsia="en-GB"/>
        </w:rPr>
        <w:t>&amp;lt;</w:t>
      </w:r>
      <w:r w:rsidRPr="00FE42F3">
        <w:rPr>
          <w:rFonts w:ascii="Consolas" w:eastAsia="Times New Roman" w:hAnsi="Consolas" w:cs="Consolas"/>
          <w:noProof/>
          <w:color w:val="000000"/>
          <w:sz w:val="18"/>
          <w:szCs w:val="18"/>
          <w:lang w:eastAsia="en-GB"/>
        </w:rPr>
        <w:t>/OPL</w:t>
      </w:r>
      <w:r w:rsidRPr="00FE42F3">
        <w:rPr>
          <w:rFonts w:ascii="Consolas" w:eastAsia="Times New Roman" w:hAnsi="Consolas" w:cs="Consolas"/>
          <w:noProof/>
          <w:color w:val="2A00FF"/>
          <w:sz w:val="18"/>
          <w:szCs w:val="18"/>
          <w:lang w:eastAsia="en-GB"/>
        </w:rPr>
        <w:t>&amp;gt;</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LicenseExpression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DRMDeclaration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PurchaseItem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PurchaseList</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AVAttributes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FileSize</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1650962984</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FileSize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BitRate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maximum</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"3750000"</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3750000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BitRate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AudioAttributes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MixType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"urn:eventis:metadata:cs:AudioPresentationCS:2010:3"</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Stereo</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Stereographic</w:t>
      </w:r>
      <w:r w:rsidRPr="00FE42F3">
        <w:rPr>
          <w:rFonts w:ascii="Consolas" w:eastAsia="Times New Roman" w:hAnsi="Consolas" w:cs="Consolas"/>
          <w:noProof/>
          <w:color w:val="000000"/>
          <w:sz w:val="18"/>
          <w:szCs w:val="18"/>
          <w:lang w:eastAsia="en-GB"/>
        </w:rPr>
        <w:t xml:space="preserve"> sound</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MixType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AudioLanguage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purpose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"urn:tva:metadata:cs:AudioPurposeCS:2007:6"</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u w:val="single"/>
          <w:lang w:eastAsia="en-GB"/>
        </w:rPr>
        <w:t>en</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AudioLanguage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AudioAttributes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VideoAttributes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Coding</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href</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"urn:mpeg:mpeg7:cs:VisualCodingFormatCS:2001:3"</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MPEG-4 Visual</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Name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xml:lang</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MPEG-4 Visual Coding Format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Definition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Coding</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VideoAttributes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AVAttributes</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"VodBackOfficeId"</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415ffbb9-24dd-4b88-a835-6c0d78434226</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"PID_PAID"</w:t>
      </w:r>
      <w:r w:rsidRPr="00FE42F3">
        <w:rPr>
          <w:rFonts w:ascii="Consolas" w:eastAsia="Times New Roman" w:hAnsi="Consolas" w:cs="Consolas"/>
          <w:noProof/>
          <w:color w:val="008080"/>
          <w:sz w:val="18"/>
          <w:szCs w:val="18"/>
          <w:lang w:eastAsia="en-GB"/>
        </w:rPr>
        <w:t>&gt;</w:t>
      </w:r>
      <w:r w:rsidRPr="00E6193A">
        <w:rPr>
          <w:rFonts w:ascii="Consolas" w:eastAsia="Times New Roman" w:hAnsi="Consolas" w:cs="Consolas"/>
          <w:noProof/>
          <w:color w:val="000000"/>
          <w:sz w:val="18"/>
          <w:szCs w:val="18"/>
          <w:shd w:val="clear" w:color="auto" w:fill="99FF99"/>
          <w:lang w:eastAsia="en-GB"/>
        </w:rPr>
        <w:t>STZ#ASST0000000001198800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authority</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organization</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"eventis"</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sz w:val="18"/>
          <w:szCs w:val="18"/>
          <w:lang w:eastAsia="en-GB"/>
        </w:rPr>
        <w:t xml:space="preserve">            </w:t>
      </w:r>
      <w:r w:rsidRPr="00FE42F3">
        <w:rPr>
          <w:rFonts w:ascii="Consolas" w:eastAsia="Times New Roman" w:hAnsi="Consolas" w:cs="Consolas"/>
          <w:noProof/>
          <w:color w:val="7F007F"/>
          <w:sz w:val="18"/>
          <w:szCs w:val="18"/>
          <w:lang w:eastAsia="en-GB"/>
        </w:rPr>
        <w:t>type</w:t>
      </w:r>
      <w:r w:rsidRPr="00FE42F3">
        <w:rPr>
          <w:rFonts w:ascii="Consolas" w:eastAsia="Times New Roman" w:hAnsi="Consolas" w:cs="Consolas"/>
          <w:noProof/>
          <w:color w:val="000000"/>
          <w:sz w:val="18"/>
          <w:szCs w:val="18"/>
          <w:lang w:eastAsia="en-GB"/>
        </w:rPr>
        <w:t>=</w:t>
      </w:r>
      <w:r w:rsidRPr="00FE42F3">
        <w:rPr>
          <w:rFonts w:ascii="Consolas" w:eastAsia="Times New Roman" w:hAnsi="Consolas" w:cs="Consolas"/>
          <w:i/>
          <w:iCs/>
          <w:noProof/>
          <w:color w:val="2A00FF"/>
          <w:sz w:val="18"/>
          <w:szCs w:val="18"/>
          <w:lang w:eastAsia="en-GB"/>
        </w:rPr>
        <w:t>"Genre:other"</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420,825,1650</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OtherIdentifier</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InstanceDescription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PublishedDuration</w:t>
      </w:r>
      <w:r w:rsidRPr="00FE42F3">
        <w:rPr>
          <w:rFonts w:ascii="Consolas" w:eastAsia="Times New Roman" w:hAnsi="Consolas" w:cs="Consolas"/>
          <w:noProof/>
          <w:color w:val="008080"/>
          <w:sz w:val="18"/>
          <w:szCs w:val="18"/>
          <w:lang w:eastAsia="en-GB"/>
        </w:rPr>
        <w:t>&gt;</w:t>
      </w:r>
      <w:r w:rsidRPr="00FE42F3">
        <w:rPr>
          <w:rFonts w:ascii="Consolas" w:eastAsia="Times New Roman" w:hAnsi="Consolas" w:cs="Consolas"/>
          <w:noProof/>
          <w:color w:val="000000"/>
          <w:sz w:val="18"/>
          <w:szCs w:val="18"/>
          <w:lang w:eastAsia="en-GB"/>
        </w:rPr>
        <w:t>PT27M30S</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PublishedDuration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StartOfAvailability</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2016-11-21T06:00:00Z</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StartOfAvailability</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EndOfAvailability</w:t>
      </w:r>
      <w:r w:rsidRPr="00FE42F3">
        <w:rPr>
          <w:rFonts w:ascii="Consolas" w:eastAsia="Times New Roman" w:hAnsi="Consolas" w:cs="Consolas"/>
          <w:noProof/>
          <w:color w:val="008080"/>
          <w:sz w:val="18"/>
          <w:szCs w:val="18"/>
          <w:lang w:eastAsia="en-GB"/>
        </w:rPr>
        <w:t>&gt;</w:t>
      </w:r>
      <w:r w:rsidRPr="000D5D91">
        <w:rPr>
          <w:rFonts w:ascii="Consolas" w:eastAsia="Times New Roman" w:hAnsi="Consolas" w:cs="Consolas"/>
          <w:noProof/>
          <w:color w:val="000000"/>
          <w:sz w:val="18"/>
          <w:szCs w:val="18"/>
          <w:shd w:val="clear" w:color="auto" w:fill="99FF99"/>
          <w:lang w:eastAsia="en-GB"/>
        </w:rPr>
        <w:t>2017-10-03T04:59:59Z</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EndOfAvailability</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OnDemandProgram</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ProgramLocationTable</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0000"/>
          <w:sz w:val="18"/>
          <w:szCs w:val="18"/>
          <w:lang w:eastAsia="en-GB"/>
        </w:rPr>
        <w:t xml:space="preserve">  </w:t>
      </w: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ProgramDescription</w:t>
      </w:r>
      <w:r w:rsidRPr="00FE42F3">
        <w:rPr>
          <w:rFonts w:ascii="Consolas" w:eastAsia="Times New Roman" w:hAnsi="Consolas" w:cs="Consolas"/>
          <w:noProof/>
          <w:color w:val="008080"/>
          <w:sz w:val="18"/>
          <w:szCs w:val="18"/>
          <w:lang w:eastAsia="en-GB"/>
        </w:rPr>
        <w:t>&gt;</w:t>
      </w:r>
    </w:p>
    <w:p w:rsidR="00FE42F3" w:rsidRPr="00FE42F3" w:rsidRDefault="00FE42F3" w:rsidP="00FE42F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 w:val="18"/>
          <w:szCs w:val="18"/>
          <w:lang w:eastAsia="en-GB"/>
        </w:rPr>
      </w:pPr>
      <w:r w:rsidRPr="00FE42F3">
        <w:rPr>
          <w:rFonts w:ascii="Consolas" w:eastAsia="Times New Roman" w:hAnsi="Consolas" w:cs="Consolas"/>
          <w:noProof/>
          <w:color w:val="008080"/>
          <w:sz w:val="18"/>
          <w:szCs w:val="18"/>
          <w:lang w:eastAsia="en-GB"/>
        </w:rPr>
        <w:t>&lt;/</w:t>
      </w:r>
      <w:r w:rsidRPr="00FE42F3">
        <w:rPr>
          <w:rFonts w:ascii="Consolas" w:eastAsia="Times New Roman" w:hAnsi="Consolas" w:cs="Consolas"/>
          <w:noProof/>
          <w:color w:val="3F7F7F"/>
          <w:sz w:val="18"/>
          <w:szCs w:val="18"/>
          <w:lang w:eastAsia="en-GB"/>
        </w:rPr>
        <w:t>TVAMain</w:t>
      </w:r>
      <w:r w:rsidRPr="00FE42F3">
        <w:rPr>
          <w:rFonts w:ascii="Consolas" w:eastAsia="Times New Roman" w:hAnsi="Consolas" w:cs="Consolas"/>
          <w:noProof/>
          <w:color w:val="008080"/>
          <w:sz w:val="18"/>
          <w:szCs w:val="18"/>
          <w:lang w:eastAsia="en-GB"/>
        </w:rPr>
        <w:t>&gt;</w:t>
      </w:r>
    </w:p>
    <w:p w:rsidR="00FE42F3" w:rsidRDefault="00FE42F3" w:rsidP="00785FDF">
      <w:pPr>
        <w:rPr>
          <w:rFonts w:ascii="Consolas" w:eastAsia="Times New Roman" w:hAnsi="Consolas" w:cs="Consolas"/>
          <w:noProof/>
          <w:color w:val="008080"/>
          <w:szCs w:val="20"/>
          <w:lang w:eastAsia="en-GB"/>
        </w:rPr>
      </w:pPr>
    </w:p>
    <w:p w:rsidR="00A325CE" w:rsidRDefault="00021038" w:rsidP="00785FDF">
      <w:r>
        <w:t>The file contains a full dump of the assets on the Adrenalin database and is structured into several parts detailing the metadata and location data separately. Cadent will need to parse this data to relate the two sections.</w:t>
      </w:r>
    </w:p>
    <w:p w:rsidR="00021038" w:rsidRDefault="00021038" w:rsidP="00785FDF"/>
    <w:p w:rsidR="00021038" w:rsidRDefault="00021038" w:rsidP="00785FDF">
      <w:r>
        <w:t>Since this is a full dump, Cadent will also need to compare the relevant entries here with its view of the world and update accordingly. This approach will also easily facilitate a re-synchronisation run should the two systems come out of sync.</w:t>
      </w:r>
      <w:r w:rsidR="002F016D">
        <w:t xml:space="preserve"> Another consideration is that this file is not tailored specifically for Cadent and will contain catalogue data for QAM VoD in addition to the IP VoD data; this must be filtered in the ingest to Cadent.</w:t>
      </w:r>
    </w:p>
    <w:p w:rsidR="00021038" w:rsidRDefault="00021038" w:rsidP="00785FDF"/>
    <w:p w:rsidR="00021038" w:rsidRDefault="00F31793" w:rsidP="002F238E">
      <w:pPr>
        <w:pStyle w:val="Heading3"/>
      </w:pPr>
      <w:bookmarkStart w:id="396" w:name="_Toc490728997"/>
      <w:r>
        <w:t>URL Generation</w:t>
      </w:r>
      <w:bookmarkEnd w:id="396"/>
    </w:p>
    <w:p w:rsidR="00F31793" w:rsidRDefault="00F31793" w:rsidP="00785FDF">
      <w:r>
        <w:t xml:space="preserve">Part of the data that Cadent needs in order to build SCTE 130-3 responses is a URL pointing to the manifest of the ads on the VSPP. (The main content URL is not needed since the MM already has that from the original request). Since there is no </w:t>
      </w:r>
      <w:proofErr w:type="gramStart"/>
      <w:r>
        <w:t>way for the VSPP to pass back</w:t>
      </w:r>
      <w:proofErr w:type="gramEnd"/>
      <w:r>
        <w:t xml:space="preserve"> its generated manifest URLs to Adrenalin this means that Adrenalin, in turn, cannot pass the URLs back to Cadent.</w:t>
      </w:r>
    </w:p>
    <w:p w:rsidR="00F31793" w:rsidRDefault="00F31793" w:rsidP="00785FDF"/>
    <w:p w:rsidR="002F238E" w:rsidRDefault="00F31793" w:rsidP="00785FDF">
      <w:r>
        <w:t xml:space="preserve">Instead, manifest URLs will be based on the SeaChange </w:t>
      </w:r>
      <w:proofErr w:type="spellStart"/>
      <w:r>
        <w:t>BackOfficeID</w:t>
      </w:r>
      <w:proofErr w:type="spellEnd"/>
      <w:r>
        <w:t xml:space="preserve"> with a </w:t>
      </w:r>
      <w:r w:rsidR="002F238E">
        <w:t>defined prefix and suffix. The prefix and suffix portions will be static and controlled through configuration parameters in the Cadent system.</w:t>
      </w:r>
      <w:r w:rsidR="00DF4CF0">
        <w:t xml:space="preserve"> For performance reasons, this URL generation will be performed as </w:t>
      </w:r>
      <w:proofErr w:type="gramStart"/>
      <w:r w:rsidR="00DF4CF0">
        <w:t>part of the metadata ingest</w:t>
      </w:r>
      <w:proofErr w:type="gramEnd"/>
      <w:r w:rsidR="00DF4CF0">
        <w:t xml:space="preserve"> process into Cadent.</w:t>
      </w:r>
    </w:p>
    <w:p w:rsidR="001237E6" w:rsidRDefault="001237E6" w:rsidP="00785FDF"/>
    <w:p w:rsidR="00DF4CF0" w:rsidRDefault="00DF4CF0" w:rsidP="00785FDF">
      <w:r>
        <w:t>A typical generated URL might appear as follows –</w:t>
      </w:r>
    </w:p>
    <w:p w:rsidR="00DF4CF0" w:rsidRDefault="00DF4CF0" w:rsidP="00785FDF"/>
    <w:p w:rsidR="00F21FCD" w:rsidRPr="00F21FCD" w:rsidRDefault="004C38B6" w:rsidP="00F21FCD">
      <w:pPr>
        <w:pStyle w:val="CodeBlock"/>
      </w:pPr>
      <w:hyperlink r:id="rId42" w:history="1">
        <w:r w:rsidR="00F21FCD" w:rsidRPr="00F21FCD">
          <w:rPr>
            <w:rStyle w:val="Hyperlink"/>
            <w:rFonts w:ascii="Lucida Console" w:hAnsi="Lucida Console"/>
            <w:color w:val="17365D" w:themeColor="text2" w:themeShade="BF"/>
            <w:sz w:val="18"/>
            <w:shd w:val="clear" w:color="auto" w:fill="CCC0D9" w:themeFill="accent4" w:themeFillTint="66"/>
          </w:rPr>
          <w:t>http://multiscreen-mpd.vod.msp.virginmedia.com/sdash/</w:t>
        </w:r>
        <w:r w:rsidR="00F21FCD" w:rsidRPr="00F21FCD">
          <w:rPr>
            <w:rStyle w:val="Hyperlink"/>
            <w:rFonts w:ascii="Lucida Console" w:hAnsi="Lucida Console"/>
            <w:color w:val="17365D" w:themeColor="text2" w:themeShade="BF"/>
            <w:sz w:val="18"/>
            <w:shd w:val="clear" w:color="auto" w:fill="C2D69B" w:themeFill="accent3" w:themeFillTint="99"/>
          </w:rPr>
          <w:t>22222222-2222-2222-1111-111111222222</w:t>
        </w:r>
        <w:r w:rsidR="00F21FCD" w:rsidRPr="00F21FCD">
          <w:rPr>
            <w:rStyle w:val="Hyperlink"/>
            <w:rFonts w:ascii="Lucida Console" w:hAnsi="Lucida Console"/>
            <w:color w:val="17365D" w:themeColor="text2" w:themeShade="BF"/>
            <w:sz w:val="18"/>
            <w:shd w:val="clear" w:color="auto" w:fill="B8CCE4" w:themeFill="accent1" w:themeFillTint="66"/>
          </w:rPr>
          <w:t>/index.mpd/Manifest?device=TiVoAdvert</w:t>
        </w:r>
      </w:hyperlink>
    </w:p>
    <w:p w:rsidR="00F21FCD" w:rsidRDefault="00F21FCD" w:rsidP="00785FDF"/>
    <w:p w:rsidR="00F21FCD" w:rsidRDefault="00F21FCD" w:rsidP="00785FDF">
      <w:r>
        <w:t>Where –</w:t>
      </w:r>
    </w:p>
    <w:p w:rsidR="00F21FCD" w:rsidRDefault="00F21FCD" w:rsidP="00F21FCD">
      <w:pPr>
        <w:pStyle w:val="ListParagraph"/>
        <w:numPr>
          <w:ilvl w:val="0"/>
          <w:numId w:val="45"/>
        </w:numPr>
      </w:pPr>
      <w:r>
        <w:t xml:space="preserve">The </w:t>
      </w:r>
      <w:r w:rsidRPr="00F21FCD">
        <w:rPr>
          <w:shd w:val="clear" w:color="auto" w:fill="CCC0D9" w:themeFill="accent4" w:themeFillTint="66"/>
        </w:rPr>
        <w:t>purple</w:t>
      </w:r>
      <w:r>
        <w:t xml:space="preserve"> shaded part represents the prefix,</w:t>
      </w:r>
    </w:p>
    <w:p w:rsidR="00F21FCD" w:rsidRDefault="00F21FCD" w:rsidP="00F21FCD">
      <w:pPr>
        <w:pStyle w:val="ListParagraph"/>
        <w:numPr>
          <w:ilvl w:val="0"/>
          <w:numId w:val="45"/>
        </w:numPr>
      </w:pPr>
      <w:r>
        <w:t>The</w:t>
      </w:r>
      <w:r w:rsidRPr="00F21FCD">
        <w:rPr>
          <w:shd w:val="clear" w:color="auto" w:fill="D6E3BC" w:themeFill="accent3" w:themeFillTint="66"/>
        </w:rPr>
        <w:t xml:space="preserve"> green</w:t>
      </w:r>
      <w:r>
        <w:t xml:space="preserve"> shaded part represents the SeaChange </w:t>
      </w:r>
      <w:proofErr w:type="spellStart"/>
      <w:r w:rsidRPr="00202ABF">
        <w:rPr>
          <w:b/>
        </w:rPr>
        <w:t>BackOfficeID</w:t>
      </w:r>
      <w:proofErr w:type="spellEnd"/>
      <w:r>
        <w:t xml:space="preserve"> </w:t>
      </w:r>
      <w:r w:rsidR="00202ABF">
        <w:t xml:space="preserve">belonging to the </w:t>
      </w:r>
      <w:proofErr w:type="spellStart"/>
      <w:r w:rsidR="00202ABF" w:rsidRPr="00202ABF">
        <w:rPr>
          <w:b/>
        </w:rPr>
        <w:t>OnDemandProgram</w:t>
      </w:r>
      <w:proofErr w:type="spellEnd"/>
      <w:r w:rsidR="00202ABF">
        <w:t xml:space="preserve"> element </w:t>
      </w:r>
      <w:r>
        <w:t>and</w:t>
      </w:r>
    </w:p>
    <w:p w:rsidR="00F21FCD" w:rsidRDefault="00F21FCD" w:rsidP="00F21FCD">
      <w:pPr>
        <w:pStyle w:val="ListParagraph"/>
        <w:numPr>
          <w:ilvl w:val="0"/>
          <w:numId w:val="45"/>
        </w:numPr>
      </w:pPr>
      <w:r>
        <w:t xml:space="preserve">The </w:t>
      </w:r>
      <w:r w:rsidRPr="00F21FCD">
        <w:rPr>
          <w:shd w:val="clear" w:color="auto" w:fill="B6DDE8" w:themeFill="accent5" w:themeFillTint="66"/>
        </w:rPr>
        <w:t>blue</w:t>
      </w:r>
      <w:r>
        <w:t xml:space="preserve"> shaded part represents the suffix.</w:t>
      </w:r>
    </w:p>
    <w:p w:rsidR="00F21FCD" w:rsidRPr="003C74DA" w:rsidRDefault="00F21FCD" w:rsidP="00785FDF"/>
    <w:p w:rsidR="007E7907" w:rsidRPr="00CF0CA0" w:rsidRDefault="007E7907" w:rsidP="00307919">
      <w:pPr>
        <w:pStyle w:val="Heading2"/>
        <w:pageBreakBefore/>
      </w:pPr>
      <w:bookmarkStart w:id="397" w:name="_Toc490728998"/>
      <w:r w:rsidRPr="00B00E39">
        <w:t>Campaign Management &amp; Tracking</w:t>
      </w:r>
      <w:bookmarkEnd w:id="397"/>
    </w:p>
    <w:p w:rsidR="007E7907" w:rsidRDefault="007E7907" w:rsidP="00307919">
      <w:pPr>
        <w:pStyle w:val="Heading3"/>
      </w:pPr>
      <w:bookmarkStart w:id="398" w:name="_Toc411519345"/>
      <w:bookmarkStart w:id="399" w:name="_Ref417929452"/>
      <w:bookmarkStart w:id="400" w:name="_Toc421284869"/>
      <w:bookmarkStart w:id="401" w:name="_Toc490728999"/>
      <w:proofErr w:type="spellStart"/>
      <w:r w:rsidRPr="00D60B0B">
        <w:t>BlackArrow</w:t>
      </w:r>
      <w:proofErr w:type="spellEnd"/>
      <w:r w:rsidRPr="00D60B0B">
        <w:t xml:space="preserve"> Campaign Manager</w:t>
      </w:r>
      <w:bookmarkEnd w:id="398"/>
      <w:bookmarkEnd w:id="399"/>
      <w:bookmarkEnd w:id="400"/>
      <w:bookmarkEnd w:id="401"/>
    </w:p>
    <w:p w:rsidR="005516ED" w:rsidRDefault="007E7907" w:rsidP="00307919">
      <w:r w:rsidRPr="00341F7E">
        <w:t xml:space="preserve">Campaign management will be handled by the </w:t>
      </w:r>
      <w:proofErr w:type="spellStart"/>
      <w:r w:rsidRPr="00341F7E">
        <w:t>BlackArrow</w:t>
      </w:r>
      <w:proofErr w:type="spellEnd"/>
      <w:r w:rsidRPr="00341F7E">
        <w:t xml:space="preserve"> Campaign component, which includes inventory manager, creative library and reports, as well as campaign manager.  These components are hosted in the </w:t>
      </w:r>
      <w:proofErr w:type="spellStart"/>
      <w:r w:rsidRPr="00341F7E">
        <w:t>BlackArrow</w:t>
      </w:r>
      <w:proofErr w:type="spellEnd"/>
      <w:r w:rsidRPr="00341F7E">
        <w:t xml:space="preserve"> VM </w:t>
      </w:r>
      <w:r w:rsidR="00A60C49" w:rsidRPr="00341F7E">
        <w:t>pre</w:t>
      </w:r>
      <w:r w:rsidR="00A60C49">
        <w:t>mises</w:t>
      </w:r>
      <w:r w:rsidRPr="00341F7E">
        <w:t xml:space="preserve"> and a European Data Centre (Amsterdam). Further details of this infrastructure, which is in place for VOD QAM, can be found in - VoD Advert Replacement (VoD Advert Replacement (High Level Architecture (HLA_BlackArrow_1_0ca.doc –</w:t>
      </w:r>
      <w:r w:rsidR="00A60C49">
        <w:t xml:space="preserve"> </w:t>
      </w:r>
      <w:r w:rsidR="00A60C49">
        <w:fldChar w:fldCharType="begin"/>
      </w:r>
      <w:r w:rsidR="00A60C49">
        <w:instrText xml:space="preserve"> REF _Ref428908962 \h </w:instrText>
      </w:r>
      <w:r w:rsidR="00307919">
        <w:instrText xml:space="preserve"> \* MERGEFORMAT </w:instrText>
      </w:r>
      <w:r w:rsidR="00A60C49">
        <w:fldChar w:fldCharType="separate"/>
      </w:r>
      <w:r w:rsidR="000A5A58" w:rsidRPr="00230FB0">
        <w:t>References</w:t>
      </w:r>
      <w:r w:rsidR="00A60C49">
        <w:fldChar w:fldCharType="end"/>
      </w:r>
      <w:r w:rsidRPr="00341F7E">
        <w:t>)</w:t>
      </w:r>
    </w:p>
    <w:p w:rsidR="007E7907" w:rsidRPr="00341F7E" w:rsidRDefault="007E7907" w:rsidP="00307919"/>
    <w:p w:rsidR="007E7907" w:rsidRDefault="007E7907" w:rsidP="00307919">
      <w:r w:rsidRPr="00341F7E">
        <w:t xml:space="preserve">The campaign manager is a browser based tool and is used to provide the feature set required for addressable dynamic ad insertion.  Campaigns and insertion instructions are manually defined within the GUI by VM ad operations, or can be ingested/assigned programmatically (dependant on </w:t>
      </w:r>
      <w:proofErr w:type="spellStart"/>
      <w:r w:rsidRPr="00341F7E">
        <w:t>BlackArrow</w:t>
      </w:r>
      <w:proofErr w:type="spellEnd"/>
      <w:r w:rsidRPr="00341F7E">
        <w:t xml:space="preserve"> profile manager and associated data).</w:t>
      </w:r>
    </w:p>
    <w:p w:rsidR="007F30A1" w:rsidRPr="00341F7E" w:rsidRDefault="007F30A1" w:rsidP="00307919"/>
    <w:p w:rsidR="007E7907" w:rsidRDefault="007E7907" w:rsidP="00307919">
      <w:r w:rsidRPr="00341F7E">
        <w:t>This component also provides ad hoc and scheduled reporting of all ad placement related activity.</w:t>
      </w:r>
    </w:p>
    <w:p w:rsidR="00A60C49" w:rsidRPr="00341F7E" w:rsidRDefault="00A60C49" w:rsidP="00307919"/>
    <w:p w:rsidR="007E7907" w:rsidRPr="00341F7E" w:rsidRDefault="007E7907" w:rsidP="00307919">
      <w:r w:rsidRPr="00341F7E">
        <w:t xml:space="preserve">It should be noted that these components are already deployed for and in use by the QAM VOD </w:t>
      </w:r>
      <w:proofErr w:type="spellStart"/>
      <w:r w:rsidRPr="00341F7E">
        <w:t>BlackArrow</w:t>
      </w:r>
      <w:proofErr w:type="spellEnd"/>
      <w:r w:rsidRPr="00341F7E">
        <w:t xml:space="preserve"> project.  IP VOD </w:t>
      </w:r>
      <w:r w:rsidR="00A60C49" w:rsidRPr="00341F7E">
        <w:t>advertising</w:t>
      </w:r>
      <w:r w:rsidRPr="00341F7E">
        <w:t xml:space="preserve"> </w:t>
      </w:r>
      <w:r w:rsidR="004B412F">
        <w:t>will</w:t>
      </w:r>
      <w:r w:rsidR="004B412F" w:rsidRPr="00341F7E">
        <w:t xml:space="preserve"> </w:t>
      </w:r>
      <w:r w:rsidRPr="00341F7E">
        <w:t xml:space="preserve">make use of the same platform and functionality.  </w:t>
      </w:r>
    </w:p>
    <w:p w:rsidR="000805C3" w:rsidRPr="00707E33" w:rsidRDefault="000805C3" w:rsidP="00307919">
      <w:pPr>
        <w:rPr>
          <w:rFonts w:cs="Arial"/>
        </w:rPr>
      </w:pPr>
    </w:p>
    <w:p w:rsidR="000805C3" w:rsidRDefault="00CF5778" w:rsidP="00341F7E">
      <w:pPr>
        <w:keepNext/>
        <w:jc w:val="center"/>
      </w:pPr>
      <w:r>
        <w:rPr>
          <w:noProof/>
          <w:lang w:eastAsia="en-GB"/>
        </w:rPr>
        <w:drawing>
          <wp:inline distT="0" distB="0" distL="0" distR="0" wp14:anchorId="015B026B" wp14:editId="1B7860EB">
            <wp:extent cx="5270400" cy="3880800"/>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4 Virgin VOD Production Architecture - Audience.png"/>
                    <pic:cNvPicPr/>
                  </pic:nvPicPr>
                  <pic:blipFill>
                    <a:blip r:embed="rId43">
                      <a:extLst>
                        <a:ext uri="{28A0092B-C50C-407E-A947-70E740481C1C}">
                          <a14:useLocalDpi xmlns:a14="http://schemas.microsoft.com/office/drawing/2010/main" val="0"/>
                        </a:ext>
                      </a:extLst>
                    </a:blip>
                    <a:stretch>
                      <a:fillRect/>
                    </a:stretch>
                  </pic:blipFill>
                  <pic:spPr>
                    <a:xfrm>
                      <a:off x="0" y="0"/>
                      <a:ext cx="5270400" cy="3880800"/>
                    </a:xfrm>
                    <a:prstGeom prst="rect">
                      <a:avLst/>
                    </a:prstGeom>
                  </pic:spPr>
                </pic:pic>
              </a:graphicData>
            </a:graphic>
          </wp:inline>
        </w:drawing>
      </w:r>
    </w:p>
    <w:p w:rsidR="007E7907" w:rsidRDefault="000805C3" w:rsidP="00341F7E">
      <w:pPr>
        <w:pStyle w:val="Caption"/>
        <w:jc w:val="center"/>
      </w:pPr>
      <w:bookmarkStart w:id="402" w:name="_Toc490729112"/>
      <w:r>
        <w:t xml:space="preserve">Figure </w:t>
      </w:r>
      <w:fldSimple w:instr=" STYLEREF 1 \s ">
        <w:r w:rsidR="000A5A58">
          <w:rPr>
            <w:noProof/>
          </w:rPr>
          <w:t>6</w:t>
        </w:r>
      </w:fldSimple>
      <w:r w:rsidR="00400E09">
        <w:noBreakHyphen/>
      </w:r>
      <w:fldSimple w:instr=" SEQ Figure \* ARABIC \s 1 ">
        <w:r w:rsidR="000A5A58">
          <w:rPr>
            <w:noProof/>
          </w:rPr>
          <w:t>3</w:t>
        </w:r>
      </w:fldSimple>
      <w:r>
        <w:t xml:space="preserve"> - Deployment Architecture for VOD QAM</w:t>
      </w:r>
      <w:bookmarkEnd w:id="402"/>
    </w:p>
    <w:p w:rsidR="006B79C1" w:rsidRDefault="006B79C1">
      <w:pPr>
        <w:rPr>
          <w:i/>
        </w:rPr>
      </w:pPr>
      <w:bookmarkStart w:id="403" w:name="_Ref417929588"/>
      <w:bookmarkStart w:id="404" w:name="_Toc421284870"/>
      <w:bookmarkStart w:id="405" w:name="_Toc417565625"/>
      <w:r>
        <w:br w:type="page"/>
      </w:r>
    </w:p>
    <w:p w:rsidR="007E7907" w:rsidRPr="001E68EF" w:rsidRDefault="007E7907" w:rsidP="00773BE0">
      <w:pPr>
        <w:pStyle w:val="Heading3"/>
      </w:pPr>
      <w:bookmarkStart w:id="406" w:name="_Toc490729000"/>
      <w:r w:rsidRPr="00D60B0B">
        <w:t>Tracking</w:t>
      </w:r>
      <w:bookmarkEnd w:id="403"/>
      <w:bookmarkEnd w:id="404"/>
      <w:r w:rsidR="005035B8" w:rsidRPr="00D60B0B">
        <w:t xml:space="preserve"> (day1)</w:t>
      </w:r>
      <w:bookmarkEnd w:id="406"/>
    </w:p>
    <w:p w:rsidR="007E7907" w:rsidRDefault="007E7907" w:rsidP="004B412F">
      <w:r w:rsidRPr="00341F7E">
        <w:t>Tracking of ad placements and playback is critical to ensure accurate reporting of campaign performance and future campaign management.  More advanced tracking metrics provide additional detail of user behaviour to further enhance the reporting and allow for more accurate monetisation of content.</w:t>
      </w:r>
    </w:p>
    <w:p w:rsidR="004B412F" w:rsidRPr="00341F7E" w:rsidRDefault="004B412F" w:rsidP="004B412F"/>
    <w:p w:rsidR="007E7907" w:rsidRDefault="007E7907" w:rsidP="004B412F">
      <w:r w:rsidRPr="00341F7E">
        <w:t>The requirements for phase 1 are to provide accurate impression (placement and playback) tracking, as well as a basic fast forward tracking (where a user fast forwards through an advertisement). For later phases full quartile reporting</w:t>
      </w:r>
      <w:r w:rsidR="00A60C49">
        <w:t xml:space="preserve"> &amp; other functionality are</w:t>
      </w:r>
      <w:r w:rsidRPr="00341F7E">
        <w:t xml:space="preserve"> required.</w:t>
      </w:r>
    </w:p>
    <w:p w:rsidR="00F4296E" w:rsidRDefault="00F4296E" w:rsidP="004B412F"/>
    <w:p w:rsidR="00F4296E" w:rsidRDefault="00F4296E" w:rsidP="004B412F">
      <w:r>
        <w:t>A</w:t>
      </w:r>
      <w:r w:rsidRPr="00872B9C">
        <w:t xml:space="preserve">s part of the ad decisioning </w:t>
      </w:r>
      <w:r w:rsidR="004B412F">
        <w:t>SCTE 130-3</w:t>
      </w:r>
      <w:r w:rsidRPr="00872B9C">
        <w:t xml:space="preserve"> </w:t>
      </w:r>
      <w:proofErr w:type="spellStart"/>
      <w:r w:rsidRPr="00872B9C">
        <w:t>BlackArrow</w:t>
      </w:r>
      <w:proofErr w:type="spellEnd"/>
      <w:r w:rsidRPr="00872B9C">
        <w:t xml:space="preserve"> will include </w:t>
      </w:r>
      <w:r w:rsidR="004B412F">
        <w:t>unique IDs</w:t>
      </w:r>
      <w:r>
        <w:t xml:space="preserve"> </w:t>
      </w:r>
      <w:r w:rsidRPr="00872B9C">
        <w:t>for each individual ad placement</w:t>
      </w:r>
      <w:r w:rsidR="004B412F">
        <w:t xml:space="preserve"> allowing detailed statistics to be compiled from the SCTE 130 PSN replies from the client whenever the ad is played.</w:t>
      </w:r>
    </w:p>
    <w:p w:rsidR="00F4296E" w:rsidRDefault="00F4296E" w:rsidP="004B412F"/>
    <w:p w:rsidR="00F4296E" w:rsidRDefault="00F4296E" w:rsidP="004B412F">
      <w:r w:rsidRPr="007D6ADA">
        <w:t xml:space="preserve">An example of this placement into the manifest can be found in </w:t>
      </w:r>
      <w:r w:rsidR="00A60C49">
        <w:fldChar w:fldCharType="begin"/>
      </w:r>
      <w:r w:rsidR="00A60C49">
        <w:instrText xml:space="preserve"> REF _Ref428909259 \h </w:instrText>
      </w:r>
      <w:r w:rsidR="004B412F">
        <w:instrText xml:space="preserve"> \* MERGEFORMAT </w:instrText>
      </w:r>
      <w:r w:rsidR="00A60C49">
        <w:fldChar w:fldCharType="separate"/>
      </w:r>
      <w:r w:rsidR="000A5A58" w:rsidRPr="00230FB0">
        <w:t>References</w:t>
      </w:r>
      <w:r w:rsidR="00A60C49">
        <w:fldChar w:fldCharType="end"/>
      </w:r>
      <w:r w:rsidRPr="007D6ADA">
        <w:t>- Ad FFW Reporting -v2.pdf</w:t>
      </w:r>
    </w:p>
    <w:p w:rsidR="005516ED" w:rsidRDefault="005516ED" w:rsidP="004B412F"/>
    <w:p w:rsidR="005516ED" w:rsidRDefault="005516ED" w:rsidP="004B412F">
      <w:r>
        <w:t xml:space="preserve">The </w:t>
      </w:r>
      <w:proofErr w:type="spellStart"/>
      <w:r>
        <w:t>Blackarrow</w:t>
      </w:r>
      <w:proofErr w:type="spellEnd"/>
      <w:r>
        <w:t xml:space="preserve"> solution approach to </w:t>
      </w:r>
      <w:r w:rsidRPr="005516ED">
        <w:t>Ad Request Workflow</w:t>
      </w:r>
      <w:r>
        <w:t xml:space="preserve"> (</w:t>
      </w:r>
      <w:r w:rsidRPr="005516ED">
        <w:t>VirginVirtuousSolutionApproach_lmc20150505.pdf</w:t>
      </w:r>
      <w:r>
        <w:t xml:space="preserve">) in </w:t>
      </w:r>
      <w:r>
        <w:fldChar w:fldCharType="begin"/>
      </w:r>
      <w:r>
        <w:instrText xml:space="preserve"> REF _Ref428906458 \h </w:instrText>
      </w:r>
      <w:r w:rsidR="004B412F">
        <w:instrText xml:space="preserve"> \* MERGEFORMAT </w:instrText>
      </w:r>
      <w:r>
        <w:fldChar w:fldCharType="separate"/>
      </w:r>
      <w:r w:rsidR="000A5A58" w:rsidRPr="00230FB0">
        <w:t>References</w:t>
      </w:r>
      <w:r>
        <w:fldChar w:fldCharType="end"/>
      </w:r>
      <w:r>
        <w:t xml:space="preserve"> also explains the workflow of adding tracing URLs to the platform</w:t>
      </w:r>
    </w:p>
    <w:p w:rsidR="007E7907" w:rsidRPr="00341F7E" w:rsidRDefault="007E7907" w:rsidP="004B412F"/>
    <w:p w:rsidR="00B12DE1" w:rsidRDefault="00B12DE1" w:rsidP="00773BE0">
      <w:pPr>
        <w:pStyle w:val="Heading4"/>
      </w:pPr>
      <w:bookmarkStart w:id="407" w:name="_Toc490729001"/>
      <w:r>
        <w:t>Ad Placement Tracking ID</w:t>
      </w:r>
      <w:bookmarkEnd w:id="407"/>
    </w:p>
    <w:p w:rsidR="00B12DE1" w:rsidRDefault="00B12DE1" w:rsidP="00B12DE1">
      <w:r>
        <w:t xml:space="preserve">The SCTE 130-3 response message from Cadent to the MM allows a </w:t>
      </w:r>
      <w:r w:rsidRPr="00B12DE1">
        <w:rPr>
          <w:rStyle w:val="CodeSnippetBoxed"/>
        </w:rPr>
        <w:t>Tracking</w:t>
      </w:r>
      <w:r>
        <w:t xml:space="preserve"> element to be included in the placement data. This is a unique value associated with the decision and can be used to track impressions against this decision. The tracking element is included in the MPEG-DASH manifest from the MM to the STB when the MM creates the merged manifest and thus the STB can extract this value and use it in the SCTE 130 PSN message back to Cadent whenever the ad is viewed.</w:t>
      </w:r>
    </w:p>
    <w:p w:rsidR="00B12DE1" w:rsidRDefault="00B12DE1" w:rsidP="00B12DE1"/>
    <w:p w:rsidR="00B12DE1" w:rsidRDefault="00B12DE1" w:rsidP="00B12DE1">
      <w:r>
        <w:t>Data is sent whenever the ad is viewed and thus there may be multiple instances of the message sent if the content is rewound and the ad viewed again. The PSN included information about the duration and speed of playback and thus the analytics within Cadent can use this information to infer the number of complete and unique impressions made.</w:t>
      </w:r>
    </w:p>
    <w:p w:rsidR="00B12DE1" w:rsidRDefault="00B12DE1" w:rsidP="00B12DE1"/>
    <w:p w:rsidR="005035B8" w:rsidRPr="008A11DB" w:rsidRDefault="005035B8" w:rsidP="008A11DB">
      <w:pPr>
        <w:pStyle w:val="Heading3"/>
      </w:pPr>
      <w:bookmarkStart w:id="408" w:name="_Toc480883779"/>
      <w:bookmarkStart w:id="409" w:name="_Toc480883780"/>
      <w:bookmarkStart w:id="410" w:name="_Toc480883781"/>
      <w:bookmarkStart w:id="411" w:name="_Toc480883782"/>
      <w:bookmarkStart w:id="412" w:name="_Toc480883783"/>
      <w:bookmarkStart w:id="413" w:name="_Toc480883785"/>
      <w:bookmarkStart w:id="414" w:name="_Toc480883786"/>
      <w:bookmarkStart w:id="415" w:name="_Toc480883787"/>
      <w:bookmarkStart w:id="416" w:name="_Toc480883788"/>
      <w:bookmarkStart w:id="417" w:name="_Toc480883789"/>
      <w:bookmarkStart w:id="418" w:name="_Toc480883790"/>
      <w:bookmarkStart w:id="419" w:name="_Toc480883791"/>
      <w:bookmarkStart w:id="420" w:name="_Toc480883792"/>
      <w:bookmarkStart w:id="421" w:name="_Toc490729002"/>
      <w:bookmarkEnd w:id="408"/>
      <w:bookmarkEnd w:id="409"/>
      <w:bookmarkEnd w:id="410"/>
      <w:bookmarkEnd w:id="411"/>
      <w:bookmarkEnd w:id="412"/>
      <w:bookmarkEnd w:id="413"/>
      <w:bookmarkEnd w:id="414"/>
      <w:bookmarkEnd w:id="415"/>
      <w:bookmarkEnd w:id="416"/>
      <w:bookmarkEnd w:id="417"/>
      <w:bookmarkEnd w:id="418"/>
      <w:bookmarkEnd w:id="419"/>
      <w:bookmarkEnd w:id="420"/>
      <w:r w:rsidRPr="008A11DB">
        <w:t>Tracking</w:t>
      </w:r>
      <w:bookmarkEnd w:id="421"/>
    </w:p>
    <w:p w:rsidR="00A004F7" w:rsidRPr="00B928B1" w:rsidRDefault="005035B8" w:rsidP="00B928B1">
      <w:pPr>
        <w:pStyle w:val="Heading4"/>
        <w:rPr>
          <w:rFonts w:cs="Calibri"/>
          <w:kern w:val="28"/>
        </w:rPr>
      </w:pPr>
      <w:bookmarkStart w:id="422" w:name="_Toc490729003"/>
      <w:r w:rsidRPr="008A11DB">
        <w:t>Full Quartile Tracking</w:t>
      </w:r>
      <w:bookmarkEnd w:id="422"/>
    </w:p>
    <w:p w:rsidR="00A004F7" w:rsidRPr="00B928B1" w:rsidRDefault="00A004F7" w:rsidP="00B928B1">
      <w:r w:rsidRPr="00B928B1">
        <w:t>Full quartile reporting will be added in a future phase of the project.  In order to support this</w:t>
      </w:r>
      <w:r w:rsidR="00B928B1" w:rsidRPr="00B928B1">
        <w:t>,</w:t>
      </w:r>
      <w:r w:rsidRPr="00B928B1">
        <w:t xml:space="preserve"> the </w:t>
      </w:r>
      <w:r w:rsidR="00B928B1" w:rsidRPr="00B928B1">
        <w:t>SCTE 130 PSN</w:t>
      </w:r>
      <w:r w:rsidRPr="00B928B1">
        <w:t xml:space="preserve"> and manifest extensions, detailed above, will need to be extended further, with relevant player/client support.</w:t>
      </w:r>
    </w:p>
    <w:p w:rsidR="005035B8" w:rsidRPr="00B928B1" w:rsidRDefault="005035B8" w:rsidP="00B928B1"/>
    <w:p w:rsidR="005035B8" w:rsidRPr="00B928B1" w:rsidRDefault="005035B8" w:rsidP="00B928B1">
      <w:r w:rsidRPr="00B928B1">
        <w:t>In order to calculate the engagement rate of the user with the advertisement, quartile reporting can be used, indicating how many users saw 25%, 50% or 75% of the ad video insertion.</w:t>
      </w:r>
    </w:p>
    <w:p w:rsidR="005035B8" w:rsidRPr="00B928B1" w:rsidRDefault="005035B8" w:rsidP="00B928B1"/>
    <w:p w:rsidR="005035B8" w:rsidRPr="00B928B1" w:rsidRDefault="005035B8" w:rsidP="00B928B1">
      <w:r w:rsidRPr="00B928B1">
        <w:t>As part of the Ad insertion, it will be needed to include specific tracking IDs to identify the piece of advertisement to be offered to the final user. Black Arrow Ad Insertion system will provide this ID, and needs to be delivered to the device player.</w:t>
      </w:r>
    </w:p>
    <w:p w:rsidR="005035B8" w:rsidRPr="00B928B1" w:rsidRDefault="005035B8" w:rsidP="00B928B1"/>
    <w:p w:rsidR="005035B8" w:rsidRPr="00B928B1" w:rsidRDefault="00B928B1" w:rsidP="00B928B1">
      <w:r>
        <w:t xml:space="preserve">SCTE 130 PSN messages will be used for impression reporting. </w:t>
      </w:r>
      <w:r w:rsidR="005035B8" w:rsidRPr="00B928B1">
        <w:t xml:space="preserve"> Events would be used to pass the following information:</w:t>
      </w:r>
    </w:p>
    <w:p w:rsidR="005035B8" w:rsidRPr="00B928B1" w:rsidRDefault="005035B8" w:rsidP="00B928B1">
      <w:pPr>
        <w:pStyle w:val="ListParagraph"/>
        <w:numPr>
          <w:ilvl w:val="0"/>
          <w:numId w:val="15"/>
        </w:numPr>
        <w:contextualSpacing/>
      </w:pPr>
      <w:r w:rsidRPr="00B928B1">
        <w:t>Time when the Ad asset was entered</w:t>
      </w:r>
    </w:p>
    <w:p w:rsidR="005035B8" w:rsidRPr="00B928B1" w:rsidRDefault="005035B8" w:rsidP="00B928B1">
      <w:pPr>
        <w:pStyle w:val="ListParagraph"/>
        <w:numPr>
          <w:ilvl w:val="0"/>
          <w:numId w:val="15"/>
        </w:numPr>
        <w:contextualSpacing/>
      </w:pPr>
      <w:r w:rsidRPr="00B928B1">
        <w:t>Time when the viewer has stopped the session or exit the asset</w:t>
      </w:r>
    </w:p>
    <w:p w:rsidR="005035B8" w:rsidRPr="00B928B1" w:rsidRDefault="005035B8" w:rsidP="00B928B1">
      <w:pPr>
        <w:pStyle w:val="ListParagraph"/>
        <w:numPr>
          <w:ilvl w:val="0"/>
          <w:numId w:val="15"/>
        </w:numPr>
        <w:contextualSpacing/>
      </w:pPr>
      <w:r w:rsidRPr="00B928B1">
        <w:t>Trick mode operations (</w:t>
      </w:r>
      <w:proofErr w:type="spellStart"/>
      <w:r w:rsidRPr="00B928B1">
        <w:t>fastForward</w:t>
      </w:r>
      <w:proofErr w:type="spellEnd"/>
      <w:r w:rsidRPr="00B928B1">
        <w:t>”,”</w:t>
      </w:r>
      <w:proofErr w:type="spellStart"/>
      <w:r w:rsidRPr="00B928B1">
        <w:t>rewind”,”play”,”pause”,”stop</w:t>
      </w:r>
      <w:proofErr w:type="spellEnd"/>
      <w:r w:rsidRPr="00B928B1">
        <w:t>”.)</w:t>
      </w:r>
    </w:p>
    <w:p w:rsidR="005035B8" w:rsidRPr="00B928B1" w:rsidRDefault="005035B8" w:rsidP="00B928B1">
      <w:pPr>
        <w:pStyle w:val="ListParagraph"/>
        <w:numPr>
          <w:ilvl w:val="0"/>
          <w:numId w:val="15"/>
        </w:numPr>
        <w:contextualSpacing/>
      </w:pPr>
      <w:r w:rsidRPr="00B928B1">
        <w:t>Engagement metrics (i.e. duration of Ad watched)</w:t>
      </w:r>
    </w:p>
    <w:p w:rsidR="005035B8" w:rsidRPr="00E3585C" w:rsidRDefault="005035B8" w:rsidP="005035B8">
      <w:pPr>
        <w:contextualSpacing/>
        <w:jc w:val="both"/>
        <w:rPr>
          <w:rFonts w:asciiTheme="minorHAnsi" w:hAnsiTheme="minorHAnsi"/>
        </w:rPr>
      </w:pPr>
    </w:p>
    <w:p w:rsidR="005035B8" w:rsidRPr="00E3585C" w:rsidRDefault="005035B8" w:rsidP="008A11DB">
      <w:pPr>
        <w:pStyle w:val="Heading4"/>
      </w:pPr>
      <w:bookmarkStart w:id="423" w:name="_Toc480883795"/>
      <w:bookmarkStart w:id="424" w:name="_Toc421284891"/>
      <w:bookmarkStart w:id="425" w:name="_Toc411519362"/>
      <w:bookmarkStart w:id="426" w:name="_Toc490729004"/>
      <w:bookmarkEnd w:id="423"/>
      <w:r w:rsidRPr="00E3585C">
        <w:t>Trick-Play suppression</w:t>
      </w:r>
      <w:bookmarkEnd w:id="424"/>
      <w:bookmarkEnd w:id="425"/>
      <w:bookmarkEnd w:id="426"/>
    </w:p>
    <w:p w:rsidR="005035B8" w:rsidRPr="0028450D" w:rsidRDefault="00B12DE1" w:rsidP="0028450D">
      <w:r>
        <w:t xml:space="preserve">There is no requirement for trick play suppression on the STB. If this is required at a later stage then restrictions can be communicated from the ADS to the MM through the SCTE 130-10 </w:t>
      </w:r>
      <w:r w:rsidR="00C77CB6">
        <w:t>Stream Restrictions Data Model specificat</w:t>
      </w:r>
      <w:r w:rsidR="00F567CB">
        <w:t>ion and placed as additional data in the manifest.</w:t>
      </w:r>
    </w:p>
    <w:p w:rsidR="005035B8" w:rsidRPr="0028450D" w:rsidRDefault="005035B8" w:rsidP="0028450D"/>
    <w:p w:rsidR="005035B8" w:rsidRDefault="005035B8" w:rsidP="005035B8">
      <w:pPr>
        <w:pStyle w:val="Heading3"/>
      </w:pPr>
      <w:bookmarkStart w:id="427" w:name="_Ref428909566"/>
      <w:bookmarkStart w:id="428" w:name="_Toc490729005"/>
      <w:r w:rsidRPr="008A11DB">
        <w:t>Client Applications</w:t>
      </w:r>
      <w:bookmarkEnd w:id="427"/>
      <w:bookmarkEnd w:id="428"/>
    </w:p>
    <w:p w:rsidR="005035B8" w:rsidRDefault="005035B8" w:rsidP="0028450D">
      <w:r>
        <w:t xml:space="preserve">In order to support some of the ad insertion requirements, client applications will have to support the functionalities described above, currently </w:t>
      </w:r>
      <w:r w:rsidR="00F313C3">
        <w:t>this client is</w:t>
      </w:r>
      <w:r>
        <w:t>:-</w:t>
      </w:r>
    </w:p>
    <w:p w:rsidR="005035B8" w:rsidRDefault="005035B8" w:rsidP="0028450D"/>
    <w:p w:rsidR="005035B8" w:rsidRDefault="005035B8" w:rsidP="0028450D">
      <w:pPr>
        <w:pStyle w:val="ListParagraph"/>
        <w:numPr>
          <w:ilvl w:val="0"/>
          <w:numId w:val="16"/>
        </w:numPr>
      </w:pPr>
      <w:r w:rsidRPr="0028450D">
        <w:t>TiVo Opera TV SDK</w:t>
      </w:r>
    </w:p>
    <w:p w:rsidR="0028450D" w:rsidRPr="0028450D" w:rsidRDefault="0028450D" w:rsidP="0028450D"/>
    <w:p w:rsidR="000A5E84" w:rsidRPr="00927090" w:rsidRDefault="000A5E84" w:rsidP="0028450D">
      <w:pPr>
        <w:pStyle w:val="Heading3"/>
      </w:pPr>
      <w:bookmarkStart w:id="429" w:name="_Toc478455171"/>
      <w:bookmarkStart w:id="430" w:name="_Toc480883801"/>
      <w:bookmarkStart w:id="431" w:name="_Toc478455173"/>
      <w:bookmarkStart w:id="432" w:name="_Toc480883803"/>
      <w:bookmarkStart w:id="433" w:name="_Toc490729006"/>
      <w:bookmarkEnd w:id="429"/>
      <w:bookmarkEnd w:id="430"/>
      <w:bookmarkEnd w:id="431"/>
      <w:bookmarkEnd w:id="432"/>
      <w:r>
        <w:t>Placement Tracking URLs flow</w:t>
      </w:r>
      <w:bookmarkEnd w:id="433"/>
    </w:p>
    <w:p w:rsidR="007F30A1" w:rsidRDefault="007F30A1" w:rsidP="0028450D">
      <w:r w:rsidRPr="00341F7E">
        <w:t>The player/Client</w:t>
      </w:r>
      <w:r>
        <w:t xml:space="preserve"> will</w:t>
      </w:r>
      <w:r w:rsidRPr="00341F7E">
        <w:t>:-</w:t>
      </w:r>
    </w:p>
    <w:p w:rsidR="000A5E84" w:rsidRPr="0028450D" w:rsidRDefault="000A5E84" w:rsidP="0028450D">
      <w:pPr>
        <w:pStyle w:val="ListParagraph"/>
        <w:numPr>
          <w:ilvl w:val="0"/>
          <w:numId w:val="8"/>
        </w:numPr>
      </w:pPr>
      <w:r w:rsidRPr="0028450D">
        <w:t xml:space="preserve">Arris MDC will make a </w:t>
      </w:r>
      <w:r w:rsidR="00D42A94">
        <w:t>SCTE 130-3</w:t>
      </w:r>
      <w:r w:rsidRPr="0028450D">
        <w:t xml:space="preserve"> request to </w:t>
      </w:r>
      <w:r w:rsidR="00384AD7">
        <w:t xml:space="preserve">the Cadent </w:t>
      </w:r>
      <w:r w:rsidR="00122A20">
        <w:t>ADS via the Ad Router</w:t>
      </w:r>
      <w:r w:rsidR="00122A20" w:rsidRPr="0028450D">
        <w:t xml:space="preserve"> </w:t>
      </w:r>
      <w:r w:rsidRPr="0028450D">
        <w:t>(cover</w:t>
      </w:r>
      <w:r w:rsidR="00122A20">
        <w:t>ed</w:t>
      </w:r>
      <w:r w:rsidRPr="0028450D">
        <w:t xml:space="preserve"> in section </w:t>
      </w:r>
      <w:r w:rsidR="00E928EF" w:rsidRPr="0028450D">
        <w:rPr>
          <w:highlight w:val="green"/>
        </w:rPr>
        <w:fldChar w:fldCharType="begin"/>
      </w:r>
      <w:r w:rsidR="00E928EF" w:rsidRPr="0028450D">
        <w:instrText xml:space="preserve"> REF _Ref428909686 \h </w:instrText>
      </w:r>
      <w:r w:rsidR="0028450D" w:rsidRPr="0028450D">
        <w:rPr>
          <w:highlight w:val="green"/>
        </w:rPr>
        <w:instrText xml:space="preserve"> \* MERGEFORMAT </w:instrText>
      </w:r>
      <w:r w:rsidR="00E928EF" w:rsidRPr="0028450D">
        <w:rPr>
          <w:highlight w:val="green"/>
        </w:rPr>
      </w:r>
      <w:r w:rsidR="00E928EF" w:rsidRPr="0028450D">
        <w:rPr>
          <w:highlight w:val="green"/>
        </w:rPr>
        <w:fldChar w:fldCharType="separate"/>
      </w:r>
      <w:r w:rsidR="000A5A58" w:rsidRPr="00CF0CA0">
        <w:t>Real Time Decisioning</w:t>
      </w:r>
      <w:r w:rsidR="00E928EF" w:rsidRPr="0028450D">
        <w:rPr>
          <w:highlight w:val="green"/>
        </w:rPr>
        <w:fldChar w:fldCharType="end"/>
      </w:r>
      <w:r w:rsidRPr="0028450D">
        <w:t>)</w:t>
      </w:r>
      <w:r w:rsidR="00F567CB">
        <w:t>,</w:t>
      </w:r>
    </w:p>
    <w:p w:rsidR="000A5E84" w:rsidRPr="0028450D" w:rsidRDefault="00384AD7" w:rsidP="0028450D">
      <w:pPr>
        <w:pStyle w:val="ListParagraph"/>
        <w:numPr>
          <w:ilvl w:val="0"/>
          <w:numId w:val="8"/>
        </w:numPr>
      </w:pPr>
      <w:r>
        <w:t>Cadent ADS</w:t>
      </w:r>
      <w:r w:rsidR="000A5E84" w:rsidRPr="0028450D">
        <w:t xml:space="preserve"> will respon</w:t>
      </w:r>
      <w:r>
        <w:t>d</w:t>
      </w:r>
      <w:r w:rsidR="000A5E84" w:rsidRPr="0028450D">
        <w:t xml:space="preserve"> with a </w:t>
      </w:r>
      <w:r w:rsidR="00D42A94">
        <w:t>SCTE 130-3</w:t>
      </w:r>
      <w:r w:rsidR="000A5E84" w:rsidRPr="0028450D">
        <w:t xml:space="preserve"> placement response</w:t>
      </w:r>
      <w:r w:rsidR="00F567CB">
        <w:t>,</w:t>
      </w:r>
    </w:p>
    <w:p w:rsidR="000A5E84" w:rsidRDefault="000A5E84" w:rsidP="0028450D">
      <w:pPr>
        <w:pStyle w:val="ListParagraph"/>
        <w:numPr>
          <w:ilvl w:val="0"/>
          <w:numId w:val="8"/>
        </w:numPr>
      </w:pPr>
      <w:r w:rsidRPr="0028450D">
        <w:t xml:space="preserve">Arris MDC will read the tracking </w:t>
      </w:r>
      <w:r w:rsidR="00F567CB">
        <w:t>elements from the SCTE 130-3 response and place in equivalent structures in the MPEG-DASH manifest,</w:t>
      </w:r>
    </w:p>
    <w:p w:rsidR="00F567CB" w:rsidRDefault="00F567CB" w:rsidP="0028450D">
      <w:pPr>
        <w:pStyle w:val="ListParagraph"/>
        <w:numPr>
          <w:ilvl w:val="0"/>
          <w:numId w:val="8"/>
        </w:numPr>
      </w:pPr>
      <w:r>
        <w:t>Client will parse the tracking elements from the ad periods,</w:t>
      </w:r>
    </w:p>
    <w:p w:rsidR="00F567CB" w:rsidRPr="0028450D" w:rsidRDefault="00F567CB" w:rsidP="0028450D">
      <w:pPr>
        <w:pStyle w:val="ListParagraph"/>
        <w:numPr>
          <w:ilvl w:val="0"/>
          <w:numId w:val="8"/>
        </w:numPr>
      </w:pPr>
      <w:r>
        <w:t>Client will return the tracking IDs in the PSN messages to Cadent</w:t>
      </w:r>
      <w:r w:rsidR="00122A20">
        <w:t xml:space="preserve"> via the Ad Router</w:t>
      </w:r>
      <w:r>
        <w:t xml:space="preserve"> when ads are played,</w:t>
      </w:r>
    </w:p>
    <w:p w:rsidR="00F567CB" w:rsidRDefault="007E7907" w:rsidP="0028450D">
      <w:pPr>
        <w:pStyle w:val="ListParagraph"/>
        <w:numPr>
          <w:ilvl w:val="0"/>
          <w:numId w:val="8"/>
        </w:numPr>
      </w:pPr>
      <w:r w:rsidRPr="0028450D">
        <w:t xml:space="preserve">The </w:t>
      </w:r>
      <w:r w:rsidR="00CC7B48">
        <w:t>Cadent</w:t>
      </w:r>
      <w:r w:rsidRPr="0028450D">
        <w:t xml:space="preserve"> Ad Router should respond with an HTTP 200 OK to signal successful receipt of the tracking message</w:t>
      </w:r>
      <w:r w:rsidR="00F567CB">
        <w:t>,</w:t>
      </w:r>
    </w:p>
    <w:p w:rsidR="007E7907" w:rsidRPr="0028450D" w:rsidRDefault="00CC7B48" w:rsidP="0028450D">
      <w:pPr>
        <w:pStyle w:val="ListParagraph"/>
        <w:numPr>
          <w:ilvl w:val="0"/>
          <w:numId w:val="8"/>
        </w:numPr>
      </w:pPr>
      <w:r>
        <w:t>Cadent analytics will use the PSN play data and the tracking IDs to compile analyses of impressions.</w:t>
      </w:r>
    </w:p>
    <w:p w:rsidR="000A5E84" w:rsidRPr="00341F7E" w:rsidRDefault="000A5E84" w:rsidP="00D42A94"/>
    <w:p w:rsidR="007E7907" w:rsidRDefault="007E7A93" w:rsidP="00D42A94">
      <w:r>
        <w:t>To restate, t</w:t>
      </w:r>
      <w:r w:rsidR="007E7907" w:rsidRPr="00341F7E">
        <w:t xml:space="preserve">his approach will need player client side changes in order to interpret the relevant tags within the manifest files, call the tracking URLs on the </w:t>
      </w:r>
      <w:r w:rsidR="00384AD7">
        <w:t>Cadent</w:t>
      </w:r>
      <w:r w:rsidR="00384AD7" w:rsidRPr="00341F7E">
        <w:t xml:space="preserve"> </w:t>
      </w:r>
      <w:r w:rsidR="007E7907" w:rsidRPr="00341F7E">
        <w:t>Ad Router and handle the response.</w:t>
      </w:r>
    </w:p>
    <w:p w:rsidR="00B110B1" w:rsidRPr="00341F7E" w:rsidRDefault="00B110B1" w:rsidP="00D42A94"/>
    <w:p w:rsidR="00B110B1" w:rsidRDefault="00B110B1" w:rsidP="00B110B1">
      <w:pPr>
        <w:pStyle w:val="Heading3"/>
      </w:pPr>
      <w:bookmarkStart w:id="434" w:name="_Toc476898049"/>
      <w:bookmarkStart w:id="435" w:name="_Toc490729007"/>
      <w:r>
        <w:t>Placement Status Notice (PSN)</w:t>
      </w:r>
      <w:bookmarkEnd w:id="434"/>
      <w:bookmarkEnd w:id="435"/>
    </w:p>
    <w:p w:rsidR="00B110B1" w:rsidRDefault="00B110B1" w:rsidP="00B110B1">
      <w:r>
        <w:t xml:space="preserve">Placement Status Notifications (PSNs) are sent back to the Ad Router to report the successful playout of a substitution ad. The timing of these is described in detail in the earlier sections of this document. However, in summary, the PSN is sent some time after the </w:t>
      </w:r>
      <w:r w:rsidR="001849F0">
        <w:t xml:space="preserve">ad has played. No particular effort is required here to randomise the </w:t>
      </w:r>
      <w:r w:rsidR="00E24617">
        <w:t>timing</w:t>
      </w:r>
      <w:r w:rsidR="001849F0">
        <w:t xml:space="preserve"> of PSN messages to Cadent since the playback of VoD content is not synchronised to any linear schedule and for all intents and purposes is effectively randomised by the user.</w:t>
      </w:r>
    </w:p>
    <w:p w:rsidR="00B110B1" w:rsidRDefault="00B110B1" w:rsidP="00B110B1"/>
    <w:p w:rsidR="001849F0" w:rsidRDefault="001849F0" w:rsidP="00B110B1">
      <w:r>
        <w:t xml:space="preserve">The PSN message should be sent by the STB once the ad has fully played out or once it has partially played and the </w:t>
      </w:r>
      <w:proofErr w:type="spellStart"/>
      <w:r>
        <w:t>playhead</w:t>
      </w:r>
      <w:proofErr w:type="spellEnd"/>
      <w:r>
        <w:t xml:space="preserve"> moved beyond the bounds of the ad.</w:t>
      </w:r>
      <w:r w:rsidR="00EE26BF">
        <w:t xml:space="preserve"> A PSN will also be required for a partially viewed </w:t>
      </w:r>
      <w:proofErr w:type="spellStart"/>
      <w:r w:rsidR="00EE26BF">
        <w:t>ad</w:t>
      </w:r>
      <w:proofErr w:type="spellEnd"/>
      <w:r w:rsidR="00EE26BF">
        <w:t xml:space="preserve"> if the playout is terminated whilst an ad is playing.</w:t>
      </w:r>
      <w:r>
        <w:t xml:space="preserve"> This will require additional code in the player app within the STB to detect adverts in the MPEG-DASH stream, extract relevant metadata and place this in the SCTE 130 PSN.</w:t>
      </w:r>
    </w:p>
    <w:p w:rsidR="001849F0" w:rsidRDefault="001849F0" w:rsidP="00B110B1"/>
    <w:p w:rsidR="00B110B1" w:rsidRDefault="00B110B1" w:rsidP="00B110B1">
      <w:r>
        <w:t xml:space="preserve">Each PSN corresponds to a placement request/response and is used to report either the successful substitution of an ad or report an error related to this process. Where the PSN is in respect of a </w:t>
      </w:r>
      <w:proofErr w:type="spellStart"/>
      <w:r>
        <w:t>PlacementResponse</w:t>
      </w:r>
      <w:proofErr w:type="spellEnd"/>
      <w:r>
        <w:t xml:space="preserve"> message, the </w:t>
      </w:r>
      <w:proofErr w:type="spellStart"/>
      <w:r>
        <w:t>core</w:t>
      </w:r>
      <w:proofErr w:type="gramStart"/>
      <w:r>
        <w:t>:Tracking</w:t>
      </w:r>
      <w:proofErr w:type="spellEnd"/>
      <w:proofErr w:type="gramEnd"/>
      <w:r>
        <w:t xml:space="preserve"> element from that message is included in the PSN to identify the exact decision this relates to. In other cases, such as a null response or an error, the Tracking field is not available but the opportunity ID is still supplied and can be used to identify the context for the failure.</w:t>
      </w:r>
    </w:p>
    <w:p w:rsidR="000C77B7" w:rsidRDefault="000C77B7" w:rsidP="00B110B1"/>
    <w:p w:rsidR="000C77B7" w:rsidRDefault="000C77B7" w:rsidP="000C77B7">
      <w:pPr>
        <w:pStyle w:val="Heading4"/>
      </w:pPr>
      <w:bookmarkStart w:id="436" w:name="_Toc490729008"/>
      <w:r>
        <w:t>Ad IDs in the MPEG-DASH Stream</w:t>
      </w:r>
      <w:bookmarkEnd w:id="436"/>
    </w:p>
    <w:p w:rsidR="000C77B7" w:rsidRDefault="000C77B7" w:rsidP="000C77B7">
      <w:r>
        <w:t>In order for the STB to be able to report ad impressions back to Cadent, it needs to know the ID of the ad it has just played.</w:t>
      </w:r>
    </w:p>
    <w:p w:rsidR="000C77B7" w:rsidRDefault="000C77B7" w:rsidP="000C77B7"/>
    <w:p w:rsidR="000C77B7" w:rsidRDefault="000C77B7" w:rsidP="000C77B7">
      <w:r>
        <w:t xml:space="preserve">The fields required in the SCTE 130 PSN message to identify the ad are the </w:t>
      </w:r>
      <w:proofErr w:type="spellStart"/>
      <w:r>
        <w:t>providerID</w:t>
      </w:r>
      <w:proofErr w:type="spellEnd"/>
      <w:r>
        <w:t xml:space="preserve"> and </w:t>
      </w:r>
      <w:proofErr w:type="spellStart"/>
      <w:r>
        <w:t>assetID</w:t>
      </w:r>
      <w:proofErr w:type="spellEnd"/>
      <w:r>
        <w:t xml:space="preserve"> attributes in the </w:t>
      </w:r>
      <w:proofErr w:type="spellStart"/>
      <w:r>
        <w:t>AssetRef</w:t>
      </w:r>
      <w:proofErr w:type="spellEnd"/>
      <w:r>
        <w:t xml:space="preserve"> element of the Spot in the </w:t>
      </w:r>
      <w:proofErr w:type="spellStart"/>
      <w:r>
        <w:t>Playdata</w:t>
      </w:r>
      <w:proofErr w:type="spellEnd"/>
      <w:r>
        <w:t xml:space="preserve"> (see example later on). These data need to be sourced from fields within the MPEG-DASH manifest.</w:t>
      </w:r>
    </w:p>
    <w:p w:rsidR="007F077E" w:rsidRDefault="007F077E" w:rsidP="000C77B7"/>
    <w:p w:rsidR="007F077E" w:rsidRDefault="009C578D" w:rsidP="007F077E">
      <w:pPr>
        <w:jc w:val="center"/>
      </w:pPr>
      <w:r w:rsidRPr="009C578D">
        <w:rPr>
          <w:noProof/>
          <w:lang w:eastAsia="en-GB"/>
        </w:rPr>
        <w:t xml:space="preserve"> </w:t>
      </w:r>
      <w:r w:rsidRPr="009C578D">
        <w:rPr>
          <w:noProof/>
          <w:lang w:eastAsia="en-GB"/>
        </w:rPr>
        <w:drawing>
          <wp:inline distT="0" distB="0" distL="0" distR="0" wp14:anchorId="742AEAFD" wp14:editId="2D85EC87">
            <wp:extent cx="5904230" cy="50495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04230" cy="5049504"/>
                    </a:xfrm>
                    <a:prstGeom prst="rect">
                      <a:avLst/>
                    </a:prstGeom>
                  </pic:spPr>
                </pic:pic>
              </a:graphicData>
            </a:graphic>
          </wp:inline>
        </w:drawing>
      </w:r>
    </w:p>
    <w:p w:rsidR="007F077E" w:rsidRDefault="007F077E" w:rsidP="007F077E"/>
    <w:p w:rsidR="007D208B" w:rsidRDefault="007D208B" w:rsidP="007F077E">
      <w:r>
        <w:t xml:space="preserve">The MPEG-DASH manifest as produced by the MM allows for extra data to be embedded and carried in the manifest to the STB. The Arris standard mechanism for carrying this data uses the </w:t>
      </w:r>
      <w:r w:rsidRPr="00384AD7">
        <w:rPr>
          <w:rStyle w:val="CodeSnippetBoxed"/>
        </w:rPr>
        <w:t>&lt;</w:t>
      </w:r>
      <w:proofErr w:type="spellStart"/>
      <w:r w:rsidRPr="00384AD7">
        <w:rPr>
          <w:rStyle w:val="CodeSnippetBoxed"/>
        </w:rPr>
        <w:t>EventStream</w:t>
      </w:r>
      <w:proofErr w:type="spellEnd"/>
      <w:r w:rsidRPr="00384AD7">
        <w:rPr>
          <w:rStyle w:val="CodeSnippetBoxed"/>
        </w:rPr>
        <w:t>&gt;</w:t>
      </w:r>
      <w:r>
        <w:t xml:space="preserve"> and </w:t>
      </w:r>
      <w:r w:rsidRPr="00384AD7">
        <w:rPr>
          <w:rStyle w:val="CodeSnippetBoxed"/>
        </w:rPr>
        <w:t>&lt;Event&gt;</w:t>
      </w:r>
      <w:r>
        <w:t xml:space="preserve"> tags of the MPEG-DASH standard and enhances these with definitions from an Arris-specific schema. The MM has existing code to allow data to be embedded in this structure and allows it to be defined through configuration parameters. We use this mechanism here to carry the </w:t>
      </w:r>
      <w:proofErr w:type="gramStart"/>
      <w:r>
        <w:t>Cadent</w:t>
      </w:r>
      <w:proofErr w:type="gramEnd"/>
      <w:r>
        <w:t xml:space="preserve"> ad tracking information to the STB.</w:t>
      </w:r>
    </w:p>
    <w:p w:rsidR="007D208B" w:rsidRDefault="007D208B" w:rsidP="007F077E"/>
    <w:p w:rsidR="007D208B" w:rsidRDefault="007D208B" w:rsidP="007F077E">
      <w:r>
        <w:t>In the short-term (phase 7a), the manifest will also carry configuration data that is required by the TiVo client to correctly manage the PSN delivery and retry process. Eventually (phase 7b) this information will be carried in the CPE Configuration Service (CCS) mechanism and the data will be removed from the manifest. When the data appears in both places, the STB should use the CCS as the authoritative source. This data is listed later in this section.</w:t>
      </w:r>
    </w:p>
    <w:p w:rsidR="007D208B" w:rsidRDefault="007D208B" w:rsidP="007F077E"/>
    <w:p w:rsidR="00B110B1" w:rsidRDefault="00B110B1" w:rsidP="00B110B1"/>
    <w:p w:rsidR="00B110B1" w:rsidRDefault="00B110B1" w:rsidP="007F077E">
      <w:pPr>
        <w:pStyle w:val="Heading4"/>
      </w:pPr>
      <w:bookmarkStart w:id="437" w:name="_Toc476898050"/>
      <w:bookmarkStart w:id="438" w:name="_Toc490729009"/>
      <w:r>
        <w:t>Sequence Diagram</w:t>
      </w:r>
      <w:bookmarkEnd w:id="437"/>
      <w:bookmarkEnd w:id="438"/>
    </w:p>
    <w:p w:rsidR="00B110B1" w:rsidRDefault="00B110B1" w:rsidP="007F077E">
      <w:pPr>
        <w:keepNext/>
        <w:keepLines/>
      </w:pPr>
    </w:p>
    <w:p w:rsidR="00B110B1" w:rsidRDefault="000F4670" w:rsidP="0046279B">
      <w:pPr>
        <w:jc w:val="center"/>
      </w:pPr>
      <w:r>
        <w:rPr>
          <w:noProof/>
          <w:lang w:eastAsia="en-GB"/>
        </w:rPr>
        <w:drawing>
          <wp:inline distT="0" distB="0" distL="0" distR="0" wp14:anchorId="05CFB576" wp14:editId="0C712F1C">
            <wp:extent cx="4579200" cy="408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9200" cy="4082400"/>
                    </a:xfrm>
                    <a:prstGeom prst="rect">
                      <a:avLst/>
                    </a:prstGeom>
                    <a:noFill/>
                    <a:ln>
                      <a:noFill/>
                    </a:ln>
                  </pic:spPr>
                </pic:pic>
              </a:graphicData>
            </a:graphic>
          </wp:inline>
        </w:drawing>
      </w:r>
    </w:p>
    <w:p w:rsidR="00B110B1" w:rsidRDefault="00B110B1" w:rsidP="00B110B1"/>
    <w:p w:rsidR="000F4670" w:rsidRDefault="000F4670" w:rsidP="00B110B1">
      <w:r>
        <w:t xml:space="preserve">Note that the above diagram glosses over the detail of manifest creation and focuses on playout. The manifest creation process is described separately in </w:t>
      </w:r>
      <w:r w:rsidR="009F1AFA">
        <w:t>another</w:t>
      </w:r>
      <w:r>
        <w:t xml:space="preserve"> section of this document.</w:t>
      </w:r>
    </w:p>
    <w:p w:rsidR="000F4670" w:rsidRDefault="000F4670" w:rsidP="00B110B1"/>
    <w:p w:rsidR="000F4670" w:rsidRDefault="000F4670" w:rsidP="00B110B1">
      <w:r>
        <w:t>The STB plays and processes the content through the use of the MPEG-DASH manifest. This file is divided into periods where each period is a part of the VoD asset or an ad. Whenever the STB completes the playout of an ad period then it should report the playout through the SCTE 130 PSN message sent to Cadent.</w:t>
      </w:r>
    </w:p>
    <w:p w:rsidR="000F4670" w:rsidRPr="0097488B" w:rsidRDefault="000F4670" w:rsidP="00B110B1"/>
    <w:p w:rsidR="00B110B1" w:rsidRDefault="00B110B1" w:rsidP="00B110B1"/>
    <w:p w:rsidR="00B110B1" w:rsidRDefault="00B110B1" w:rsidP="00B110B1">
      <w:pPr>
        <w:pStyle w:val="Heading4"/>
      </w:pPr>
      <w:bookmarkStart w:id="439" w:name="_Toc476898051"/>
      <w:bookmarkStart w:id="440" w:name="_Toc490729010"/>
      <w:r>
        <w:t>Example Messages</w:t>
      </w:r>
      <w:bookmarkEnd w:id="439"/>
      <w:bookmarkEnd w:id="440"/>
    </w:p>
    <w:p w:rsidR="000F4670" w:rsidRPr="000F4670" w:rsidRDefault="000F4670" w:rsidP="000F4670">
      <w:r>
        <w:t>The following sections provide worked examples of the messages.</w:t>
      </w:r>
    </w:p>
    <w:p w:rsidR="00B110B1" w:rsidRDefault="00B110B1" w:rsidP="00B110B1">
      <w:pPr>
        <w:pStyle w:val="Heading5"/>
      </w:pPr>
      <w:bookmarkStart w:id="441" w:name="_Toc490729011"/>
      <w:r>
        <w:t>Measurement Notification</w:t>
      </w:r>
      <w:bookmarkEnd w:id="441"/>
    </w:p>
    <w:p w:rsidR="00B110B1" w:rsidRDefault="00B110B1" w:rsidP="00B110B1">
      <w:r>
        <w:t>This message is delivered to the Cadent Ad Router for each placement, each time it is viewed</w:t>
      </w:r>
      <w:r w:rsidR="006D3818">
        <w:t>.</w:t>
      </w:r>
    </w:p>
    <w:p w:rsidR="00B110B1" w:rsidRDefault="00B110B1" w:rsidP="00B110B1"/>
    <w:p w:rsidR="00B110B1" w:rsidRDefault="00B110B1" w:rsidP="00B110B1">
      <w:r>
        <w:t>The message is based on the specification &lt;</w:t>
      </w:r>
      <w:r w:rsidRPr="007B189B">
        <w:rPr>
          <w:highlight w:val="yellow"/>
        </w:rPr>
        <w:t>TBC SCTE130-3 ref</w:t>
      </w:r>
      <w:r>
        <w:t xml:space="preserve">&gt; and on the </w:t>
      </w:r>
      <w:proofErr w:type="gramStart"/>
      <w:r>
        <w:t>Cadent</w:t>
      </w:r>
      <w:proofErr w:type="gramEnd"/>
      <w:r>
        <w:t xml:space="preserve"> implementation notes &lt;</w:t>
      </w:r>
      <w:r w:rsidRPr="007B189B">
        <w:rPr>
          <w:highlight w:val="yellow"/>
        </w:rPr>
        <w:t>TBC: cadent ref</w:t>
      </w:r>
      <w:r>
        <w:t>&gt;.</w:t>
      </w:r>
    </w:p>
    <w:p w:rsidR="00B110B1" w:rsidRDefault="00B110B1" w:rsidP="00B110B1"/>
    <w:p w:rsidR="00B110B1" w:rsidRDefault="00B110B1" w:rsidP="00B110B1">
      <w:r>
        <w:t xml:space="preserve">The message is delivered as an HTTP POST to the endpoint specified in the CPE configuration for the placement request messages. The reply to this will include a body with a </w:t>
      </w:r>
      <w:proofErr w:type="spellStart"/>
      <w:r>
        <w:t>PlacementStatusAcknowledgement</w:t>
      </w:r>
      <w:proofErr w:type="spellEnd"/>
      <w:r>
        <w:t xml:space="preserve"> (PSA) described in a later section of this document.</w:t>
      </w:r>
    </w:p>
    <w:p w:rsidR="00B110B1" w:rsidRPr="006B367E" w:rsidRDefault="00B110B1" w:rsidP="00B110B1">
      <w:pPr>
        <w:rPr>
          <w:sz w:val="18"/>
          <w:szCs w:val="18"/>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color w:val="008080"/>
          <w:szCs w:val="20"/>
          <w:lang w:eastAsia="en-GB"/>
        </w:rPr>
        <w:t>&lt;</w:t>
      </w:r>
      <w:proofErr w:type="spellStart"/>
      <w:r>
        <w:rPr>
          <w:rFonts w:ascii="Consolas" w:eastAsia="Times New Roman" w:hAnsi="Consolas" w:cs="Consolas"/>
          <w:color w:val="3F7F7F"/>
          <w:szCs w:val="20"/>
          <w:highlight w:val="lightGray"/>
          <w:lang w:eastAsia="en-GB"/>
        </w:rPr>
        <w:t>PlacementStatusNotification</w:t>
      </w:r>
      <w:proofErr w:type="spellEnd"/>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r>
        <w:rPr>
          <w:rFonts w:ascii="Consolas" w:eastAsia="Times New Roman" w:hAnsi="Consolas" w:cs="Consolas"/>
          <w:color w:val="7F007F"/>
          <w:szCs w:val="20"/>
          <w:lang w:eastAsia="en-GB"/>
        </w:rPr>
        <w:t>xmlns</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"http://www.scte.org/schemas/130-3/2013/adm"</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szCs w:val="20"/>
          <w:lang w:eastAsia="en-GB"/>
        </w:rPr>
      </w:pPr>
      <w:r>
        <w:rPr>
          <w:rFonts w:ascii="Consolas" w:eastAsia="Times New Roman" w:hAnsi="Consolas" w:cs="Consolas"/>
          <w:szCs w:val="20"/>
          <w:lang w:eastAsia="en-GB"/>
        </w:rPr>
        <w:t xml:space="preserve">  </w:t>
      </w:r>
      <w:proofErr w:type="spellStart"/>
      <w:r>
        <w:rPr>
          <w:rFonts w:ascii="Consolas" w:eastAsia="Times New Roman" w:hAnsi="Consolas" w:cs="Consolas"/>
          <w:color w:val="7F007F"/>
          <w:szCs w:val="20"/>
          <w:lang w:eastAsia="en-GB"/>
        </w:rPr>
        <w:t>xmlns:core</w:t>
      </w:r>
      <w:proofErr w:type="spellEnd"/>
      <w:r>
        <w:rPr>
          <w:rFonts w:ascii="Consolas" w:eastAsia="Times New Roman" w:hAnsi="Consolas" w:cs="Consolas"/>
          <w:color w:val="000000"/>
          <w:szCs w:val="20"/>
          <w:lang w:eastAsia="en-GB"/>
        </w:rPr>
        <w:t>=</w:t>
      </w:r>
      <w:r>
        <w:rPr>
          <w:rFonts w:ascii="Consolas" w:eastAsia="Times New Roman" w:hAnsi="Consolas" w:cs="Consolas"/>
          <w:i/>
          <w:iCs/>
          <w:color w:val="2A00FF"/>
          <w:szCs w:val="20"/>
          <w:lang w:eastAsia="en-GB"/>
        </w:rPr>
        <w:t>"http://www.scte.org/schemas/130-2/2008a/core"</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xmlns:xsi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"http://www.w3.org/2001/XMLSchema-instance"</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xsi:schemaLocation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http://www.scte.org/schemas/130-3/2013/adm SCTE_130-3_2013.xsd </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http://www.scte.org/schemas/130-2/2008a/core SCTE_130-2_2008a.xsd"</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identity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"TIVO-ADM"</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messageId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"07af9955-5514-4b9a-a113-3157078cb456"</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PlayData</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TerminalAddress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"MAC"</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BA:DA:55:CA:FE</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TerminalAddress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EntertainmentScopedEvents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SpotScopedEvents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core:AssetRef</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"ad_agency.com"</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"pre_roll_ad_asset_1"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BA-ADS}:{troGgDeYRhClD53sx776aA</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core:Tracking</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PlacementStatusEvent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"startPlacement"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"2014-04-03T11:02:33.555-08:00"</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TargetCode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key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"LastKeypressSecs"</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354</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TargetCode</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SpotNPT</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BOS</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SpotNPT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PlacementStatusEvent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PlacementStatusEvent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"endPlacement"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"2014-04-03T11:03:03.555-08:00"</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TargetCode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key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"LastKeypressSecs"</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367</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TargetCode</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Client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SpotNPT</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EOS</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SpotNPT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PlacementStatusEvent</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SpotScopedEvents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EntertainmentScopedEvents</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PlayData</w:t>
      </w:r>
      <w:r>
        <w:rPr>
          <w:rFonts w:ascii="Consolas" w:eastAsia="Times New Roman" w:hAnsi="Consolas" w:cs="Consolas"/>
          <w:noProof/>
          <w:color w:val="008080"/>
          <w:szCs w:val="20"/>
          <w:lang w:eastAsia="en-GB"/>
        </w:rPr>
        <w:t>&gt;</w:t>
      </w:r>
    </w:p>
    <w:p w:rsidR="00B1692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highlight w:val="lightGray"/>
          <w:lang w:eastAsia="en-GB"/>
        </w:rPr>
        <w:t>PlacementStatusNotification</w:t>
      </w:r>
      <w:r>
        <w:rPr>
          <w:rFonts w:ascii="Consolas" w:eastAsia="Times New Roman" w:hAnsi="Consolas" w:cs="Consolas"/>
          <w:noProof/>
          <w:color w:val="008080"/>
          <w:szCs w:val="20"/>
          <w:lang w:eastAsia="en-GB"/>
        </w:rPr>
        <w:t>&gt;</w:t>
      </w:r>
    </w:p>
    <w:p w:rsidR="00B110B1" w:rsidRPr="006B367E" w:rsidRDefault="00B1692E" w:rsidP="00B1692E">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rPr>
          <w:noProof/>
          <w:sz w:val="18"/>
          <w:szCs w:val="18"/>
        </w:rPr>
      </w:pPr>
      <w:r w:rsidRPr="006B367E" w:rsidDel="00B1692E">
        <w:rPr>
          <w:rFonts w:ascii="Consolas" w:eastAsia="Times New Roman" w:hAnsi="Consolas" w:cs="Consolas"/>
          <w:noProof/>
          <w:color w:val="008080"/>
          <w:sz w:val="18"/>
          <w:szCs w:val="18"/>
          <w:lang w:eastAsia="en-GB"/>
        </w:rPr>
        <w:t xml:space="preserve"> </w:t>
      </w:r>
    </w:p>
    <w:p w:rsidR="00B110B1" w:rsidRDefault="00B110B1" w:rsidP="00B110B1"/>
    <w:p w:rsidR="00B110B1" w:rsidRDefault="00B110B1" w:rsidP="00B110B1">
      <w:r>
        <w:t>Items of note in this message are -</w:t>
      </w:r>
    </w:p>
    <w:p w:rsidR="00B110B1" w:rsidRDefault="00B110B1" w:rsidP="00B110B1"/>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14"/>
      </w:tblGrid>
      <w:tr w:rsidR="00B110B1" w:rsidTr="0046279B">
        <w:tc>
          <w:tcPr>
            <w:tcW w:w="9514" w:type="dxa"/>
            <w:shd w:val="clear" w:color="auto" w:fill="auto"/>
          </w:tcPr>
          <w:p w:rsidR="00B110B1" w:rsidRDefault="00B110B1" w:rsidP="0046279B">
            <w:pPr>
              <w:rPr>
                <w:b/>
              </w:rPr>
            </w:pPr>
            <w:proofErr w:type="spellStart"/>
            <w:r>
              <w:rPr>
                <w:b/>
              </w:rPr>
              <w:t>PlacementStatusNotification@identity</w:t>
            </w:r>
            <w:proofErr w:type="spellEnd"/>
          </w:p>
          <w:p w:rsidR="00B110B1" w:rsidRPr="007B3540" w:rsidRDefault="00B110B1" w:rsidP="0046279B">
            <w:pPr>
              <w:pStyle w:val="NormalIndent1"/>
            </w:pPr>
            <w:r>
              <w:t xml:space="preserve">A string that identifies the client to the Cadent back-end. This value is supplied in the configuration value </w:t>
            </w:r>
            <w:proofErr w:type="spellStart"/>
            <w:r w:rsidR="00684BE4" w:rsidRPr="00684BE4">
              <w:rPr>
                <w:b/>
              </w:rPr>
              <w:t>ba_psn_identity</w:t>
            </w:r>
            <w:proofErr w:type="spellEnd"/>
            <w:r>
              <w:t xml:space="preserve"> as described in the CPE configuration section of this document.</w:t>
            </w:r>
            <w:r w:rsidR="00B1692E">
              <w:t xml:space="preserve"> For this implementation will use the agreed value “TIVO-ADM”.</w:t>
            </w:r>
          </w:p>
          <w:p w:rsidR="00B110B1" w:rsidRPr="0009055B" w:rsidRDefault="00B110B1" w:rsidP="0046279B">
            <w:pPr>
              <w:pStyle w:val="NormalIndent1"/>
            </w:pPr>
          </w:p>
        </w:tc>
      </w:tr>
      <w:tr w:rsidR="00B110B1" w:rsidTr="0046279B">
        <w:tc>
          <w:tcPr>
            <w:tcW w:w="9514" w:type="dxa"/>
            <w:shd w:val="clear" w:color="auto" w:fill="auto"/>
          </w:tcPr>
          <w:p w:rsidR="00B110B1" w:rsidRDefault="00B110B1" w:rsidP="0046279B">
            <w:pPr>
              <w:rPr>
                <w:b/>
              </w:rPr>
            </w:pPr>
            <w:proofErr w:type="spellStart"/>
            <w:r>
              <w:rPr>
                <w:b/>
              </w:rPr>
              <w:t>PlacementStatusNotification@messageId</w:t>
            </w:r>
            <w:proofErr w:type="spellEnd"/>
          </w:p>
          <w:p w:rsidR="00B110B1" w:rsidRDefault="00B110B1" w:rsidP="0046279B">
            <w:pPr>
              <w:pStyle w:val="NormalIndent1"/>
            </w:pPr>
            <w:r>
              <w:t>A value specified by the client that allows the client to match this message with any corresponding reply from the server. The server will return this value in its reply.</w:t>
            </w:r>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proofErr w:type="spellStart"/>
            <w:r>
              <w:rPr>
                <w:b/>
              </w:rPr>
              <w:t>PlacementStatusNotification@version</w:t>
            </w:r>
            <w:proofErr w:type="spellEnd"/>
          </w:p>
          <w:p w:rsidR="00B110B1" w:rsidRDefault="00B110B1" w:rsidP="0046279B">
            <w:pPr>
              <w:pStyle w:val="NormalIndent1"/>
            </w:pPr>
            <w:r>
              <w:t>Always “1.1”, for now at least.</w:t>
            </w:r>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proofErr w:type="spellStart"/>
            <w:r>
              <w:rPr>
                <w:b/>
              </w:rPr>
              <w:t>PlacementStatusNotification</w:t>
            </w:r>
            <w:proofErr w:type="spellEnd"/>
            <w:r>
              <w:rPr>
                <w:b/>
              </w:rPr>
              <w:t>/</w:t>
            </w:r>
            <w:proofErr w:type="spellStart"/>
            <w:r>
              <w:rPr>
                <w:b/>
              </w:rPr>
              <w:t>PlayData</w:t>
            </w:r>
            <w:proofErr w:type="spellEnd"/>
          </w:p>
          <w:p w:rsidR="00B110B1" w:rsidRDefault="00B110B1" w:rsidP="0046279B">
            <w:pPr>
              <w:pStyle w:val="NormalIndent1"/>
            </w:pPr>
            <w:r>
              <w:t>Introduces the section that contains playout reports.</w:t>
            </w:r>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proofErr w:type="spellStart"/>
            <w:r>
              <w:rPr>
                <w:b/>
              </w:rPr>
              <w:t>PlacementStatusNotification</w:t>
            </w:r>
            <w:proofErr w:type="spellEnd"/>
            <w:r>
              <w:rPr>
                <w:b/>
              </w:rPr>
              <w:t>/Client</w:t>
            </w:r>
          </w:p>
          <w:p w:rsidR="00B110B1" w:rsidRDefault="00B110B1" w:rsidP="0046279B">
            <w:pPr>
              <w:rPr>
                <w:b/>
              </w:rPr>
            </w:pPr>
            <w:proofErr w:type="spellStart"/>
            <w:r>
              <w:rPr>
                <w:b/>
              </w:rPr>
              <w:t>PlacementStatusNotification</w:t>
            </w:r>
            <w:proofErr w:type="spellEnd"/>
            <w:r>
              <w:rPr>
                <w:b/>
              </w:rPr>
              <w:t>/Client/</w:t>
            </w:r>
            <w:proofErr w:type="spellStart"/>
            <w:r>
              <w:rPr>
                <w:b/>
              </w:rPr>
              <w:t>TerminalAddress</w:t>
            </w:r>
            <w:proofErr w:type="spellEnd"/>
          </w:p>
          <w:p w:rsidR="00B110B1" w:rsidRDefault="00B110B1" w:rsidP="0046279B">
            <w:pPr>
              <w:pStyle w:val="NormalIndent1"/>
            </w:pPr>
            <w:r>
              <w:t>These fields provide additional information ab</w:t>
            </w:r>
            <w:r w:rsidR="00D93523">
              <w:t>out the client STB. The Terminal address identifies the STB in terms of its MAC address</w:t>
            </w:r>
            <w:proofErr w:type="gramStart"/>
            <w:r w:rsidR="00D93523">
              <w:t>..</w:t>
            </w:r>
            <w:proofErr w:type="gramEnd"/>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proofErr w:type="spellStart"/>
            <w:r>
              <w:rPr>
                <w:b/>
              </w:rPr>
              <w:t>PlacementStatusNotification</w:t>
            </w:r>
            <w:proofErr w:type="spellEnd"/>
            <w:r>
              <w:rPr>
                <w:b/>
              </w:rPr>
              <w:t>/Client/</w:t>
            </w:r>
            <w:proofErr w:type="spellStart"/>
            <w:r>
              <w:rPr>
                <w:b/>
              </w:rPr>
              <w:t>TargetCode</w:t>
            </w:r>
            <w:proofErr w:type="spellEnd"/>
          </w:p>
          <w:p w:rsidR="00D93523" w:rsidRDefault="00B110B1" w:rsidP="0046279B">
            <w:pPr>
              <w:pStyle w:val="NormalIndent1"/>
            </w:pPr>
            <w:r>
              <w:t xml:space="preserve">These fields supply supplemental information about the STB. </w:t>
            </w:r>
            <w:r w:rsidR="00D93523">
              <w:t xml:space="preserve">The </w:t>
            </w:r>
            <w:proofErr w:type="spellStart"/>
            <w:r w:rsidR="00D93523">
              <w:t>HWType</w:t>
            </w:r>
            <w:proofErr w:type="spellEnd"/>
            <w:r w:rsidR="00D93523">
              <w:t xml:space="preserve"> and </w:t>
            </w:r>
            <w:proofErr w:type="spellStart"/>
            <w:r w:rsidR="00D93523">
              <w:t>SWVer</w:t>
            </w:r>
            <w:proofErr w:type="spellEnd"/>
            <w:r w:rsidR="00D93523">
              <w:t xml:space="preserve"> fields supply additional information that Cadent may use when analysing impression reports. These fields will also be useful for diagnostics and detecting errors with particular builds or hardware versions from an analysis of messages returned.</w:t>
            </w:r>
          </w:p>
          <w:p w:rsidR="00D93523" w:rsidRDefault="00D93523" w:rsidP="0046279B">
            <w:pPr>
              <w:pStyle w:val="NormalIndent1"/>
            </w:pPr>
          </w:p>
          <w:p w:rsidR="00B110B1" w:rsidRDefault="00B110B1" w:rsidP="0046279B">
            <w:pPr>
              <w:pStyle w:val="NormalIndent1"/>
            </w:pPr>
            <w:r>
              <w:t xml:space="preserve"> Note that the </w:t>
            </w:r>
            <w:proofErr w:type="spellStart"/>
            <w:r w:rsidRPr="006B367E">
              <w:rPr>
                <w:rStyle w:val="CodeSnippet"/>
              </w:rPr>
              <w:t>TargetCode</w:t>
            </w:r>
            <w:proofErr w:type="spellEnd"/>
            <w:r>
              <w:t xml:space="preserve"> relating to the last interaction timing field is not present here since this applies to individual replacement events.</w:t>
            </w:r>
          </w:p>
          <w:p w:rsidR="00B110B1" w:rsidRDefault="00B110B1" w:rsidP="0046279B">
            <w:pPr>
              <w:rPr>
                <w:b/>
              </w:rPr>
            </w:pPr>
          </w:p>
        </w:tc>
      </w:tr>
      <w:tr w:rsidR="00B110B1" w:rsidTr="0046279B">
        <w:tc>
          <w:tcPr>
            <w:tcW w:w="9514" w:type="dxa"/>
            <w:shd w:val="clear" w:color="auto" w:fill="auto"/>
          </w:tcPr>
          <w:p w:rsidR="00B110B1" w:rsidRDefault="00B110B1" w:rsidP="0046279B">
            <w:pPr>
              <w:rPr>
                <w:b/>
              </w:rPr>
            </w:pPr>
            <w:proofErr w:type="spellStart"/>
            <w:r>
              <w:rPr>
                <w:b/>
              </w:rPr>
              <w:t>PlacementStatusNotification</w:t>
            </w:r>
            <w:proofErr w:type="spellEnd"/>
            <w:r>
              <w:rPr>
                <w:b/>
              </w:rPr>
              <w:t>/</w:t>
            </w:r>
            <w:proofErr w:type="spellStart"/>
            <w:r>
              <w:rPr>
                <w:b/>
              </w:rPr>
              <w:t>PlayData</w:t>
            </w:r>
            <w:proofErr w:type="spellEnd"/>
            <w:r>
              <w:rPr>
                <w:b/>
              </w:rPr>
              <w:t>/</w:t>
            </w:r>
            <w:proofErr w:type="spellStart"/>
            <w:r>
              <w:rPr>
                <w:b/>
              </w:rPr>
              <w:t>EntertainmentScopedEvents</w:t>
            </w:r>
            <w:proofErr w:type="spellEnd"/>
          </w:p>
          <w:p w:rsidR="00B110B1" w:rsidRDefault="00B110B1" w:rsidP="0046279B">
            <w:pPr>
              <w:rPr>
                <w:b/>
              </w:rPr>
            </w:pPr>
            <w:r>
              <w:rPr>
                <w:b/>
              </w:rPr>
              <w:t>…/Entertainment/</w:t>
            </w:r>
            <w:proofErr w:type="spellStart"/>
            <w:r>
              <w:rPr>
                <w:b/>
              </w:rPr>
              <w:t>core:Content</w:t>
            </w:r>
            <w:proofErr w:type="spellEnd"/>
          </w:p>
          <w:p w:rsidR="00B110B1" w:rsidRDefault="00B110B1" w:rsidP="0046279B">
            <w:pPr>
              <w:rPr>
                <w:b/>
              </w:rPr>
            </w:pPr>
            <w:r>
              <w:rPr>
                <w:b/>
              </w:rPr>
              <w:t>…/Entertainment/</w:t>
            </w:r>
            <w:proofErr w:type="spellStart"/>
            <w:r>
              <w:rPr>
                <w:b/>
              </w:rPr>
              <w:t>core:Content</w:t>
            </w:r>
            <w:proofErr w:type="spellEnd"/>
            <w:r>
              <w:rPr>
                <w:b/>
              </w:rPr>
              <w:t>/</w:t>
            </w:r>
            <w:proofErr w:type="spellStart"/>
            <w:r>
              <w:rPr>
                <w:b/>
              </w:rPr>
              <w:t>core:AssetRef</w:t>
            </w:r>
            <w:proofErr w:type="spellEnd"/>
          </w:p>
          <w:p w:rsidR="00B110B1" w:rsidRPr="002D0CED" w:rsidRDefault="00B110B1" w:rsidP="0046279B">
            <w:pPr>
              <w:rPr>
                <w:b/>
              </w:rPr>
            </w:pPr>
            <w:r>
              <w:rPr>
                <w:b/>
              </w:rPr>
              <w:t>…/Entertainment/</w:t>
            </w:r>
            <w:proofErr w:type="spellStart"/>
            <w:r>
              <w:rPr>
                <w:b/>
              </w:rPr>
              <w:t>core:Content</w:t>
            </w:r>
            <w:proofErr w:type="spellEnd"/>
            <w:r>
              <w:rPr>
                <w:b/>
              </w:rPr>
              <w:t>/</w:t>
            </w:r>
            <w:proofErr w:type="spellStart"/>
            <w:r>
              <w:rPr>
                <w:b/>
              </w:rPr>
              <w:t>core:AssetId</w:t>
            </w:r>
            <w:proofErr w:type="spellEnd"/>
          </w:p>
          <w:p w:rsidR="00B110B1" w:rsidRDefault="00B110B1" w:rsidP="0046279B">
            <w:pPr>
              <w:pStyle w:val="NormalIndent1"/>
            </w:pPr>
            <w:r>
              <w:t xml:space="preserve">For the purposes of </w:t>
            </w:r>
            <w:r w:rsidR="00D93523">
              <w:t>IP VoD</w:t>
            </w:r>
            <w:r>
              <w:t xml:space="preserve"> Ad Insertion, these elements identify the </w:t>
            </w:r>
            <w:r w:rsidR="00D93523">
              <w:t>primary asset</w:t>
            </w:r>
            <w:r>
              <w:t xml:space="preserve"> that is being watched. The values for the Id and Ref are the provider ID and </w:t>
            </w:r>
            <w:r w:rsidR="00D93523">
              <w:t>asset ID</w:t>
            </w:r>
            <w:r>
              <w:t xml:space="preserve"> respectively</w:t>
            </w:r>
            <w:r w:rsidR="00D93523">
              <w:t xml:space="preserve"> (PID/PAID)</w:t>
            </w:r>
            <w:r>
              <w:t>.</w:t>
            </w:r>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r>
              <w:rPr>
                <w:b/>
              </w:rPr>
              <w:t>PlacementStatusNotification/PlayData/EntertainmentScopedEvents/SpotScopedEvents</w:t>
            </w:r>
          </w:p>
          <w:p w:rsidR="00B110B1" w:rsidRDefault="00B110B1" w:rsidP="0046279B">
            <w:pPr>
              <w:rPr>
                <w:b/>
              </w:rPr>
            </w:pPr>
            <w:r>
              <w:rPr>
                <w:b/>
              </w:rPr>
              <w:t>…/Spot/</w:t>
            </w:r>
            <w:proofErr w:type="spellStart"/>
            <w:r>
              <w:rPr>
                <w:b/>
              </w:rPr>
              <w:t>core:Content</w:t>
            </w:r>
            <w:proofErr w:type="spellEnd"/>
            <w:r>
              <w:rPr>
                <w:b/>
              </w:rPr>
              <w:t>/</w:t>
            </w:r>
            <w:proofErr w:type="spellStart"/>
            <w:r>
              <w:rPr>
                <w:b/>
              </w:rPr>
              <w:t>core:AssetRef</w:t>
            </w:r>
            <w:proofErr w:type="spellEnd"/>
          </w:p>
          <w:p w:rsidR="00B110B1" w:rsidRDefault="00B110B1" w:rsidP="0046279B">
            <w:pPr>
              <w:rPr>
                <w:b/>
              </w:rPr>
            </w:pPr>
            <w:r>
              <w:rPr>
                <w:b/>
              </w:rPr>
              <w:t>…/Spot/</w:t>
            </w:r>
            <w:proofErr w:type="spellStart"/>
            <w:r>
              <w:rPr>
                <w:b/>
              </w:rPr>
              <w:t>core:Content</w:t>
            </w:r>
            <w:proofErr w:type="spellEnd"/>
            <w:r>
              <w:rPr>
                <w:b/>
              </w:rPr>
              <w:t>/</w:t>
            </w:r>
            <w:proofErr w:type="spellStart"/>
            <w:r>
              <w:rPr>
                <w:b/>
              </w:rPr>
              <w:t>core:Tracking</w:t>
            </w:r>
            <w:proofErr w:type="spellEnd"/>
          </w:p>
          <w:p w:rsidR="00B110B1" w:rsidRDefault="00B110B1" w:rsidP="0046279B">
            <w:pPr>
              <w:pStyle w:val="NormalIndent1"/>
            </w:pPr>
            <w:r>
              <w:t xml:space="preserve">These elements identify the particular </w:t>
            </w:r>
            <w:r w:rsidR="00D93523">
              <w:t>ad spot that was inserted</w:t>
            </w:r>
            <w:r>
              <w:t xml:space="preserve"> and t</w:t>
            </w:r>
            <w:r w:rsidR="00D93523">
              <w:t>he ad which occupied it</w:t>
            </w:r>
            <w:r>
              <w:t>.</w:t>
            </w:r>
          </w:p>
          <w:p w:rsidR="00B110B1" w:rsidRDefault="00B110B1" w:rsidP="0046279B">
            <w:pPr>
              <w:pStyle w:val="NormalIndent1"/>
            </w:pPr>
          </w:p>
          <w:p w:rsidR="00B110B1" w:rsidRDefault="00B110B1" w:rsidP="0046279B">
            <w:pPr>
              <w:pStyle w:val="NormalIndent1"/>
            </w:pPr>
            <w:r>
              <w:t>The tracking ID supplies a value that was originally passed to the STB</w:t>
            </w:r>
            <w:r w:rsidR="00D93523">
              <w:t xml:space="preserve"> from Cadent via the MM</w:t>
            </w:r>
            <w:r>
              <w:t xml:space="preserve"> in the response to the placement request. The Cadent ad router and back end use this value to match this to an earlier placement </w:t>
            </w:r>
            <w:proofErr w:type="gramStart"/>
            <w:r w:rsidR="00D93523">
              <w:t>request  and</w:t>
            </w:r>
            <w:proofErr w:type="gramEnd"/>
            <w:r w:rsidR="00D93523">
              <w:t xml:space="preserve"> can use this to correlate impressions to a specific ad decision</w:t>
            </w:r>
            <w:r>
              <w:t>.</w:t>
            </w:r>
          </w:p>
          <w:p w:rsidR="00B110B1" w:rsidRDefault="00B110B1" w:rsidP="0046279B">
            <w:pPr>
              <w:pStyle w:val="NormalIndent1"/>
            </w:pPr>
          </w:p>
          <w:p w:rsidR="00B110B1" w:rsidRDefault="00B110B1" w:rsidP="00D93523">
            <w:pPr>
              <w:pStyle w:val="NormalIndent1"/>
            </w:pPr>
            <w:r>
              <w:t xml:space="preserve">The Asset </w:t>
            </w:r>
            <w:proofErr w:type="spellStart"/>
            <w:r>
              <w:t>providerId</w:t>
            </w:r>
            <w:proofErr w:type="spellEnd"/>
            <w:r>
              <w:t xml:space="preserve"> and </w:t>
            </w:r>
            <w:proofErr w:type="spellStart"/>
            <w:r>
              <w:t>assetId</w:t>
            </w:r>
            <w:proofErr w:type="spellEnd"/>
            <w:r>
              <w:t xml:space="preserve"> identify the ad that was actually inserted. </w:t>
            </w:r>
          </w:p>
          <w:p w:rsidR="00D93523" w:rsidRDefault="00D93523" w:rsidP="00D93523">
            <w:pPr>
              <w:pStyle w:val="NormalIndent1"/>
              <w:rPr>
                <w:b/>
              </w:rPr>
            </w:pPr>
          </w:p>
        </w:tc>
      </w:tr>
      <w:tr w:rsidR="00B110B1" w:rsidTr="0046279B">
        <w:tc>
          <w:tcPr>
            <w:tcW w:w="9514" w:type="dxa"/>
            <w:shd w:val="clear" w:color="auto" w:fill="auto"/>
          </w:tcPr>
          <w:p w:rsidR="00B110B1" w:rsidRDefault="00B110B1" w:rsidP="0046279B">
            <w:pPr>
              <w:rPr>
                <w:b/>
              </w:rPr>
            </w:pPr>
            <w:r>
              <w:rPr>
                <w:b/>
              </w:rPr>
              <w:t>PlacementStatusNotification/PlayData/EntertainmentScopedEvents/SpotScopedEvents/Events</w:t>
            </w:r>
          </w:p>
          <w:p w:rsidR="00B110B1" w:rsidRDefault="00B110B1" w:rsidP="0046279B">
            <w:pPr>
              <w:rPr>
                <w:b/>
              </w:rPr>
            </w:pPr>
            <w:r>
              <w:rPr>
                <w:b/>
              </w:rPr>
              <w:t>…/</w:t>
            </w:r>
            <w:proofErr w:type="spellStart"/>
            <w:r>
              <w:rPr>
                <w:b/>
              </w:rPr>
              <w:t>PlacementStatusEvent</w:t>
            </w:r>
            <w:proofErr w:type="spellEnd"/>
          </w:p>
          <w:p w:rsidR="00B110B1" w:rsidRDefault="00B110B1" w:rsidP="0046279B">
            <w:pPr>
              <w:rPr>
                <w:b/>
              </w:rPr>
            </w:pPr>
            <w:r>
              <w:rPr>
                <w:b/>
              </w:rPr>
              <w:t>…/</w:t>
            </w:r>
            <w:proofErr w:type="spellStart"/>
            <w:r>
              <w:rPr>
                <w:b/>
              </w:rPr>
              <w:t>PlacementStatusEvent</w:t>
            </w:r>
            <w:proofErr w:type="spellEnd"/>
            <w:r>
              <w:rPr>
                <w:b/>
              </w:rPr>
              <w:t>/</w:t>
            </w:r>
            <w:proofErr w:type="spellStart"/>
            <w:r>
              <w:rPr>
                <w:b/>
              </w:rPr>
              <w:t>SpotNPT</w:t>
            </w:r>
            <w:proofErr w:type="spellEnd"/>
          </w:p>
          <w:p w:rsidR="00B110B1" w:rsidRDefault="00B110B1" w:rsidP="0046279B">
            <w:pPr>
              <w:pStyle w:val="NormalIndent1"/>
            </w:pPr>
            <w:r>
              <w:t xml:space="preserve">These fields specify the amount of the ad that was played back. The event is described with two </w:t>
            </w:r>
            <w:proofErr w:type="spellStart"/>
            <w:r w:rsidRPr="0023700B">
              <w:rPr>
                <w:rStyle w:val="CodeSnippet"/>
              </w:rPr>
              <w:t>PlacementStatusEvent</w:t>
            </w:r>
            <w:proofErr w:type="spellEnd"/>
            <w:r>
              <w:t xml:space="preserve"> elements, one having a </w:t>
            </w:r>
            <w:r w:rsidRPr="0023700B">
              <w:rPr>
                <w:rStyle w:val="CodeSnippet"/>
              </w:rPr>
              <w:t>type=”</w:t>
            </w:r>
            <w:proofErr w:type="spellStart"/>
            <w:r w:rsidRPr="0023700B">
              <w:rPr>
                <w:rStyle w:val="CodeSnippet"/>
              </w:rPr>
              <w:t>startPlacement</w:t>
            </w:r>
            <w:proofErr w:type="spellEnd"/>
            <w:r w:rsidRPr="0023700B">
              <w:rPr>
                <w:rStyle w:val="CodeSnippet"/>
              </w:rPr>
              <w:t>”</w:t>
            </w:r>
            <w:r>
              <w:t xml:space="preserve"> and the other a </w:t>
            </w:r>
            <w:r w:rsidRPr="0023700B">
              <w:rPr>
                <w:rStyle w:val="CodeSnippet"/>
              </w:rPr>
              <w:t>type=”</w:t>
            </w:r>
            <w:proofErr w:type="spellStart"/>
            <w:r w:rsidRPr="0023700B">
              <w:rPr>
                <w:rStyle w:val="CodeSnippet"/>
              </w:rPr>
              <w:t>endPlacement</w:t>
            </w:r>
            <w:proofErr w:type="spellEnd"/>
            <w:r w:rsidRPr="0023700B">
              <w:rPr>
                <w:rStyle w:val="CodeSnippet"/>
              </w:rPr>
              <w:t>”</w:t>
            </w:r>
            <w:r>
              <w:t xml:space="preserve">. These two elements describe the start and end of the playback. Within these, the </w:t>
            </w:r>
            <w:proofErr w:type="spellStart"/>
            <w:r w:rsidRPr="0023700B">
              <w:rPr>
                <w:rStyle w:val="CodeSnippet"/>
              </w:rPr>
              <w:t>SpotNPT</w:t>
            </w:r>
            <w:proofErr w:type="spellEnd"/>
            <w:r>
              <w:t xml:space="preserve"> elements specify the position within the ad with this either being an </w:t>
            </w:r>
            <w:proofErr w:type="spellStart"/>
            <w:r>
              <w:t>xsd</w:t>
            </w:r>
            <w:proofErr w:type="gramStart"/>
            <w:r>
              <w:t>:duration</w:t>
            </w:r>
            <w:proofErr w:type="spellEnd"/>
            <w:proofErr w:type="gramEnd"/>
            <w:r>
              <w:t xml:space="preserve"> (e.g. “PT12.5S”) value or the special values “BOS” or “EOS” for the beginning or end of stream. The scale indicates the playback speed.</w:t>
            </w:r>
          </w:p>
          <w:p w:rsidR="00B110B1" w:rsidRDefault="00B110B1" w:rsidP="0046279B">
            <w:pPr>
              <w:pStyle w:val="NormalIndent1"/>
            </w:pPr>
          </w:p>
          <w:p w:rsidR="00B110B1" w:rsidRDefault="00B110B1" w:rsidP="0046279B">
            <w:pPr>
              <w:pStyle w:val="NormalIndent1"/>
            </w:pPr>
            <w:r>
              <w:t xml:space="preserve">The </w:t>
            </w:r>
            <w:r w:rsidRPr="0023700B">
              <w:rPr>
                <w:rStyle w:val="CodeSnippet"/>
              </w:rPr>
              <w:t>time</w:t>
            </w:r>
            <w:r>
              <w:t xml:space="preserve"> attribute gives the actual calendar time that this placement was viewed</w:t>
            </w:r>
            <w:r w:rsidR="00B22E25">
              <w:t>.</w:t>
            </w:r>
          </w:p>
          <w:p w:rsidR="00B110B1" w:rsidRDefault="00B110B1" w:rsidP="0046279B">
            <w:pPr>
              <w:pStyle w:val="NormalIndent1"/>
            </w:pPr>
          </w:p>
          <w:p w:rsidR="00B110B1" w:rsidRDefault="00B110B1" w:rsidP="0046279B">
            <w:pPr>
              <w:pStyle w:val="NormalIndent1"/>
            </w:pPr>
            <w:r>
              <w:t>In a normal playout, there will be a start at “BOS” and an end at “EOS” with a scale of 1.0. However, in trick-play scenarios, the ad may have been partially played either by jumping in part way through or exiting early. Additionally, the ad may have been entered in reverse and/or played at a different speed (either negative or positive).</w:t>
            </w:r>
          </w:p>
          <w:p w:rsidR="00B110B1" w:rsidRDefault="00B110B1" w:rsidP="0046279B">
            <w:pPr>
              <w:pStyle w:val="NormalIndent1"/>
            </w:pPr>
          </w:p>
        </w:tc>
      </w:tr>
      <w:tr w:rsidR="00B110B1" w:rsidTr="0046279B">
        <w:tc>
          <w:tcPr>
            <w:tcW w:w="9514" w:type="dxa"/>
            <w:shd w:val="clear" w:color="auto" w:fill="auto"/>
          </w:tcPr>
          <w:p w:rsidR="00B110B1" w:rsidRDefault="00B110B1" w:rsidP="0046279B">
            <w:pPr>
              <w:rPr>
                <w:b/>
              </w:rPr>
            </w:pPr>
            <w:r>
              <w:rPr>
                <w:b/>
              </w:rPr>
              <w:t>…/</w:t>
            </w:r>
            <w:proofErr w:type="spellStart"/>
            <w:r>
              <w:rPr>
                <w:b/>
              </w:rPr>
              <w:t>PlacementStatusEvent</w:t>
            </w:r>
            <w:proofErr w:type="spellEnd"/>
            <w:r>
              <w:rPr>
                <w:b/>
              </w:rPr>
              <w:t>/Client/</w:t>
            </w:r>
            <w:proofErr w:type="spellStart"/>
            <w:r>
              <w:rPr>
                <w:b/>
              </w:rPr>
              <w:t>TargetCode</w:t>
            </w:r>
            <w:proofErr w:type="spellEnd"/>
          </w:p>
          <w:p w:rsidR="00B110B1" w:rsidRDefault="00B110B1" w:rsidP="0046279B">
            <w:pPr>
              <w:pStyle w:val="NormalIndent1"/>
            </w:pPr>
            <w:r>
              <w:t xml:space="preserve">The Client file here simply carries additional client information which here takes the form of a </w:t>
            </w:r>
            <w:proofErr w:type="spellStart"/>
            <w:r>
              <w:t>TargetCode</w:t>
            </w:r>
            <w:proofErr w:type="spellEnd"/>
            <w:r>
              <w:t xml:space="preserve"> element indicating the time since the last user interaction with the STB at the time the impression was played out. This will be of relevance when calculating stats and determining if the event was viewed.</w:t>
            </w:r>
          </w:p>
          <w:p w:rsidR="00B110B1" w:rsidRDefault="00B110B1" w:rsidP="0046279B">
            <w:pPr>
              <w:rPr>
                <w:b/>
              </w:rPr>
            </w:pPr>
          </w:p>
        </w:tc>
      </w:tr>
    </w:tbl>
    <w:p w:rsidR="00B110B1" w:rsidRDefault="00B110B1" w:rsidP="00B110B1"/>
    <w:p w:rsidR="00B110B1" w:rsidRDefault="00B110B1" w:rsidP="00B110B1">
      <w:pPr>
        <w:pStyle w:val="Heading5"/>
      </w:pPr>
      <w:bookmarkStart w:id="442" w:name="_Toc490729012"/>
      <w:r>
        <w:t>Placement Status Acknowledgement</w:t>
      </w:r>
      <w:bookmarkEnd w:id="442"/>
    </w:p>
    <w:p w:rsidR="00B110B1" w:rsidRDefault="00B110B1" w:rsidP="00B110B1">
      <w:r>
        <w:t>In response to the above message, the server will reply with an acknowledgement as per below –</w:t>
      </w:r>
    </w:p>
    <w:p w:rsidR="00B110B1" w:rsidRDefault="00B110B1" w:rsidP="00B110B1"/>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proofErr w:type="gramStart"/>
      <w:r>
        <w:rPr>
          <w:rFonts w:ascii="Consolas" w:eastAsia="Times New Roman" w:hAnsi="Consolas" w:cs="Consolas"/>
          <w:noProof/>
          <w:color w:val="008080"/>
          <w:szCs w:val="20"/>
          <w:lang w:eastAsia="en-GB"/>
        </w:rPr>
        <w:t>&lt;?</w:t>
      </w:r>
      <w:r w:rsidRPr="00E30B87">
        <w:rPr>
          <w:rStyle w:val="StyleLatinConsolasCustomColorRGB63127127"/>
        </w:rPr>
        <w:t>xml</w:t>
      </w:r>
      <w:proofErr w:type="gramEnd"/>
      <w:r>
        <w:rPr>
          <w:rFonts w:ascii="Consolas" w:eastAsia="Times New Roman" w:hAnsi="Consolas" w:cs="Consolas"/>
          <w:noProof/>
          <w:szCs w:val="20"/>
          <w:lang w:eastAsia="en-GB"/>
        </w:rPr>
        <w:t xml:space="preserve"> </w:t>
      </w:r>
      <w:r w:rsidRPr="00E30B87">
        <w:rPr>
          <w:rStyle w:val="StyleLatinConsolasCustomColorRGB1270127"/>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szCs w:val="20"/>
          <w:lang w:eastAsia="en-GB"/>
        </w:rPr>
        <w:t xml:space="preserve"> </w:t>
      </w:r>
      <w:r w:rsidRPr="00E30B87">
        <w:rPr>
          <w:rStyle w:val="StyleLatinConsolasCustomColorRGB1270127"/>
        </w:rPr>
        <w:t>encoding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"UTF-8"</w:t>
      </w:r>
      <w:r>
        <w:rPr>
          <w:rFonts w:ascii="Consolas" w:eastAsia="Times New Roman" w:hAnsi="Consolas" w:cs="Consolas"/>
          <w:noProof/>
          <w:color w:val="008080"/>
          <w:szCs w:val="20"/>
          <w:lang w:eastAsia="en-GB"/>
        </w:rPr>
        <w:t>?&gt;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proofErr w:type="spellStart"/>
      <w:r w:rsidRPr="00E30B87">
        <w:rPr>
          <w:rStyle w:val="StyleLatinConsolasCustomColorRGB63127127"/>
        </w:rPr>
        <w:t>PlacementStatusAcknowledgement</w:t>
      </w:r>
      <w:proofErr w:type="spellEnd"/>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gramStart"/>
      <w:r w:rsidRPr="00E30B87">
        <w:rPr>
          <w:rStyle w:val="StyleLatinConsolasCustomColorRGB1270127"/>
        </w:rPr>
        <w:t>identity</w:t>
      </w:r>
      <w:proofErr w:type="gram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"BA-ADS"</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proofErr w:type="gramStart"/>
      <w:r w:rsidRPr="00E30B87">
        <w:rPr>
          <w:rStyle w:val="StyleLatinConsolasCustomColorRGB1270127"/>
        </w:rPr>
        <w:t>messageId</w:t>
      </w:r>
      <w:proofErr w:type="spellEnd"/>
      <w:proofErr w:type="gram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"db800468-4d9f-4c7b-83f0-d9901ffc10c6"</w:t>
      </w:r>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proofErr w:type="gramStart"/>
      <w:r w:rsidRPr="00E30B87">
        <w:rPr>
          <w:rStyle w:val="StyleLatinConsolasCustomColorRGB1270127"/>
        </w:rPr>
        <w:t>messageRef</w:t>
      </w:r>
      <w:proofErr w:type="spellEnd"/>
      <w:proofErr w:type="gram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"07af9955-5514-4b9a-a113-3157078cb456"</w:t>
      </w:r>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gramStart"/>
      <w:r w:rsidRPr="00E30B87">
        <w:rPr>
          <w:rStyle w:val="StyleLatinConsolasCustomColorRGB1270127"/>
        </w:rPr>
        <w:t>version</w:t>
      </w:r>
      <w:proofErr w:type="gram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r w:rsidRPr="00E30B87">
        <w:rPr>
          <w:rStyle w:val="StyleLatinConsolasCustomColorRGB1270127"/>
        </w:rPr>
        <w:t>xmlns</w:t>
      </w:r>
      <w:proofErr w:type="spell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"http://www.scte.org/schemas/130-3/2013/adm"</w:t>
      </w:r>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r w:rsidRPr="00E30B87">
        <w:rPr>
          <w:rStyle w:val="StyleLatinConsolasCustomColorRGB1270127"/>
        </w:rPr>
        <w:t>xmlns:core</w:t>
      </w:r>
      <w:proofErr w:type="spell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"http://www.scte.org/schemas/130-2/2008a/core"</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r w:rsidRPr="00E30B87">
        <w:rPr>
          <w:rStyle w:val="StyleLatinConsolasCustomColorRGB1270127"/>
        </w:rPr>
        <w:t>xmlns:xsi</w:t>
      </w:r>
      <w:proofErr w:type="spell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"http://www.w3.org/2001/XMLSchema-instance"</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roofErr w:type="spellStart"/>
      <w:proofErr w:type="gramStart"/>
      <w:r w:rsidRPr="00E30B87">
        <w:rPr>
          <w:rStyle w:val="StyleLatinConsolasCustomColorRGB1270127"/>
        </w:rPr>
        <w:t>xsi:</w:t>
      </w:r>
      <w:proofErr w:type="gramEnd"/>
      <w:r w:rsidRPr="00E30B87">
        <w:rPr>
          <w:rStyle w:val="StyleLatinConsolasCustomColorRGB1270127"/>
        </w:rPr>
        <w:t>schemaLocation</w:t>
      </w:r>
      <w:proofErr w:type="spellEnd"/>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http://www.scte.org/schemas/130-3/2013/adm SCTE_130-3_2013.xsd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http://www.scte.org/schemas/130-2/2008a/core SCTE_130-2_2008a.xsd "</w:t>
      </w:r>
      <w:r>
        <w:rPr>
          <w:rFonts w:ascii="Consolas" w:eastAsia="Times New Roman" w:hAnsi="Consolas" w:cs="Consolas"/>
          <w:noProof/>
          <w:color w:val="008080"/>
          <w:szCs w:val="20"/>
          <w:lang w:eastAsia="en-GB"/>
        </w:rPr>
        <w:t>&gt;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proofErr w:type="spellStart"/>
      <w:r w:rsidRPr="00E30B87">
        <w:rPr>
          <w:rStyle w:val="StyleLatinConsolasCustomColorRGB63127127"/>
        </w:rPr>
        <w:t>core</w:t>
      </w:r>
      <w:proofErr w:type="gramStart"/>
      <w:r w:rsidRPr="00E30B87">
        <w:rPr>
          <w:rStyle w:val="StyleLatinConsolasCustomColorRGB63127127"/>
        </w:rPr>
        <w:t>:StatusCode</w:t>
      </w:r>
      <w:proofErr w:type="spellEnd"/>
      <w:proofErr w:type="gramEnd"/>
      <w:r>
        <w:rPr>
          <w:rFonts w:ascii="Consolas" w:eastAsia="Times New Roman" w:hAnsi="Consolas" w:cs="Consolas"/>
          <w:noProof/>
          <w:szCs w:val="20"/>
          <w:lang w:eastAsia="en-GB"/>
        </w:rPr>
        <w:t xml:space="preserve"> </w:t>
      </w:r>
      <w:r w:rsidRPr="00E30B87">
        <w:rPr>
          <w:rStyle w:val="StyleLatinConsolasCustomColorRGB1270127"/>
        </w:rPr>
        <w:t>class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proofErr w:type="spellStart"/>
      <w:r w:rsidRPr="00E30B87">
        <w:rPr>
          <w:rStyle w:val="StyleLatinConsolasCustomColorRGB63127127"/>
        </w:rPr>
        <w:t>core</w:t>
      </w:r>
      <w:proofErr w:type="gramStart"/>
      <w:r w:rsidRPr="00E30B87">
        <w:rPr>
          <w:rStyle w:val="StyleLatinConsolasCustomColorRGB63127127"/>
        </w:rPr>
        <w:t>:Note</w:t>
      </w:r>
      <w:proofErr w:type="spellEnd"/>
      <w:proofErr w:type="gramEnd"/>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SUCCESS</w:t>
      </w:r>
      <w:r>
        <w:rPr>
          <w:rFonts w:ascii="Consolas" w:eastAsia="Times New Roman" w:hAnsi="Consolas" w:cs="Consolas"/>
          <w:noProof/>
          <w:color w:val="008080"/>
          <w:szCs w:val="20"/>
          <w:lang w:eastAsia="en-GB"/>
        </w:rPr>
        <w:t>&lt;/</w:t>
      </w:r>
      <w:proofErr w:type="spellStart"/>
      <w:r w:rsidRPr="00E30B87">
        <w:rPr>
          <w:rStyle w:val="StyleLatinConsolasCustomColorRGB63127127"/>
        </w:rPr>
        <w:t>core:Note</w:t>
      </w:r>
      <w:proofErr w:type="spellEnd"/>
      <w:r>
        <w:rPr>
          <w:rFonts w:ascii="Consolas" w:eastAsia="Times New Roman" w:hAnsi="Consolas" w:cs="Consolas"/>
          <w:noProof/>
          <w:color w:val="008080"/>
          <w:szCs w:val="20"/>
          <w:lang w:eastAsia="en-GB"/>
        </w:rPr>
        <w:t>&gt;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proofErr w:type="spellStart"/>
      <w:r w:rsidRPr="00E30B87">
        <w:rPr>
          <w:rStyle w:val="StyleLatinConsolasCustomColorRGB63127127"/>
        </w:rPr>
        <w:t>core</w:t>
      </w:r>
      <w:proofErr w:type="gramStart"/>
      <w:r w:rsidRPr="00E30B87">
        <w:rPr>
          <w:rStyle w:val="StyleLatinConsolasCustomColorRGB63127127"/>
        </w:rPr>
        <w:t>:StatusCode</w:t>
      </w:r>
      <w:proofErr w:type="spellEnd"/>
      <w:proofErr w:type="gramEnd"/>
      <w:r>
        <w:rPr>
          <w:rFonts w:ascii="Consolas" w:eastAsia="Times New Roman" w:hAnsi="Consolas" w:cs="Consolas"/>
          <w:noProof/>
          <w:color w:val="008080"/>
          <w:szCs w:val="20"/>
          <w:lang w:eastAsia="en-GB"/>
        </w:rPr>
        <w:t>&gt;</w:t>
      </w: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p>
    <w:p w:rsidR="00B110B1" w:rsidRDefault="00B110B1" w:rsidP="00B110B1">
      <w:pPr>
        <w:pBdr>
          <w:top w:val="dashSmallGap" w:sz="4" w:space="1" w:color="BFBFBF"/>
          <w:left w:val="dashSmallGap" w:sz="4" w:space="4" w:color="BFBFBF"/>
          <w:bottom w:val="dashSmallGap" w:sz="4" w:space="1" w:color="BFBFBF"/>
          <w:right w:val="dashSmallGap" w:sz="4" w:space="4" w:color="BFBF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proofErr w:type="spellStart"/>
      <w:r w:rsidRPr="00E30B87">
        <w:rPr>
          <w:rStyle w:val="StyleLatinConsolasCustomColorRGB63127127"/>
        </w:rPr>
        <w:t>PlacementStatusAcknowledgement</w:t>
      </w:r>
      <w:proofErr w:type="spellEnd"/>
      <w:r>
        <w:rPr>
          <w:rFonts w:ascii="Consolas" w:eastAsia="Times New Roman" w:hAnsi="Consolas" w:cs="Consolas"/>
          <w:noProof/>
          <w:color w:val="008080"/>
          <w:szCs w:val="20"/>
          <w:lang w:eastAsia="en-GB"/>
        </w:rPr>
        <w:t>&gt;</w:t>
      </w:r>
    </w:p>
    <w:p w:rsidR="00B110B1" w:rsidRDefault="00B110B1" w:rsidP="00B110B1"/>
    <w:p w:rsidR="00B110B1" w:rsidRDefault="00B110B1" w:rsidP="00B110B1">
      <w:pPr>
        <w:pStyle w:val="Heading4"/>
      </w:pPr>
      <w:bookmarkStart w:id="443" w:name="_Toc490729013"/>
      <w:r>
        <w:t>Error Handling and Retry</w:t>
      </w:r>
      <w:bookmarkEnd w:id="443"/>
    </w:p>
    <w:p w:rsidR="00B110B1" w:rsidRDefault="00B110B1" w:rsidP="00B110B1">
      <w:r>
        <w:t xml:space="preserve">If PSNs cannot be delivered for any reason then </w:t>
      </w:r>
      <w:r w:rsidR="00DC6304">
        <w:t xml:space="preserve">the STB should attempt redelivery at a later time using a </w:t>
      </w:r>
      <w:proofErr w:type="spellStart"/>
      <w:r w:rsidR="00DC6304">
        <w:t>backoff</w:t>
      </w:r>
      <w:proofErr w:type="spellEnd"/>
      <w:r w:rsidR="00DC6304">
        <w:t>/retry strategy</w:t>
      </w:r>
      <w:r>
        <w:t>.</w:t>
      </w:r>
      <w:r w:rsidR="00DC6304">
        <w:t xml:space="preserve"> The redelivery is on a per-message basis with the re-delivered message being exactly the same (including message ID) as the original failed message. This will allow Cadent to identify re-delivered messages and delete duplicates in the event that multiple copies make it through to Cadent.</w:t>
      </w:r>
    </w:p>
    <w:p w:rsidR="00B110B1" w:rsidRDefault="00B110B1" w:rsidP="00B110B1"/>
    <w:p w:rsidR="00B110B1" w:rsidRDefault="00B110B1" w:rsidP="00B110B1">
      <w:r>
        <w:t>The STB should periodically retry delivery of thes</w:t>
      </w:r>
      <w:r w:rsidR="00DC6304">
        <w:t>e</w:t>
      </w:r>
      <w:r>
        <w:t xml:space="preserve"> undelivered messages. The retry interval </w:t>
      </w:r>
      <w:r w:rsidR="00DC6304">
        <w:t xml:space="preserve">should </w:t>
      </w:r>
      <w:r>
        <w:t>be configurable and should be set to a value that would minimise impact on the network in the case of multiple failures.</w:t>
      </w:r>
      <w:r w:rsidR="003C5734">
        <w:t xml:space="preserve"> In addition, a </w:t>
      </w:r>
      <w:proofErr w:type="spellStart"/>
      <w:r w:rsidR="003C5734">
        <w:t>backoff</w:t>
      </w:r>
      <w:proofErr w:type="spellEnd"/>
      <w:r w:rsidR="003C5734">
        <w:t xml:space="preserve"> strategy would be implemented to increase the retry interval in the event that multiple retries were required.</w:t>
      </w:r>
    </w:p>
    <w:p w:rsidR="00B22E25" w:rsidRDefault="00B22E25" w:rsidP="00B110B1"/>
    <w:p w:rsidR="00B110B1" w:rsidRDefault="00B110B1" w:rsidP="00B110B1">
      <w:r>
        <w:t>If the STB exceeds a configurable number of retries then eventually, the undelivered message should be dropped.</w:t>
      </w:r>
      <w:r w:rsidR="003C5734">
        <w:t xml:space="preserve"> In these cases we would be relying of back-end diagnostics to detect a problem with the PSN delivery mechanism.</w:t>
      </w:r>
    </w:p>
    <w:p w:rsidR="00DC6304" w:rsidRDefault="00DC6304" w:rsidP="00B110B1"/>
    <w:p w:rsidR="00DC6304" w:rsidRDefault="00DC6304" w:rsidP="00B110B1">
      <w:r>
        <w:t>The http status code and the status code contained within the PSA will control retry behaviour in the following manner –</w:t>
      </w:r>
    </w:p>
    <w:p w:rsidR="00DC6304" w:rsidRDefault="00DC6304" w:rsidP="00DC6304">
      <w:pPr>
        <w:pStyle w:val="ListParagraph"/>
        <w:numPr>
          <w:ilvl w:val="0"/>
          <w:numId w:val="45"/>
        </w:numPr>
      </w:pPr>
      <w:r>
        <w:t>Timeout waiting for response: retry,</w:t>
      </w:r>
    </w:p>
    <w:p w:rsidR="00DC6304" w:rsidRDefault="00DC6304" w:rsidP="00DC6304">
      <w:pPr>
        <w:pStyle w:val="ListParagraph"/>
        <w:numPr>
          <w:ilvl w:val="0"/>
          <w:numId w:val="45"/>
        </w:numPr>
      </w:pPr>
      <w:r>
        <w:t>HTTP status something other than 200: retry,</w:t>
      </w:r>
    </w:p>
    <w:p w:rsidR="00DC6304" w:rsidRDefault="00DC6304" w:rsidP="00DC6304">
      <w:pPr>
        <w:pStyle w:val="ListParagraph"/>
        <w:numPr>
          <w:ilvl w:val="0"/>
          <w:numId w:val="45"/>
        </w:numPr>
      </w:pPr>
      <w:r>
        <w:t>HTTP status = 200 and PSA status not zero: don’t retry,</w:t>
      </w:r>
    </w:p>
    <w:p w:rsidR="00D14AB2" w:rsidRDefault="00DC6304" w:rsidP="00B110B1">
      <w:pPr>
        <w:pStyle w:val="ListParagraph"/>
        <w:numPr>
          <w:ilvl w:val="0"/>
          <w:numId w:val="45"/>
        </w:numPr>
      </w:pPr>
      <w:r>
        <w:t>HTTP status = 200 and PSA status = “</w:t>
      </w:r>
      <w:r w:rsidR="00BA0915">
        <w:t>success</w:t>
      </w:r>
      <w:r>
        <w:t>”: don’t retry, successful delivery.</w:t>
      </w:r>
    </w:p>
    <w:p w:rsidR="00B110B1" w:rsidRDefault="00B110B1" w:rsidP="00B110B1"/>
    <w:p w:rsidR="00B110B1" w:rsidRDefault="00B110B1" w:rsidP="00B110B1">
      <w:pPr>
        <w:pStyle w:val="Heading4"/>
      </w:pPr>
      <w:bookmarkStart w:id="444" w:name="_Toc490729014"/>
      <w:r>
        <w:t>Monitoring</w:t>
      </w:r>
      <w:bookmarkEnd w:id="444"/>
    </w:p>
    <w:p w:rsidR="00B110B1" w:rsidRDefault="00B110B1" w:rsidP="00B110B1">
      <w:r>
        <w:t>Since undelivered PSN directly relate to lost revenue (in that we have no reports of substitutions) it is important that we have some way of monitoring the situation. Given that the STB is failing to deliver, we can’t rely on sending a failure message over the network.</w:t>
      </w:r>
    </w:p>
    <w:p w:rsidR="00B110B1" w:rsidRDefault="00B110B1" w:rsidP="00B110B1"/>
    <w:p w:rsidR="003C5734" w:rsidRPr="00BA368E" w:rsidRDefault="00B110B1" w:rsidP="00B110B1">
      <w:r>
        <w:t>One approach to monitor this situation would be to periodically reconcile logs of decisions sent from the ADS with PSN received. If there were STBs with repeated large discrepancies then this could be used to flag an error.</w:t>
      </w:r>
    </w:p>
    <w:p w:rsidR="00B110B1" w:rsidRPr="004F1935" w:rsidRDefault="00B110B1" w:rsidP="00B110B1"/>
    <w:p w:rsidR="007E7907" w:rsidRDefault="007D208B" w:rsidP="007D208B">
      <w:pPr>
        <w:pStyle w:val="Heading4"/>
      </w:pPr>
      <w:bookmarkStart w:id="445" w:name="_Toc490729015"/>
      <w:bookmarkEnd w:id="405"/>
      <w:r>
        <w:t>Controlling Parameters</w:t>
      </w:r>
      <w:bookmarkEnd w:id="445"/>
    </w:p>
    <w:p w:rsidR="007D208B" w:rsidRDefault="007D208B" w:rsidP="007D208B">
      <w:r>
        <w:t>The delivery of the PSNs and the retry mechanism as implemented on the STB are controlled by a number of parameters. In phase 7a, many of these will be carried in the MPEG-DASH manifest with these moving to the CPE Configuration Service (CCS) file as part of phase 7b. When present in both places, the values in the CCS should take precedence.</w:t>
      </w:r>
    </w:p>
    <w:p w:rsidR="007D208B" w:rsidRDefault="007D208B" w:rsidP="007D208B"/>
    <w:p w:rsidR="007D208B" w:rsidRDefault="007D208B" w:rsidP="007D208B">
      <w:r>
        <w:t>The following table lists these parameters as they appear in both the manifest and the CCS.</w:t>
      </w:r>
      <w:r w:rsidR="00F567AA">
        <w:t xml:space="preserve"> Also listed are typical values, maxima and minima. The STB may use these values for defaults and validation of supplied values.</w:t>
      </w:r>
    </w:p>
    <w:p w:rsidR="007D208B" w:rsidRDefault="007D208B" w:rsidP="007D208B"/>
    <w:tbl>
      <w:tblPr>
        <w:tblStyle w:val="VMTableWithHeader"/>
        <w:tblW w:w="0" w:type="auto"/>
        <w:tblLayout w:type="fixed"/>
        <w:tblLook w:val="04A0" w:firstRow="1" w:lastRow="0" w:firstColumn="1" w:lastColumn="0" w:noHBand="0" w:noVBand="1"/>
      </w:tblPr>
      <w:tblGrid>
        <w:gridCol w:w="2353"/>
        <w:gridCol w:w="2410"/>
        <w:gridCol w:w="4705"/>
      </w:tblGrid>
      <w:tr w:rsidR="003C5734" w:rsidTr="00122A20">
        <w:trPr>
          <w:cnfStyle w:val="100000000000" w:firstRow="1" w:lastRow="0" w:firstColumn="0" w:lastColumn="0" w:oddVBand="0" w:evenVBand="0" w:oddHBand="0" w:evenHBand="0" w:firstRowFirstColumn="0" w:firstRowLastColumn="0" w:lastRowFirstColumn="0" w:lastRowLastColumn="0"/>
        </w:trPr>
        <w:tc>
          <w:tcPr>
            <w:tcW w:w="2353" w:type="dxa"/>
          </w:tcPr>
          <w:p w:rsidR="007D208B" w:rsidRDefault="007D208B" w:rsidP="007D208B">
            <w:r>
              <w:t>CCS parameter</w:t>
            </w:r>
          </w:p>
        </w:tc>
        <w:tc>
          <w:tcPr>
            <w:tcW w:w="2410" w:type="dxa"/>
          </w:tcPr>
          <w:p w:rsidR="007D208B" w:rsidRDefault="007D208B" w:rsidP="007D208B">
            <w:r>
              <w:t>MPEG-DASH Parameter</w:t>
            </w:r>
          </w:p>
        </w:tc>
        <w:tc>
          <w:tcPr>
            <w:tcW w:w="4705" w:type="dxa"/>
          </w:tcPr>
          <w:p w:rsidR="007D208B" w:rsidRDefault="007D208B" w:rsidP="007D208B">
            <w:r>
              <w:t>Description</w:t>
            </w:r>
          </w:p>
        </w:tc>
      </w:tr>
      <w:tr w:rsidR="007D208B" w:rsidTr="00122A20">
        <w:tc>
          <w:tcPr>
            <w:tcW w:w="2353" w:type="dxa"/>
          </w:tcPr>
          <w:p w:rsidR="007D208B" w:rsidRDefault="00122A20" w:rsidP="007D208B">
            <w:proofErr w:type="spellStart"/>
            <w:r>
              <w:t>ba_psn_endpoint</w:t>
            </w:r>
            <w:proofErr w:type="spellEnd"/>
          </w:p>
        </w:tc>
        <w:tc>
          <w:tcPr>
            <w:tcW w:w="2410" w:type="dxa"/>
          </w:tcPr>
          <w:p w:rsidR="007D208B" w:rsidRDefault="003C5734" w:rsidP="007D208B">
            <w:proofErr w:type="spellStart"/>
            <w:r>
              <w:t>PSNTrackingURL</w:t>
            </w:r>
            <w:proofErr w:type="spellEnd"/>
          </w:p>
        </w:tc>
        <w:tc>
          <w:tcPr>
            <w:tcW w:w="4705" w:type="dxa"/>
          </w:tcPr>
          <w:p w:rsidR="007D208B" w:rsidRPr="003C5734" w:rsidRDefault="003C5734" w:rsidP="007D208B">
            <w:r>
              <w:t>The URL where the STB should send the PSN messages.</w:t>
            </w:r>
          </w:p>
        </w:tc>
      </w:tr>
      <w:tr w:rsidR="003C5734" w:rsidTr="00122A20">
        <w:tc>
          <w:tcPr>
            <w:tcW w:w="2353" w:type="dxa"/>
          </w:tcPr>
          <w:p w:rsidR="003C5734" w:rsidRDefault="00122A20" w:rsidP="007D208B">
            <w:proofErr w:type="spellStart"/>
            <w:r>
              <w:t>ba_psn_identity</w:t>
            </w:r>
            <w:proofErr w:type="spellEnd"/>
          </w:p>
        </w:tc>
        <w:tc>
          <w:tcPr>
            <w:tcW w:w="2410" w:type="dxa"/>
          </w:tcPr>
          <w:p w:rsidR="003C5734" w:rsidRDefault="003C5734" w:rsidP="007D208B">
            <w:proofErr w:type="spellStart"/>
            <w:r>
              <w:t>PSNIdentity</w:t>
            </w:r>
            <w:proofErr w:type="spellEnd"/>
          </w:p>
        </w:tc>
        <w:tc>
          <w:tcPr>
            <w:tcW w:w="4705" w:type="dxa"/>
          </w:tcPr>
          <w:p w:rsidR="003C5734" w:rsidRDefault="003C5734" w:rsidP="007D208B">
            <w:r>
              <w:t>The value that should appear in the @identity attribute in the PSN message. Value should be set to “</w:t>
            </w:r>
            <w:r w:rsidRPr="003C5734">
              <w:rPr>
                <w:b/>
              </w:rPr>
              <w:t>TIVO-ADM</w:t>
            </w:r>
            <w:r>
              <w:t>”</w:t>
            </w:r>
          </w:p>
        </w:tc>
      </w:tr>
      <w:tr w:rsidR="003C5734" w:rsidTr="00122A20">
        <w:tc>
          <w:tcPr>
            <w:tcW w:w="2353" w:type="dxa"/>
          </w:tcPr>
          <w:p w:rsidR="003C5734" w:rsidRDefault="00122A20" w:rsidP="007D208B">
            <w:proofErr w:type="spellStart"/>
            <w:r>
              <w:t>ba_psn_timeout</w:t>
            </w:r>
            <w:proofErr w:type="spellEnd"/>
          </w:p>
        </w:tc>
        <w:tc>
          <w:tcPr>
            <w:tcW w:w="2410" w:type="dxa"/>
          </w:tcPr>
          <w:p w:rsidR="003C5734" w:rsidRDefault="003C5734" w:rsidP="007D208B">
            <w:proofErr w:type="spellStart"/>
            <w:r>
              <w:t>PSNTimeoutMillis</w:t>
            </w:r>
            <w:proofErr w:type="spellEnd"/>
          </w:p>
        </w:tc>
        <w:tc>
          <w:tcPr>
            <w:tcW w:w="4705" w:type="dxa"/>
          </w:tcPr>
          <w:p w:rsidR="003C5734" w:rsidRDefault="003C5734" w:rsidP="007D208B">
            <w:r>
              <w:t xml:space="preserve">The period after which the STB, having received no response from the URL for reporting PSNs, should consider the request failed. Typical value </w:t>
            </w:r>
            <w:r w:rsidRPr="003C5734">
              <w:rPr>
                <w:b/>
              </w:rPr>
              <w:t>2200</w:t>
            </w:r>
            <w:r>
              <w:t>.</w:t>
            </w:r>
          </w:p>
          <w:p w:rsidR="00F567AA" w:rsidRDefault="00F567AA" w:rsidP="007D208B">
            <w:r>
              <w:t>Minimum: 100; Maximum: 10000.</w:t>
            </w:r>
          </w:p>
        </w:tc>
      </w:tr>
      <w:tr w:rsidR="003C5734" w:rsidTr="00122A20">
        <w:tc>
          <w:tcPr>
            <w:tcW w:w="2353" w:type="dxa"/>
          </w:tcPr>
          <w:p w:rsidR="003C5734" w:rsidRDefault="00122A20" w:rsidP="007D208B">
            <w:proofErr w:type="spellStart"/>
            <w:r>
              <w:t>ba_retry_delay</w:t>
            </w:r>
            <w:proofErr w:type="spellEnd"/>
          </w:p>
        </w:tc>
        <w:tc>
          <w:tcPr>
            <w:tcW w:w="2410" w:type="dxa"/>
          </w:tcPr>
          <w:p w:rsidR="003C5734" w:rsidRDefault="003C5734" w:rsidP="007D208B">
            <w:proofErr w:type="spellStart"/>
            <w:r>
              <w:t>PSNRetryInitialSecs</w:t>
            </w:r>
            <w:proofErr w:type="spellEnd"/>
          </w:p>
        </w:tc>
        <w:tc>
          <w:tcPr>
            <w:tcW w:w="4705" w:type="dxa"/>
          </w:tcPr>
          <w:p w:rsidR="003C5734" w:rsidRDefault="003C5734" w:rsidP="00F567AA">
            <w:r>
              <w:t xml:space="preserve">Following a failure, the number of seconds that should elapse before the STB retries the PSN delivery. Typical value </w:t>
            </w:r>
            <w:r w:rsidRPr="003C5734">
              <w:rPr>
                <w:b/>
              </w:rPr>
              <w:t>10</w:t>
            </w:r>
            <w:r>
              <w:t>.</w:t>
            </w:r>
          </w:p>
          <w:p w:rsidR="00F567AA" w:rsidRDefault="00F567AA" w:rsidP="00F567AA">
            <w:r>
              <w:t>Minimum: 1; Maximum: 600.</w:t>
            </w:r>
          </w:p>
        </w:tc>
      </w:tr>
      <w:tr w:rsidR="003C5734" w:rsidTr="00122A20">
        <w:tc>
          <w:tcPr>
            <w:tcW w:w="2353" w:type="dxa"/>
          </w:tcPr>
          <w:p w:rsidR="003C5734" w:rsidRDefault="00122A20" w:rsidP="007D208B">
            <w:proofErr w:type="spellStart"/>
            <w:r>
              <w:t>lgi_retry_delay_max</w:t>
            </w:r>
            <w:proofErr w:type="spellEnd"/>
          </w:p>
        </w:tc>
        <w:tc>
          <w:tcPr>
            <w:tcW w:w="2410" w:type="dxa"/>
          </w:tcPr>
          <w:p w:rsidR="003C5734" w:rsidRDefault="003C5734" w:rsidP="007D208B">
            <w:proofErr w:type="spellStart"/>
            <w:r>
              <w:t>PSNRetryMaxSecs</w:t>
            </w:r>
            <w:proofErr w:type="spellEnd"/>
          </w:p>
        </w:tc>
        <w:tc>
          <w:tcPr>
            <w:tcW w:w="4705" w:type="dxa"/>
          </w:tcPr>
          <w:p w:rsidR="003C5734" w:rsidRDefault="003C5734" w:rsidP="007D208B">
            <w:r>
              <w:t xml:space="preserve">The maximum interval between retries when implementing a </w:t>
            </w:r>
            <w:proofErr w:type="spellStart"/>
            <w:r>
              <w:t>backoff</w:t>
            </w:r>
            <w:proofErr w:type="spellEnd"/>
            <w:r>
              <w:t xml:space="preserve"> strategy. Typical value: </w:t>
            </w:r>
            <w:r w:rsidRPr="003C5734">
              <w:rPr>
                <w:b/>
              </w:rPr>
              <w:t>3600</w:t>
            </w:r>
            <w:r>
              <w:t>.</w:t>
            </w:r>
          </w:p>
          <w:p w:rsidR="00F567AA" w:rsidRDefault="00F567AA" w:rsidP="007D208B">
            <w:r>
              <w:t>Minimum: 10; Maximum: 21600.</w:t>
            </w:r>
          </w:p>
        </w:tc>
      </w:tr>
      <w:tr w:rsidR="003C5734" w:rsidTr="00122A20">
        <w:tc>
          <w:tcPr>
            <w:tcW w:w="2353" w:type="dxa"/>
          </w:tcPr>
          <w:p w:rsidR="003C5734" w:rsidRDefault="00122A20" w:rsidP="007D208B">
            <w:proofErr w:type="spellStart"/>
            <w:r>
              <w:t>ba_max_retry</w:t>
            </w:r>
            <w:proofErr w:type="spellEnd"/>
          </w:p>
        </w:tc>
        <w:tc>
          <w:tcPr>
            <w:tcW w:w="2410" w:type="dxa"/>
          </w:tcPr>
          <w:p w:rsidR="003C5734" w:rsidRDefault="003C5734" w:rsidP="007D208B">
            <w:proofErr w:type="spellStart"/>
            <w:r>
              <w:t>PSNMaxRetries</w:t>
            </w:r>
            <w:proofErr w:type="spellEnd"/>
          </w:p>
        </w:tc>
        <w:tc>
          <w:tcPr>
            <w:tcW w:w="4705" w:type="dxa"/>
          </w:tcPr>
          <w:p w:rsidR="003C5734" w:rsidRDefault="003C5734" w:rsidP="00F567AA">
            <w:r>
              <w:t xml:space="preserve">The maximum number of retries for PSN delivery. Typical value:  </w:t>
            </w:r>
            <w:r w:rsidR="00B47BE0">
              <w:rPr>
                <w:b/>
              </w:rPr>
              <w:t>5</w:t>
            </w:r>
            <w:r>
              <w:t>.</w:t>
            </w:r>
          </w:p>
          <w:p w:rsidR="00F567AA" w:rsidRDefault="00B47BE0" w:rsidP="00F567AA">
            <w:r>
              <w:t>Minimum: 0; Maximum: 1</w:t>
            </w:r>
            <w:r w:rsidR="00F567AA">
              <w:t>0.</w:t>
            </w:r>
          </w:p>
        </w:tc>
      </w:tr>
      <w:tr w:rsidR="003C5734" w:rsidTr="00122A20">
        <w:tc>
          <w:tcPr>
            <w:tcW w:w="2353" w:type="dxa"/>
          </w:tcPr>
          <w:p w:rsidR="003C5734" w:rsidRDefault="00122A20" w:rsidP="007D208B">
            <w:proofErr w:type="spellStart"/>
            <w:r>
              <w:t>lgi_retry_delay_multiplier</w:t>
            </w:r>
            <w:proofErr w:type="spellEnd"/>
          </w:p>
        </w:tc>
        <w:tc>
          <w:tcPr>
            <w:tcW w:w="2410" w:type="dxa"/>
          </w:tcPr>
          <w:p w:rsidR="003C5734" w:rsidRDefault="003C5734" w:rsidP="007D208B">
            <w:proofErr w:type="spellStart"/>
            <w:r>
              <w:t>PSNRetryBackoffMultiplier</w:t>
            </w:r>
            <w:proofErr w:type="spellEnd"/>
          </w:p>
        </w:tc>
        <w:tc>
          <w:tcPr>
            <w:tcW w:w="4705" w:type="dxa"/>
          </w:tcPr>
          <w:p w:rsidR="003C5734" w:rsidRDefault="003C5734" w:rsidP="007D208B">
            <w:r>
              <w:t xml:space="preserve">A multiplier that defines how the retry interval increases with each retry. Typical value: </w:t>
            </w:r>
            <w:r w:rsidRPr="003C5734">
              <w:rPr>
                <w:b/>
              </w:rPr>
              <w:t>6</w:t>
            </w:r>
            <w:r>
              <w:t>.</w:t>
            </w:r>
          </w:p>
          <w:p w:rsidR="00F567AA" w:rsidRDefault="00B47BE0" w:rsidP="007D208B">
            <w:r>
              <w:t>Minimum: 1; Maximum: 100</w:t>
            </w:r>
            <w:r w:rsidR="00F567AA">
              <w:t>.</w:t>
            </w:r>
          </w:p>
        </w:tc>
      </w:tr>
    </w:tbl>
    <w:p w:rsidR="007D208B" w:rsidRDefault="007D208B" w:rsidP="007D208B"/>
    <w:p w:rsidR="00036F4C" w:rsidRDefault="00036F4C" w:rsidP="00D42A94">
      <w:pPr>
        <w:pStyle w:val="Heading2"/>
        <w:pageBreakBefore/>
        <w:tabs>
          <w:tab w:val="num" w:pos="720"/>
        </w:tabs>
      </w:pPr>
      <w:bookmarkStart w:id="446" w:name="_Toc483320937"/>
      <w:bookmarkStart w:id="447" w:name="_Ref428909686"/>
      <w:bookmarkStart w:id="448" w:name="_Ref428910771"/>
      <w:bookmarkStart w:id="449" w:name="_Ref428911012"/>
      <w:bookmarkStart w:id="450" w:name="_Toc490729016"/>
      <w:bookmarkEnd w:id="446"/>
      <w:r w:rsidRPr="00CF0CA0">
        <w:t>Real Time Decisioning</w:t>
      </w:r>
      <w:bookmarkEnd w:id="447"/>
      <w:bookmarkEnd w:id="448"/>
      <w:bookmarkEnd w:id="449"/>
      <w:bookmarkEnd w:id="450"/>
    </w:p>
    <w:p w:rsidR="00036F4C" w:rsidRDefault="00036F4C" w:rsidP="00773BE0">
      <w:pPr>
        <w:rPr>
          <w:rFonts w:eastAsiaTheme="minorHAnsi" w:cs="Arial"/>
        </w:rPr>
      </w:pPr>
      <w:r w:rsidRPr="00334BA6">
        <w:rPr>
          <w:rFonts w:eastAsiaTheme="minorHAnsi" w:cs="Arial"/>
        </w:rPr>
        <w:t xml:space="preserve">Real time decisioning occurs between the Arris MDC manifest manipulator and the </w:t>
      </w:r>
      <w:r w:rsidR="0000168A">
        <w:rPr>
          <w:rFonts w:eastAsiaTheme="minorHAnsi" w:cs="Arial"/>
        </w:rPr>
        <w:t>Cadent</w:t>
      </w:r>
      <w:r w:rsidR="0000168A" w:rsidRPr="00334BA6">
        <w:rPr>
          <w:rFonts w:eastAsiaTheme="minorHAnsi" w:cs="Arial"/>
        </w:rPr>
        <w:t xml:space="preserve"> </w:t>
      </w:r>
      <w:r w:rsidRPr="00334BA6">
        <w:rPr>
          <w:rFonts w:eastAsiaTheme="minorHAnsi" w:cs="Arial"/>
        </w:rPr>
        <w:t>ADS, and takes place for all IP VOD stream requests.</w:t>
      </w:r>
    </w:p>
    <w:p w:rsidR="00773BE0" w:rsidRPr="00334BA6" w:rsidRDefault="00773BE0" w:rsidP="00773BE0">
      <w:pPr>
        <w:rPr>
          <w:rFonts w:eastAsiaTheme="minorHAnsi" w:cs="Arial"/>
        </w:rPr>
      </w:pPr>
    </w:p>
    <w:p w:rsidR="00036F4C" w:rsidRDefault="00036F4C" w:rsidP="00773BE0">
      <w:pPr>
        <w:rPr>
          <w:rFonts w:eastAsiaTheme="minorHAnsi" w:cs="Arial"/>
        </w:rPr>
      </w:pPr>
      <w:r w:rsidRPr="00334BA6">
        <w:rPr>
          <w:rFonts w:eastAsiaTheme="minorHAnsi" w:cs="Arial"/>
        </w:rPr>
        <w:t xml:space="preserve">Initially the </w:t>
      </w:r>
      <w:r w:rsidR="0000168A">
        <w:rPr>
          <w:rFonts w:eastAsiaTheme="minorHAnsi" w:cs="Arial"/>
        </w:rPr>
        <w:t>Cadent</w:t>
      </w:r>
      <w:r w:rsidR="0000168A" w:rsidRPr="00334BA6">
        <w:rPr>
          <w:rFonts w:eastAsiaTheme="minorHAnsi" w:cs="Arial"/>
        </w:rPr>
        <w:t xml:space="preserve"> </w:t>
      </w:r>
      <w:r w:rsidRPr="00334BA6">
        <w:rPr>
          <w:rFonts w:eastAsiaTheme="minorHAnsi" w:cs="Arial"/>
        </w:rPr>
        <w:t xml:space="preserve">platform uses information (provided in the request) about the piece of content, the user/device and the time to make a decision as to whether the request is suitable for ad-insertion. If it is, </w:t>
      </w:r>
      <w:r w:rsidR="0000168A">
        <w:rPr>
          <w:rFonts w:eastAsiaTheme="minorHAnsi" w:cs="Arial"/>
        </w:rPr>
        <w:t>Cadent</w:t>
      </w:r>
      <w:r w:rsidR="0000168A" w:rsidRPr="00334BA6">
        <w:rPr>
          <w:rFonts w:eastAsiaTheme="minorHAnsi" w:cs="Arial"/>
        </w:rPr>
        <w:t xml:space="preserve"> </w:t>
      </w:r>
      <w:r w:rsidRPr="00334BA6">
        <w:rPr>
          <w:rFonts w:eastAsiaTheme="minorHAnsi" w:cs="Arial"/>
        </w:rPr>
        <w:t>then uses the same information to make further decisions relating to what advertisements to place.  This is driven by campaign management and ad opportunity metadata provided with the content metadata</w:t>
      </w:r>
      <w:r w:rsidR="00E928EF">
        <w:rPr>
          <w:rFonts w:eastAsiaTheme="minorHAnsi" w:cs="Arial"/>
        </w:rPr>
        <w:t>.</w:t>
      </w:r>
    </w:p>
    <w:p w:rsidR="00773BE0" w:rsidRDefault="00773BE0" w:rsidP="00773BE0">
      <w:pPr>
        <w:rPr>
          <w:rFonts w:eastAsiaTheme="minorHAnsi" w:cs="Arial"/>
        </w:rPr>
      </w:pPr>
    </w:p>
    <w:p w:rsidR="005516ED" w:rsidRDefault="00036F4C" w:rsidP="00773BE0">
      <w:pPr>
        <w:rPr>
          <w:rFonts w:eastAsiaTheme="minorHAnsi" w:cs="Arial"/>
        </w:rPr>
      </w:pPr>
      <w:r>
        <w:rPr>
          <w:rFonts w:eastAsiaTheme="minorHAnsi" w:cs="Arial"/>
        </w:rPr>
        <w:t xml:space="preserve">The preferred option for the communications between Arris MDC &amp; </w:t>
      </w:r>
      <w:r w:rsidR="0000168A">
        <w:rPr>
          <w:rFonts w:eastAsiaTheme="minorHAnsi" w:cs="Arial"/>
        </w:rPr>
        <w:t xml:space="preserve">Cadent </w:t>
      </w:r>
      <w:r>
        <w:rPr>
          <w:rFonts w:eastAsiaTheme="minorHAnsi" w:cs="Arial"/>
        </w:rPr>
        <w:t xml:space="preserve">is </w:t>
      </w:r>
      <w:r w:rsidR="00D42A94">
        <w:rPr>
          <w:rFonts w:eastAsiaTheme="minorHAnsi" w:cs="Arial"/>
        </w:rPr>
        <w:t>SCTE 130-3 since this will align with the protocol being used for lin</w:t>
      </w:r>
      <w:r w:rsidR="00CC7B48">
        <w:rPr>
          <w:rFonts w:eastAsiaTheme="minorHAnsi" w:cs="Arial"/>
        </w:rPr>
        <w:t>ear targeted ad insertion</w:t>
      </w:r>
      <w:r w:rsidR="00D42A94">
        <w:rPr>
          <w:rFonts w:eastAsiaTheme="minorHAnsi" w:cs="Arial"/>
        </w:rPr>
        <w:t>.</w:t>
      </w:r>
    </w:p>
    <w:p w:rsidR="005516ED" w:rsidRDefault="005516ED" w:rsidP="00773BE0">
      <w:pPr>
        <w:rPr>
          <w:rFonts w:cs="Calibri"/>
          <w:iCs/>
          <w:kern w:val="28"/>
        </w:rPr>
      </w:pPr>
    </w:p>
    <w:p w:rsidR="00036F4C" w:rsidRDefault="00036F4C" w:rsidP="00773BE0">
      <w:pPr>
        <w:rPr>
          <w:rFonts w:eastAsiaTheme="minorHAnsi" w:cs="Arial"/>
        </w:rPr>
      </w:pPr>
      <w:r w:rsidRPr="00334BA6">
        <w:rPr>
          <w:rFonts w:eastAsiaTheme="minorHAnsi" w:cs="Arial"/>
        </w:rPr>
        <w:t xml:space="preserve">As part of the manifest request flow detailed in </w:t>
      </w:r>
      <w:r w:rsidR="00D42A94">
        <w:rPr>
          <w:rFonts w:eastAsiaTheme="minorHAnsi" w:cs="Arial"/>
        </w:rPr>
        <w:t xml:space="preserve">the </w:t>
      </w:r>
      <w:r w:rsidRPr="00334BA6">
        <w:rPr>
          <w:rFonts w:eastAsiaTheme="minorHAnsi" w:cs="Arial"/>
        </w:rPr>
        <w:t xml:space="preserve">section </w:t>
      </w:r>
      <w:r w:rsidR="00E928EF">
        <w:rPr>
          <w:rFonts w:eastAsiaTheme="minorHAnsi" w:cs="Arial"/>
        </w:rPr>
        <w:fldChar w:fldCharType="begin"/>
      </w:r>
      <w:r w:rsidR="00E928EF">
        <w:rPr>
          <w:rFonts w:eastAsiaTheme="minorHAnsi" w:cs="Arial"/>
        </w:rPr>
        <w:instrText xml:space="preserve"> REF _Ref417929511 \h </w:instrText>
      </w:r>
      <w:r w:rsidR="00773BE0">
        <w:rPr>
          <w:rFonts w:eastAsiaTheme="minorHAnsi" w:cs="Arial"/>
        </w:rPr>
        <w:instrText xml:space="preserve"> \* MERGEFORMAT </w:instrText>
      </w:r>
      <w:r w:rsidR="00E928EF">
        <w:rPr>
          <w:rFonts w:eastAsiaTheme="minorHAnsi" w:cs="Arial"/>
        </w:rPr>
      </w:r>
      <w:r w:rsidR="00E928EF">
        <w:rPr>
          <w:rFonts w:eastAsiaTheme="minorHAnsi" w:cs="Arial"/>
        </w:rPr>
        <w:fldChar w:fldCharType="separate"/>
      </w:r>
      <w:r w:rsidR="000A5A58" w:rsidRPr="00CF0CA0">
        <w:t>Manifest requesting flow</w:t>
      </w:r>
      <w:r w:rsidR="00E928EF">
        <w:rPr>
          <w:rFonts w:eastAsiaTheme="minorHAnsi" w:cs="Arial"/>
        </w:rPr>
        <w:fldChar w:fldCharType="end"/>
      </w:r>
      <w:r w:rsidRPr="00334BA6">
        <w:rPr>
          <w:rFonts w:eastAsiaTheme="minorHAnsi" w:cs="Arial"/>
        </w:rPr>
        <w:t xml:space="preserve">, the </w:t>
      </w:r>
      <w:r>
        <w:rPr>
          <w:rFonts w:eastAsiaTheme="minorHAnsi" w:cs="Arial"/>
        </w:rPr>
        <w:t xml:space="preserve">MDC </w:t>
      </w:r>
      <w:r w:rsidRPr="00334BA6">
        <w:rPr>
          <w:rFonts w:eastAsiaTheme="minorHAnsi" w:cs="Arial"/>
        </w:rPr>
        <w:t>manifest manipulator receives a manifest request from the client/player, which includes details of the content being requested (PID/PAID for VOD content</w:t>
      </w:r>
      <w:r>
        <w:rPr>
          <w:rFonts w:eastAsiaTheme="minorHAnsi" w:cs="Arial"/>
        </w:rPr>
        <w:t>) and</w:t>
      </w:r>
      <w:r w:rsidRPr="00334BA6">
        <w:rPr>
          <w:rFonts w:eastAsiaTheme="minorHAnsi" w:cs="Arial"/>
        </w:rPr>
        <w:t xml:space="preserve"> device/custo</w:t>
      </w:r>
      <w:r>
        <w:rPr>
          <w:rFonts w:eastAsiaTheme="minorHAnsi" w:cs="Arial"/>
        </w:rPr>
        <w:t>mer identification information</w:t>
      </w:r>
      <w:r w:rsidRPr="00334BA6">
        <w:rPr>
          <w:rFonts w:eastAsiaTheme="minorHAnsi" w:cs="Arial"/>
        </w:rPr>
        <w:t>.</w:t>
      </w:r>
      <w:r>
        <w:rPr>
          <w:rFonts w:eastAsiaTheme="minorHAnsi" w:cs="Arial"/>
        </w:rPr>
        <w:t xml:space="preserve"> </w:t>
      </w:r>
      <w:r w:rsidRPr="00334BA6">
        <w:rPr>
          <w:rFonts w:eastAsiaTheme="minorHAnsi" w:cs="Arial"/>
        </w:rPr>
        <w:t xml:space="preserve">The Arris MDC uses this information to form a </w:t>
      </w:r>
      <w:r w:rsidR="00D42A94">
        <w:rPr>
          <w:rFonts w:eastAsiaTheme="minorHAnsi" w:cs="Arial"/>
        </w:rPr>
        <w:t xml:space="preserve">SCTE 130 </w:t>
      </w:r>
      <w:r w:rsidRPr="00334BA6">
        <w:rPr>
          <w:rFonts w:eastAsiaTheme="minorHAnsi" w:cs="Arial"/>
        </w:rPr>
        <w:t xml:space="preserve">ad decisioning/placement request to send to the </w:t>
      </w:r>
      <w:r w:rsidR="0000168A">
        <w:rPr>
          <w:rFonts w:eastAsiaTheme="minorHAnsi" w:cs="Arial"/>
        </w:rPr>
        <w:t>Cadent</w:t>
      </w:r>
      <w:r w:rsidR="0000168A" w:rsidRPr="00334BA6">
        <w:rPr>
          <w:rFonts w:eastAsiaTheme="minorHAnsi" w:cs="Arial"/>
        </w:rPr>
        <w:t xml:space="preserve"> </w:t>
      </w:r>
      <w:r w:rsidRPr="00334BA6">
        <w:rPr>
          <w:rFonts w:eastAsiaTheme="minorHAnsi" w:cs="Arial"/>
        </w:rPr>
        <w:t>ADS</w:t>
      </w:r>
      <w:r>
        <w:rPr>
          <w:rFonts w:eastAsiaTheme="minorHAnsi" w:cs="Arial"/>
        </w:rPr>
        <w:t xml:space="preserve"> </w:t>
      </w:r>
    </w:p>
    <w:p w:rsidR="00773BE0" w:rsidRDefault="00773BE0" w:rsidP="00773BE0">
      <w:pPr>
        <w:rPr>
          <w:rFonts w:eastAsiaTheme="minorHAnsi" w:cs="Arial"/>
        </w:rPr>
      </w:pPr>
    </w:p>
    <w:p w:rsidR="0000168A" w:rsidRDefault="0000168A" w:rsidP="00AA4704">
      <w:pPr>
        <w:pStyle w:val="Heading3"/>
      </w:pPr>
      <w:bookmarkStart w:id="451" w:name="_Toc478455177"/>
      <w:bookmarkStart w:id="452" w:name="_Toc480883815"/>
      <w:bookmarkStart w:id="453" w:name="_Toc478455178"/>
      <w:bookmarkStart w:id="454" w:name="_Toc480883816"/>
      <w:bookmarkStart w:id="455" w:name="_Toc480883817"/>
      <w:bookmarkStart w:id="456" w:name="_Toc480883819"/>
      <w:bookmarkStart w:id="457" w:name="_Toc480883820"/>
      <w:bookmarkStart w:id="458" w:name="_Toc480883821"/>
      <w:bookmarkStart w:id="459" w:name="_Toc480883822"/>
      <w:bookmarkStart w:id="460" w:name="_Toc480883823"/>
      <w:bookmarkStart w:id="461" w:name="_Toc480883824"/>
      <w:bookmarkStart w:id="462" w:name="_Toc480883825"/>
      <w:bookmarkStart w:id="463" w:name="_Toc480883861"/>
      <w:bookmarkStart w:id="464" w:name="_Toc480883862"/>
      <w:bookmarkStart w:id="465" w:name="_Toc480883863"/>
      <w:bookmarkStart w:id="466" w:name="_Toc480883864"/>
      <w:bookmarkStart w:id="467" w:name="_Toc480883865"/>
      <w:bookmarkStart w:id="468" w:name="_Toc480883867"/>
      <w:bookmarkStart w:id="469" w:name="_Toc480883869"/>
      <w:bookmarkStart w:id="470" w:name="_Toc480883870"/>
      <w:bookmarkStart w:id="471" w:name="_Toc480883871"/>
      <w:bookmarkStart w:id="472" w:name="_Toc480883873"/>
      <w:bookmarkStart w:id="473" w:name="_Toc480883874"/>
      <w:bookmarkStart w:id="474" w:name="_Toc480883875"/>
      <w:bookmarkStart w:id="475" w:name="_Toc480883876"/>
      <w:bookmarkStart w:id="476" w:name="_Toc480883877"/>
      <w:bookmarkStart w:id="477" w:name="_Toc480883878"/>
      <w:bookmarkStart w:id="478" w:name="_Toc480883884"/>
      <w:bookmarkStart w:id="479" w:name="_Toc480883886"/>
      <w:bookmarkStart w:id="480" w:name="_Toc480883887"/>
      <w:bookmarkStart w:id="481" w:name="_Toc480883888"/>
      <w:bookmarkStart w:id="482" w:name="_Toc480883889"/>
      <w:bookmarkStart w:id="483" w:name="_Toc480883890"/>
      <w:bookmarkStart w:id="484" w:name="_Toc480883892"/>
      <w:bookmarkStart w:id="485" w:name="_Toc480883893"/>
      <w:bookmarkStart w:id="486" w:name="_Toc480883894"/>
      <w:bookmarkStart w:id="487" w:name="_Toc480883895"/>
      <w:bookmarkStart w:id="488" w:name="_Toc480883897"/>
      <w:bookmarkStart w:id="489" w:name="_Toc480883904"/>
      <w:bookmarkStart w:id="490" w:name="_Toc490729017"/>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Cadent Decisioning</w:t>
      </w:r>
      <w:bookmarkEnd w:id="490"/>
    </w:p>
    <w:p w:rsidR="0000168A" w:rsidRDefault="0000168A" w:rsidP="0000168A">
      <w:r>
        <w:t>Cadent forms a playlist based on the provider and the structure of the content and then targets ads into this structure based on rules that work on subscriber data (audience qualifiers). The structure will typically depend on rules that revolve around the provider and the type of content. For instance, there might be a rule that defines that content from Sky with one mid roll will be structured as promo, 2 ads, bumper, part1, 2 ads, part 2, bumper, promo. On top of this, Cadent will use information it knows about the subscriber and the programme type to target ads and promos into the slots that are most likely to appeal to the customer. Customer data is held in Cadent’s Subscriber Information Service (SIS) and is accessed using the STB’s MAC address as the key (this being passed in the SCTE 130-3 request).</w:t>
      </w:r>
    </w:p>
    <w:p w:rsidR="006C759B" w:rsidRDefault="006C759B" w:rsidP="0000168A"/>
    <w:p w:rsidR="006C759B" w:rsidRDefault="006C759B" w:rsidP="0000168A">
      <w:r>
        <w:t>There might also be specific campaign targeting to specific content based on the content’s Provider ID and Provider Asset ID (PID/PAID). This information would have been defined in the campaign manager and targeted through the PID/PAID values passed in the SCTE 130-3 request.</w:t>
      </w:r>
    </w:p>
    <w:p w:rsidR="0000168A" w:rsidRPr="0000168A" w:rsidRDefault="0000168A" w:rsidP="0000168A"/>
    <w:p w:rsidR="006C759B" w:rsidRDefault="006C759B" w:rsidP="00AA4704">
      <w:pPr>
        <w:pStyle w:val="Heading3"/>
      </w:pPr>
      <w:bookmarkStart w:id="491" w:name="_Toc490729018"/>
      <w:proofErr w:type="spellStart"/>
      <w:r>
        <w:t>Fallback</w:t>
      </w:r>
      <w:proofErr w:type="spellEnd"/>
      <w:r>
        <w:t xml:space="preserve"> Decisioning</w:t>
      </w:r>
      <w:bookmarkEnd w:id="491"/>
    </w:p>
    <w:p w:rsidR="006C759B" w:rsidRDefault="006C759B" w:rsidP="006C759B">
      <w:r>
        <w:t>For the full structuring of breaks and targeting based on specific content, Cadent needs advance information about the content that has been ingested into the system through SeaChange and the structure of the mid-roll breaks in that content. This allows a high degree of tailoring to be performed in the ad decision.</w:t>
      </w:r>
    </w:p>
    <w:p w:rsidR="006C759B" w:rsidRDefault="006C759B" w:rsidP="006C759B"/>
    <w:p w:rsidR="006C759B" w:rsidRDefault="006C759B" w:rsidP="006C759B">
      <w:r>
        <w:t>However, there is a possibility that this information does not reach Cadent before it is published in Traxis. This can be the case for Late Exclusives where VM only receive the media a short time before the publishing date and the content needs to be rushed through.</w:t>
      </w:r>
    </w:p>
    <w:p w:rsidR="006C759B" w:rsidRDefault="006C759B" w:rsidP="006C759B"/>
    <w:p w:rsidR="006C759B" w:rsidRDefault="006C759B" w:rsidP="006C759B">
      <w:r>
        <w:t>In these cases, Cadent can still perform targeting although with a lesser degree of finesse. In these cases, Cadent won’t know the internal break structure and thus won’t be able to use mid roll breaks but can still structure ads before and after the main event. There will also be rules based on the provider (passed in the SCTE 130-3 request) that will allow Cadent to use a structure suitable for that provider’s content. Personalised targeting can still be used to a degree since Cadent will still have the identity of the requesting STB</w:t>
      </w:r>
      <w:r w:rsidR="0073634F">
        <w:t xml:space="preserve"> but will need to use a more generic set of campaigns since the exact type of the content will not be known.</w:t>
      </w:r>
    </w:p>
    <w:p w:rsidR="0073634F" w:rsidRDefault="0073634F" w:rsidP="006C759B"/>
    <w:p w:rsidR="0073634F" w:rsidRDefault="0073634F" w:rsidP="0073634F">
      <w:pPr>
        <w:pStyle w:val="Heading3"/>
      </w:pPr>
      <w:bookmarkStart w:id="492" w:name="_Toc490729019"/>
      <w:r>
        <w:t>Ad Availability</w:t>
      </w:r>
      <w:bookmarkEnd w:id="492"/>
    </w:p>
    <w:p w:rsidR="006C759B" w:rsidRDefault="0073634F" w:rsidP="006C759B">
      <w:r>
        <w:t>Another operational point related to the above is that of ad availability. Cadent can only use ads that it knows are available on the system for playout and this notification mechanism is the same as that used for main content. However, in the case of ads, Cadent can’t use default rules. For main content, Cadent knows that the content exists since it is receiving a SCTE 130-3 request for it. However, for ads, it needs positive confirmation that these are on the platform before it places these into decisions. This limitation can be largely mitigated by ensuring that there is sufficient lead time on ads and content allowing them to be ingested into the platform in good time.</w:t>
      </w:r>
    </w:p>
    <w:p w:rsidR="006C759B" w:rsidRPr="006C759B" w:rsidRDefault="006C759B" w:rsidP="006C759B"/>
    <w:p w:rsidR="00AA4704" w:rsidRDefault="00AA4704" w:rsidP="00AA4704">
      <w:pPr>
        <w:pStyle w:val="Heading3"/>
      </w:pPr>
      <w:bookmarkStart w:id="493" w:name="_Toc490729020"/>
      <w:r>
        <w:t>Ad Decisioning Request – MDC to Cadent</w:t>
      </w:r>
      <w:bookmarkEnd w:id="493"/>
    </w:p>
    <w:p w:rsidR="00AA4704" w:rsidRDefault="00AA4704" w:rsidP="00AA4704">
      <w:r>
        <w:t xml:space="preserve">The MDC queries Cadent in order to determine the structure of the content manifest that it needs to build for the end client. The </w:t>
      </w:r>
      <w:r w:rsidR="00957EC7">
        <w:t>MM</w:t>
      </w:r>
      <w:r>
        <w:t xml:space="preserve"> queries the Cadent passing in the identity of the client in terms of the client’s MAC address and the identity of the VoD asset to be played in terms of the provider ID and asset ID. This is sent as an HTTP request with an XML payload to the Cadent Ad Router.</w:t>
      </w:r>
    </w:p>
    <w:p w:rsidR="00AA4704" w:rsidRDefault="00AA4704" w:rsidP="00AA4704"/>
    <w:p w:rsidR="00AA4704" w:rsidRDefault="00AA4704" w:rsidP="00AA4704">
      <w:r>
        <w:t>The Ad Router will then query the Cadent SIS in order to embellish the request with audience qualifiers (AQs) relevant to the client and then forward the request to the Cadent ADS.</w:t>
      </w:r>
    </w:p>
    <w:p w:rsidR="00AA4704" w:rsidRDefault="00AA4704" w:rsidP="00AA4704"/>
    <w:p w:rsidR="00AA4704" w:rsidRDefault="00957EC7" w:rsidP="00AA4704">
      <w:r>
        <w:t>The ADS consults its database to retrieve an ad map relevant to the requested content and then populates the template response with suitable ads based on rules around the AQs. The ad map determines the structure in terms of whether to include pre-rolls, post-rolls and mid-rolls and the length of the breaks in each of these. Where mid-rolls are used, the assumption is that the content itself will have been conditioned with breaks in the appropriate places (as originally specified by SCTE 35 markers) and that the VSPP will partition the related content manifest into periods with the breaks between periods relating to the mid-roll breaks.</w:t>
      </w:r>
    </w:p>
    <w:p w:rsidR="00957EC7" w:rsidRDefault="00957EC7" w:rsidP="00AA4704"/>
    <w:p w:rsidR="00957EC7" w:rsidRDefault="00957EC7" w:rsidP="00AA4704">
      <w:r>
        <w:t xml:space="preserve">The reply is a SCTE 130-3 placement response detailing the full structure of the ads and content to be played out. The response details exactly where the content fragments and ads are to be placed in relation to each other and </w:t>
      </w:r>
      <w:proofErr w:type="gramStart"/>
      <w:r>
        <w:t>serves</w:t>
      </w:r>
      <w:proofErr w:type="gramEnd"/>
      <w:r>
        <w:t xml:space="preserve"> as a template to the MM of how to construct the final manifest.</w:t>
      </w:r>
    </w:p>
    <w:p w:rsidR="00957EC7" w:rsidRDefault="00957EC7" w:rsidP="00AA4704"/>
    <w:p w:rsidR="00957EC7" w:rsidRDefault="00957EC7" w:rsidP="00AA4704">
      <w:r>
        <w:t xml:space="preserve">A full example of a SCTE 130-3 request and response are given in </w:t>
      </w:r>
      <w:r w:rsidR="008367D8">
        <w:t>A</w:t>
      </w:r>
      <w:r>
        <w:t xml:space="preserve">ppendix </w:t>
      </w:r>
      <w:r w:rsidR="008367D8">
        <w:t>C</w:t>
      </w:r>
      <w:r>
        <w:t>; the following paragraphs summarise the salient details.</w:t>
      </w:r>
    </w:p>
    <w:p w:rsidR="00957EC7" w:rsidRDefault="00957EC7" w:rsidP="00AA4704"/>
    <w:p w:rsidR="00957EC7" w:rsidRDefault="00957EC7" w:rsidP="00957EC7">
      <w:pPr>
        <w:pStyle w:val="Heading4"/>
      </w:pPr>
      <w:bookmarkStart w:id="494" w:name="_Toc490729021"/>
      <w:r>
        <w:t>Request Format</w:t>
      </w:r>
      <w:bookmarkEnd w:id="494"/>
    </w:p>
    <w:p w:rsidR="00655E47" w:rsidRDefault="00957EC7" w:rsidP="00957EC7">
      <w:r>
        <w:t>The request to Cadent is made as an HTTP GET request with the body of the massage containing an XML document detailing the SCTE 130-3 request.</w:t>
      </w:r>
    </w:p>
    <w:p w:rsidR="00957EC7" w:rsidRDefault="00957EC7" w:rsidP="00957EC7"/>
    <w:p w:rsidR="00957EC7" w:rsidRDefault="00957EC7" w:rsidP="00957EC7">
      <w:pPr>
        <w:pStyle w:val="Heading4"/>
      </w:pPr>
      <w:bookmarkStart w:id="495" w:name="_Toc490729022"/>
      <w:r>
        <w:t>SCTE 130-3 Request Body</w:t>
      </w:r>
      <w:bookmarkEnd w:id="495"/>
    </w:p>
    <w:p w:rsidR="00957EC7" w:rsidRDefault="00571E7A" w:rsidP="00957EC7">
      <w:r>
        <w:t>The request body will be structured as per the example below –</w:t>
      </w:r>
    </w:p>
    <w:p w:rsidR="00571E7A" w:rsidRDefault="00571E7A" w:rsidP="00957EC7"/>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rPr>
        <w:t>PlacementRequest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messageId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"6dcfe178-5884-47fc-b841-d8aa35586616"</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identity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r w:rsidR="00811C64">
        <w:rPr>
          <w:rFonts w:ascii="Consolas" w:eastAsia="Times New Roman" w:hAnsi="Consolas" w:cs="Consolas"/>
          <w:i/>
          <w:iCs/>
          <w:noProof/>
          <w:color w:val="2A00FF"/>
          <w:szCs w:val="20"/>
          <w:lang w:eastAsia="en-GB"/>
        </w:rPr>
        <w:t>MDC-ADM</w:t>
      </w:r>
      <w:r>
        <w:rPr>
          <w:rFonts w:ascii="Consolas" w:eastAsia="Times New Roman" w:hAnsi="Consolas" w:cs="Consolas"/>
          <w:i/>
          <w:iCs/>
          <w:noProof/>
          <w:color w:val="2A00FF"/>
          <w:szCs w:val="20"/>
          <w:lang w:eastAsia="en-GB"/>
        </w:rPr>
        <w: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system</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r w:rsidR="00811C64">
        <w:rPr>
          <w:rFonts w:ascii="Consolas" w:eastAsia="Times New Roman" w:hAnsi="Consolas" w:cs="Consolas"/>
          <w:i/>
          <w:iCs/>
          <w:noProof/>
          <w:color w:val="2A00FF"/>
          <w:szCs w:val="20"/>
          <w:lang w:eastAsia="en-GB"/>
        </w:rPr>
        <w:t>MDC-ADM</w:t>
      </w:r>
      <w:r>
        <w:rPr>
          <w:rFonts w:ascii="Consolas" w:eastAsia="Times New Roman" w:hAnsi="Consolas" w:cs="Consolas"/>
          <w:i/>
          <w:iCs/>
          <w:noProof/>
          <w:color w:val="2A00FF"/>
          <w:szCs w:val="20"/>
          <w:lang w:eastAsia="en-GB"/>
        </w:rPr>
        <w: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updatesAllowed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"false"</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SystemContext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Session</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BC:64:4B:5C:56:73/0143763282</w:t>
      </w:r>
      <w:r>
        <w:rPr>
          <w:rFonts w:ascii="Consolas" w:eastAsia="Times New Roman" w:hAnsi="Consolas" w:cs="Consolas"/>
          <w:noProof/>
          <w:color w:val="008080"/>
          <w:szCs w:val="20"/>
          <w:lang w:eastAsia="en-GB"/>
        </w:rPr>
        <w:t>&lt;/</w:t>
      </w:r>
      <w:r w:rsidRPr="00E30B87">
        <w:rPr>
          <w:rStyle w:val="StyleLatinConsolasCustomColorRGB63127127"/>
          <w:noProof/>
        </w:rPr>
        <w:t>Session</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SystemContext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Entertainment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811C64" w:rsidRPr="00811C64" w:rsidRDefault="00811C64" w:rsidP="00811C64">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8080"/>
          <w:szCs w:val="20"/>
          <w:lang w:eastAsia="en-GB"/>
        </w:rPr>
      </w:pPr>
      <w:r>
        <w:rPr>
          <w:rFonts w:ascii="Consolas" w:eastAsia="Times New Roman" w:hAnsi="Consolas" w:cs="Consolas"/>
          <w:noProof/>
          <w:color w:val="008080"/>
          <w:szCs w:val="20"/>
          <w:lang w:eastAsia="en-GB"/>
        </w:rPr>
        <w:t xml:space="preserve">      </w:t>
      </w:r>
      <w:r>
        <w:rPr>
          <w:rFonts w:ascii="Consolas" w:eastAsia="Times New Roman" w:hAnsi="Consolas" w:cs="Consolas"/>
          <w:noProof/>
          <w:color w:val="008080"/>
          <w:szCs w:val="20"/>
          <w:lang w:eastAsia="en-GB"/>
        </w:rPr>
        <w:tab/>
        <w:t>&lt;core:URI&gt;</w:t>
      </w:r>
      <w:r>
        <w:rPr>
          <w:rFonts w:ascii="Consolas" w:eastAsia="Times New Roman" w:hAnsi="Consolas" w:cs="Consolas"/>
          <w:i/>
          <w:iCs/>
          <w:noProof/>
          <w:color w:val="2A00FF"/>
          <w:szCs w:val="20"/>
          <w:lang w:eastAsia="en-GB"/>
        </w:rPr>
        <w:t>&lt;URL of the main asset as from traxis&gt;</w:t>
      </w:r>
      <w:r>
        <w:rPr>
          <w:rFonts w:ascii="Consolas" w:eastAsia="Times New Roman" w:hAnsi="Consolas" w:cs="Consolas"/>
          <w:noProof/>
          <w:color w:val="008080"/>
          <w:szCs w:val="20"/>
          <w:lang w:eastAsia="en-GB"/>
        </w:rPr>
        <w:t>&lt;/core:URI&gt;</w:t>
      </w:r>
    </w:p>
    <w:p w:rsidR="00811C64"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8080"/>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Entertainment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Client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2017-04-19T01:03:06+01:00</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8080"/>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TerminalAddress</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"MAC"</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11</w:t>
      </w:r>
      <w:r w:rsidR="00811C64">
        <w:rPr>
          <w:rFonts w:ascii="Consolas" w:eastAsia="Times New Roman" w:hAnsi="Consolas" w:cs="Consolas"/>
          <w:noProof/>
          <w:color w:val="000000"/>
          <w:szCs w:val="20"/>
          <w:lang w:eastAsia="en-GB"/>
        </w:rPr>
        <w:t>:</w:t>
      </w:r>
      <w:r>
        <w:rPr>
          <w:rFonts w:ascii="Consolas" w:eastAsia="Times New Roman" w:hAnsi="Consolas" w:cs="Consolas"/>
          <w:noProof/>
          <w:color w:val="000000"/>
          <w:szCs w:val="20"/>
          <w:lang w:eastAsia="en-GB"/>
        </w:rPr>
        <w:t>22</w:t>
      </w:r>
      <w:r w:rsidR="00811C64">
        <w:rPr>
          <w:rFonts w:ascii="Consolas" w:eastAsia="Times New Roman" w:hAnsi="Consolas" w:cs="Consolas"/>
          <w:noProof/>
          <w:color w:val="000000"/>
          <w:szCs w:val="20"/>
          <w:lang w:eastAsia="en-GB"/>
        </w:rPr>
        <w:t>:</w:t>
      </w:r>
      <w:r>
        <w:rPr>
          <w:rFonts w:ascii="Consolas" w:eastAsia="Times New Roman" w:hAnsi="Consolas" w:cs="Consolas"/>
          <w:noProof/>
          <w:color w:val="000000"/>
          <w:szCs w:val="20"/>
          <w:lang w:eastAsia="en-GB"/>
        </w:rPr>
        <w:t>33</w:t>
      </w:r>
      <w:r w:rsidR="00811C64">
        <w:rPr>
          <w:rFonts w:ascii="Consolas" w:eastAsia="Times New Roman" w:hAnsi="Consolas" w:cs="Consolas"/>
          <w:noProof/>
          <w:color w:val="000000"/>
          <w:szCs w:val="20"/>
          <w:lang w:eastAsia="en-GB"/>
        </w:rPr>
        <w:t>:</w:t>
      </w:r>
      <w:r>
        <w:rPr>
          <w:rFonts w:ascii="Consolas" w:eastAsia="Times New Roman" w:hAnsi="Consolas" w:cs="Consolas"/>
          <w:noProof/>
          <w:color w:val="000000"/>
          <w:szCs w:val="20"/>
          <w:lang w:eastAsia="en-GB"/>
        </w:rPr>
        <w:t>44</w:t>
      </w:r>
      <w:r w:rsidR="00811C64">
        <w:rPr>
          <w:rFonts w:ascii="Consolas" w:eastAsia="Times New Roman" w:hAnsi="Consolas" w:cs="Consolas"/>
          <w:noProof/>
          <w:color w:val="000000"/>
          <w:szCs w:val="20"/>
          <w:lang w:eastAsia="en-GB"/>
        </w:rPr>
        <w:t>:</w:t>
      </w:r>
      <w:r>
        <w:rPr>
          <w:rFonts w:ascii="Consolas" w:eastAsia="Times New Roman" w:hAnsi="Consolas" w:cs="Consolas"/>
          <w:noProof/>
          <w:color w:val="000000"/>
          <w:szCs w:val="20"/>
          <w:lang w:eastAsia="en-GB"/>
        </w:rPr>
        <w:t>55</w:t>
      </w:r>
      <w:r w:rsidR="00811C64">
        <w:rPr>
          <w:rFonts w:ascii="Consolas" w:eastAsia="Times New Roman" w:hAnsi="Consolas" w:cs="Consolas"/>
          <w:noProof/>
          <w:color w:val="000000"/>
          <w:szCs w:val="20"/>
          <w:lang w:eastAsia="en-GB"/>
        </w:rPr>
        <w:t>:</w:t>
      </w:r>
      <w:r>
        <w:rPr>
          <w:rFonts w:ascii="Consolas" w:eastAsia="Times New Roman" w:hAnsi="Consolas" w:cs="Consolas"/>
          <w:noProof/>
          <w:color w:val="000000"/>
          <w:szCs w:val="20"/>
          <w:lang w:eastAsia="en-GB"/>
        </w:rPr>
        <w:t>66</w:t>
      </w:r>
      <w:r>
        <w:rPr>
          <w:rFonts w:ascii="Consolas" w:eastAsia="Times New Roman" w:hAnsi="Consolas" w:cs="Consolas"/>
          <w:noProof/>
          <w:color w:val="008080"/>
          <w:szCs w:val="20"/>
          <w:lang w:eastAsia="en-GB"/>
        </w:rPr>
        <w:t>&lt;/</w:t>
      </w:r>
      <w:r w:rsidRPr="00E30B87">
        <w:rPr>
          <w:rStyle w:val="StyleLatinConsolasCustomColorRGB63127127"/>
          <w:noProof/>
        </w:rPr>
        <w:t>TerminalAddress</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Client</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PlacementOpportunity</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sidR="00B1692E">
        <w:rPr>
          <w:rFonts w:ascii="Consolas" w:eastAsia="Times New Roman" w:hAnsi="Consolas" w:cs="Consolas"/>
          <w:i/>
          <w:iCs/>
          <w:noProof/>
          <w:color w:val="2A00FF"/>
          <w:szCs w:val="20"/>
          <w:lang w:eastAsia="en-GB"/>
        </w:rPr>
        <w:t>”</w:t>
      </w:r>
      <w:r>
        <w:rPr>
          <w:rFonts w:ascii="Consolas" w:eastAsia="Times New Roman" w:hAnsi="Consolas" w:cs="Consolas"/>
          <w:i/>
          <w:iCs/>
          <w:noProof/>
          <w:color w:val="2A00FF"/>
          <w:szCs w:val="20"/>
          <w:lang w:eastAsia="en-GB"/>
        </w:rPr>
        <w:t>4cfb7aca-2ff2-419d-991e-66ade817e0a3</w:t>
      </w:r>
      <w:r w:rsidR="00B1692E">
        <w:rPr>
          <w:rFonts w:ascii="Consolas" w:eastAsia="Times New Roman" w:hAnsi="Consolas" w:cs="Consolas"/>
          <w:i/>
          <w:iCs/>
          <w:noProof/>
          <w:color w:val="2A00FF"/>
          <w:szCs w:val="20"/>
          <w:lang w:eastAsia="en-GB"/>
        </w:rPr>
        <w: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serviceRegistrationRef</w:t>
      </w:r>
      <w:r>
        <w:rPr>
          <w:rFonts w:ascii="Consolas" w:eastAsia="Times New Roman" w:hAnsi="Consolas" w:cs="Consolas"/>
          <w:noProof/>
          <w:color w:val="000000"/>
          <w:szCs w:val="20"/>
          <w:lang w:eastAsia="en-GB"/>
        </w:rPr>
        <w:t>=</w:t>
      </w:r>
      <w:r w:rsidR="00B1692E">
        <w:rPr>
          <w:rFonts w:ascii="Consolas" w:eastAsia="Times New Roman" w:hAnsi="Consolas" w:cs="Consolas"/>
          <w:i/>
          <w:iCs/>
          <w:noProof/>
          <w:color w:val="2A00FF"/>
          <w:szCs w:val="20"/>
          <w:lang w:eastAsia="en-GB"/>
        </w:rPr>
        <w:t>”</w:t>
      </w:r>
      <w:r>
        <w:rPr>
          <w:rFonts w:ascii="Consolas" w:eastAsia="Times New Roman" w:hAnsi="Consolas" w:cs="Consolas"/>
          <w:i/>
          <w:iCs/>
          <w:noProof/>
          <w:color w:val="2A00FF"/>
          <w:szCs w:val="20"/>
          <w:lang w:eastAsia="en-GB"/>
        </w:rPr>
        <w:t>adsFullReplacement</w:t>
      </w:r>
      <w:r w:rsidR="00B1692E">
        <w:rPr>
          <w:rFonts w:ascii="Consolas" w:eastAsia="Times New Roman" w:hAnsi="Consolas" w:cs="Consolas"/>
          <w:i/>
          <w:iCs/>
          <w:noProof/>
          <w:color w:val="2A00FF"/>
          <w:szCs w:val="20"/>
          <w:lang w:eastAsia="en-GB"/>
        </w:rPr>
        <w: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571E7A" w:rsidRDefault="00571E7A" w:rsidP="00571E7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rPr>
        <w:t>PlacementRequest</w:t>
      </w:r>
      <w:r>
        <w:rPr>
          <w:rFonts w:ascii="Consolas" w:eastAsia="Times New Roman" w:hAnsi="Consolas" w:cs="Consolas"/>
          <w:noProof/>
          <w:color w:val="008080"/>
          <w:szCs w:val="20"/>
          <w:lang w:eastAsia="en-GB"/>
        </w:rPr>
        <w:t>&gt;</w:t>
      </w:r>
    </w:p>
    <w:p w:rsidR="00571E7A" w:rsidRDefault="00571E7A" w:rsidP="00957EC7"/>
    <w:p w:rsidR="00D26D1B" w:rsidRDefault="00D26D1B" w:rsidP="00957EC7">
      <w:r>
        <w:t>Within this request, there are a number of key items of data –</w:t>
      </w:r>
    </w:p>
    <w:p w:rsidR="00D26D1B" w:rsidRDefault="00D26D1B" w:rsidP="00957EC7"/>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14"/>
      </w:tblGrid>
      <w:tr w:rsidR="00D26D1B" w:rsidTr="00E30B87">
        <w:tc>
          <w:tcPr>
            <w:tcW w:w="9514" w:type="dxa"/>
            <w:shd w:val="clear" w:color="auto" w:fill="auto"/>
          </w:tcPr>
          <w:p w:rsidR="00D26D1B" w:rsidRPr="007B3540" w:rsidRDefault="00D26D1B" w:rsidP="00E30B87">
            <w:pPr>
              <w:rPr>
                <w:b/>
              </w:rPr>
            </w:pPr>
            <w:r w:rsidRPr="007B3540">
              <w:rPr>
                <w:b/>
              </w:rPr>
              <w:t>Entertainment/</w:t>
            </w:r>
            <w:proofErr w:type="spellStart"/>
            <w:r w:rsidRPr="007B3540">
              <w:rPr>
                <w:b/>
              </w:rPr>
              <w:t>core:Content</w:t>
            </w:r>
            <w:proofErr w:type="spellEnd"/>
            <w:r w:rsidRPr="007B3540">
              <w:rPr>
                <w:b/>
              </w:rPr>
              <w:t>/</w:t>
            </w:r>
            <w:proofErr w:type="spellStart"/>
            <w:r w:rsidRPr="007B3540">
              <w:rPr>
                <w:b/>
              </w:rPr>
              <w:t>core:AssetRef@assetID</w:t>
            </w:r>
            <w:proofErr w:type="spellEnd"/>
          </w:p>
          <w:p w:rsidR="00D26D1B" w:rsidRPr="007B3540" w:rsidRDefault="00D26D1B" w:rsidP="00E30B87">
            <w:pPr>
              <w:rPr>
                <w:b/>
              </w:rPr>
            </w:pPr>
            <w:r w:rsidRPr="007B3540">
              <w:rPr>
                <w:b/>
              </w:rPr>
              <w:t>Entertainment/</w:t>
            </w:r>
            <w:proofErr w:type="spellStart"/>
            <w:r w:rsidRPr="007B3540">
              <w:rPr>
                <w:b/>
              </w:rPr>
              <w:t>core:Content</w:t>
            </w:r>
            <w:proofErr w:type="spellEnd"/>
            <w:r w:rsidRPr="007B3540">
              <w:rPr>
                <w:b/>
              </w:rPr>
              <w:t>/</w:t>
            </w:r>
            <w:proofErr w:type="spellStart"/>
            <w:r w:rsidRPr="007B3540">
              <w:rPr>
                <w:b/>
              </w:rPr>
              <w:t>core:AssetRef@providerID</w:t>
            </w:r>
            <w:proofErr w:type="spellEnd"/>
          </w:p>
          <w:p w:rsidR="00D26D1B" w:rsidRPr="007B3540" w:rsidRDefault="00D26D1B" w:rsidP="00E30B87">
            <w:pPr>
              <w:rPr>
                <w:b/>
              </w:rPr>
            </w:pPr>
          </w:p>
          <w:p w:rsidR="00D26D1B" w:rsidRDefault="00D26D1B" w:rsidP="00E30B87">
            <w:pPr>
              <w:pStyle w:val="NormalIndent1"/>
            </w:pPr>
            <w:r>
              <w:t>These two fields provide the identity of the VoD asset being viewed. Cadent will use these as a key into its database in order to select a suitable ad map for the content.</w:t>
            </w:r>
          </w:p>
          <w:p w:rsidR="00D26D1B" w:rsidRDefault="00D26D1B" w:rsidP="00E30B87">
            <w:pPr>
              <w:pStyle w:val="NormalIndent1"/>
            </w:pPr>
          </w:p>
          <w:p w:rsidR="00D26D1B" w:rsidRDefault="00D26D1B" w:rsidP="00E30B87">
            <w:pPr>
              <w:pStyle w:val="NormalIndent1"/>
            </w:pPr>
            <w:proofErr w:type="spellStart"/>
            <w:proofErr w:type="gramStart"/>
            <w:r w:rsidRPr="007B3540">
              <w:rPr>
                <w:b/>
              </w:rPr>
              <w:t>assetID</w:t>
            </w:r>
            <w:proofErr w:type="spellEnd"/>
            <w:proofErr w:type="gramEnd"/>
            <w:r>
              <w:t xml:space="preserve"> </w:t>
            </w:r>
            <w:r w:rsidR="00655E47">
              <w:t>is the provider asset ID of the VoD content.</w:t>
            </w:r>
          </w:p>
          <w:p w:rsidR="00D26D1B" w:rsidRDefault="00D26D1B" w:rsidP="00E30B87">
            <w:pPr>
              <w:pStyle w:val="NormalIndent1"/>
            </w:pPr>
          </w:p>
          <w:p w:rsidR="00D26D1B" w:rsidRPr="00211564" w:rsidRDefault="00D26D1B" w:rsidP="00E30B87">
            <w:pPr>
              <w:pStyle w:val="NormalIndent1"/>
            </w:pPr>
            <w:proofErr w:type="spellStart"/>
            <w:proofErr w:type="gramStart"/>
            <w:r w:rsidRPr="007B3540">
              <w:rPr>
                <w:b/>
              </w:rPr>
              <w:t>providerID</w:t>
            </w:r>
            <w:proofErr w:type="spellEnd"/>
            <w:proofErr w:type="gramEnd"/>
            <w:r w:rsidR="00655E47">
              <w:t xml:space="preserve"> is the provider ID for the VoD content.</w:t>
            </w:r>
          </w:p>
          <w:p w:rsidR="00D26D1B" w:rsidRPr="006011E9" w:rsidRDefault="00D26D1B" w:rsidP="00655E47">
            <w:pPr>
              <w:pStyle w:val="Caption"/>
              <w:ind w:left="284"/>
            </w:pPr>
          </w:p>
        </w:tc>
      </w:tr>
      <w:tr w:rsidR="00D26D1B" w:rsidTr="00E30B87">
        <w:tc>
          <w:tcPr>
            <w:tcW w:w="9514" w:type="dxa"/>
            <w:shd w:val="clear" w:color="auto" w:fill="auto"/>
          </w:tcPr>
          <w:p w:rsidR="00D26D1B" w:rsidRDefault="00D26D1B" w:rsidP="00E30B87">
            <w:pPr>
              <w:rPr>
                <w:b/>
              </w:rPr>
            </w:pPr>
            <w:r>
              <w:rPr>
                <w:b/>
              </w:rPr>
              <w:t>Client/</w:t>
            </w:r>
            <w:proofErr w:type="spellStart"/>
            <w:r>
              <w:rPr>
                <w:b/>
              </w:rPr>
              <w:t>CurrentDateTime</w:t>
            </w:r>
            <w:proofErr w:type="spellEnd"/>
          </w:p>
          <w:p w:rsidR="00D26D1B" w:rsidRDefault="00D26D1B" w:rsidP="00655E47">
            <w:pPr>
              <w:pStyle w:val="NormalIndent1"/>
            </w:pPr>
            <w:r>
              <w:t xml:space="preserve">The current time and date that the request is made. </w:t>
            </w:r>
          </w:p>
          <w:p w:rsidR="00655E47" w:rsidRPr="007B3540" w:rsidRDefault="00655E47" w:rsidP="00655E47">
            <w:pPr>
              <w:pStyle w:val="NormalIndent1"/>
            </w:pPr>
          </w:p>
        </w:tc>
      </w:tr>
      <w:tr w:rsidR="00D26D1B" w:rsidTr="00E30B87">
        <w:tc>
          <w:tcPr>
            <w:tcW w:w="9514" w:type="dxa"/>
            <w:shd w:val="clear" w:color="auto" w:fill="auto"/>
          </w:tcPr>
          <w:p w:rsidR="00D26D1B" w:rsidRPr="007B3540" w:rsidRDefault="00D26D1B" w:rsidP="00E30B87">
            <w:pPr>
              <w:rPr>
                <w:b/>
              </w:rPr>
            </w:pPr>
            <w:r w:rsidRPr="007B3540">
              <w:rPr>
                <w:b/>
              </w:rPr>
              <w:t>Client/</w:t>
            </w:r>
            <w:proofErr w:type="spellStart"/>
            <w:r w:rsidRPr="007B3540">
              <w:rPr>
                <w:b/>
              </w:rPr>
              <w:t>TerminalAddress</w:t>
            </w:r>
            <w:proofErr w:type="spellEnd"/>
          </w:p>
          <w:p w:rsidR="00D26D1B" w:rsidRPr="007B3540" w:rsidRDefault="00D26D1B" w:rsidP="00E30B87">
            <w:pPr>
              <w:rPr>
                <w:b/>
              </w:rPr>
            </w:pPr>
            <w:r w:rsidRPr="007B3540">
              <w:rPr>
                <w:b/>
              </w:rPr>
              <w:t>Client/</w:t>
            </w:r>
            <w:proofErr w:type="spellStart"/>
            <w:r w:rsidRPr="007B3540">
              <w:rPr>
                <w:b/>
              </w:rPr>
              <w:t>TerminalAddress@Type</w:t>
            </w:r>
            <w:proofErr w:type="spellEnd"/>
          </w:p>
          <w:p w:rsidR="00D26D1B" w:rsidRPr="00211564" w:rsidRDefault="00D26D1B" w:rsidP="00E30B87">
            <w:pPr>
              <w:pStyle w:val="NormalIndent1"/>
            </w:pPr>
            <w:r>
              <w:t xml:space="preserve">These </w:t>
            </w:r>
            <w:r w:rsidR="00655E47">
              <w:t>identify</w:t>
            </w:r>
            <w:r>
              <w:t xml:space="preserve"> the STB through the use of its MAC address. The </w:t>
            </w:r>
            <w:r w:rsidRPr="007B3540">
              <w:rPr>
                <w:b/>
              </w:rPr>
              <w:t>@Type</w:t>
            </w:r>
            <w:r>
              <w:t xml:space="preserve"> attribute of “MAC” indicates that we’re using the MAC address of the CPE. The contents of the element are the MAC address of the STB.</w:t>
            </w:r>
            <w:r w:rsidR="00655E47">
              <w:t xml:space="preserve"> Note that the MAC will originally have been supplied to the STB by Traxis as a parameter on the MDC URL that it originally supplied to the STB.</w:t>
            </w:r>
          </w:p>
          <w:p w:rsidR="00D26D1B" w:rsidRDefault="00D26D1B" w:rsidP="00E30B87"/>
        </w:tc>
      </w:tr>
      <w:tr w:rsidR="00D26D1B" w:rsidTr="00E30B87">
        <w:tc>
          <w:tcPr>
            <w:tcW w:w="9514" w:type="dxa"/>
            <w:shd w:val="clear" w:color="auto" w:fill="auto"/>
          </w:tcPr>
          <w:p w:rsidR="00D26D1B" w:rsidRPr="007B3540" w:rsidRDefault="00D26D1B" w:rsidP="00E30B87">
            <w:pPr>
              <w:rPr>
                <w:b/>
              </w:rPr>
            </w:pPr>
            <w:proofErr w:type="spellStart"/>
            <w:r w:rsidRPr="007B3540">
              <w:rPr>
                <w:b/>
              </w:rPr>
              <w:t>PlacementOpportunity@id</w:t>
            </w:r>
            <w:proofErr w:type="spellEnd"/>
          </w:p>
          <w:p w:rsidR="00655E47" w:rsidRDefault="00655E47" w:rsidP="00E30B87">
            <w:pPr>
              <w:pStyle w:val="NormalIndent1"/>
            </w:pPr>
            <w:r>
              <w:t>Largely irrelevant for IP VoD. A unique ID that the MM can use to track request and response (although it may use other methods rendering this redundant).</w:t>
            </w:r>
          </w:p>
          <w:p w:rsidR="00D26D1B" w:rsidRDefault="00D26D1B" w:rsidP="00655E47">
            <w:pPr>
              <w:pStyle w:val="NormalIndent1"/>
            </w:pPr>
          </w:p>
        </w:tc>
      </w:tr>
      <w:tr w:rsidR="00D26D1B" w:rsidTr="00E30B87">
        <w:tc>
          <w:tcPr>
            <w:tcW w:w="9514" w:type="dxa"/>
            <w:shd w:val="clear" w:color="auto" w:fill="auto"/>
          </w:tcPr>
          <w:p w:rsidR="00D26D1B" w:rsidRPr="007B3540" w:rsidRDefault="00D26D1B" w:rsidP="00E30B87">
            <w:pPr>
              <w:rPr>
                <w:b/>
              </w:rPr>
            </w:pPr>
            <w:proofErr w:type="spellStart"/>
            <w:r w:rsidRPr="007B3540">
              <w:rPr>
                <w:b/>
              </w:rPr>
              <w:t>ServiceRegistrationRef</w:t>
            </w:r>
            <w:proofErr w:type="spellEnd"/>
          </w:p>
          <w:p w:rsidR="00655E47" w:rsidRDefault="00655E47" w:rsidP="00E30B87">
            <w:pPr>
              <w:pStyle w:val="NormalIndent1"/>
            </w:pPr>
            <w:r>
              <w:t>Used here to indicate what type of substitution is being requested. For IP VoD this will always have the same value since we always want a fully populated ad map in return.</w:t>
            </w:r>
          </w:p>
          <w:p w:rsidR="00D26D1B" w:rsidRPr="00C250A8" w:rsidRDefault="00D26D1B" w:rsidP="00655E47">
            <w:pPr>
              <w:pStyle w:val="NormalIndent1"/>
            </w:pPr>
          </w:p>
        </w:tc>
      </w:tr>
    </w:tbl>
    <w:p w:rsidR="00D26D1B" w:rsidRDefault="00D26D1B" w:rsidP="00957EC7"/>
    <w:p w:rsidR="0073634F" w:rsidRPr="00AA4704" w:rsidRDefault="0073634F" w:rsidP="00AA4704"/>
    <w:p w:rsidR="00655E47" w:rsidRDefault="00AA4704" w:rsidP="00AA4704">
      <w:pPr>
        <w:pStyle w:val="Heading3"/>
      </w:pPr>
      <w:bookmarkStart w:id="496" w:name="_Toc490729023"/>
      <w:r>
        <w:t>Ad Decisioning Response – Cadent to MDC</w:t>
      </w:r>
      <w:bookmarkEnd w:id="496"/>
    </w:p>
    <w:p w:rsidR="00655E47" w:rsidRDefault="00655E47" w:rsidP="00655E47">
      <w:r>
        <w:t>The response back to the MM from Cadent is in the form of a reply message to the original request. A successful reply will have a</w:t>
      </w:r>
      <w:r w:rsidR="005C4BF5">
        <w:t>n</w:t>
      </w:r>
      <w:r>
        <w:t xml:space="preserve"> </w:t>
      </w:r>
      <w:r w:rsidR="005C4BF5">
        <w:t xml:space="preserve">http </w:t>
      </w:r>
      <w:r>
        <w:t>status code of 200</w:t>
      </w:r>
      <w:r w:rsidR="005C4BF5">
        <w:t>, will contain a SCTE 130-3 response with a status code of 0</w:t>
      </w:r>
      <w:r>
        <w:t xml:space="preserve"> and will have a body consisting of a SCTE 130-3 placement response XML document.</w:t>
      </w:r>
    </w:p>
    <w:p w:rsidR="00655E47" w:rsidRDefault="00655E47" w:rsidP="00655E47"/>
    <w:p w:rsidR="00655E47" w:rsidRDefault="00655E47" w:rsidP="00655E47">
      <w:r>
        <w:t>A full example of such a document is included in</w:t>
      </w:r>
      <w:r w:rsidR="00137EC7">
        <w:t xml:space="preserve"> Appendix C</w:t>
      </w:r>
      <w:r>
        <w:t xml:space="preserve"> but salient points are summarised below.</w:t>
      </w:r>
    </w:p>
    <w:p w:rsidR="00655E47" w:rsidRDefault="00655E47" w:rsidP="00655E47"/>
    <w:p w:rsidR="00C42C82" w:rsidRDefault="00C42C82" w:rsidP="00C42C82">
      <w:pPr>
        <w:pStyle w:val="Heading4"/>
      </w:pPr>
      <w:bookmarkStart w:id="497" w:name="_Toc490729024"/>
      <w:r>
        <w:t>Response Structure</w:t>
      </w:r>
      <w:bookmarkEnd w:id="497"/>
    </w:p>
    <w:p w:rsidR="00C42C82" w:rsidRDefault="00C42C82" w:rsidP="00C42C82">
      <w:r>
        <w:t xml:space="preserve">The response will contain some header information echoing the client information supplied in the request and will then have a number of </w:t>
      </w:r>
      <w:r w:rsidRPr="006B31F9">
        <w:rPr>
          <w:rStyle w:val="CodeSnippetBoxed"/>
        </w:rPr>
        <w:t>&lt;</w:t>
      </w:r>
      <w:proofErr w:type="spellStart"/>
      <w:r w:rsidRPr="006B31F9">
        <w:rPr>
          <w:rStyle w:val="CodeSnippetBoxed"/>
        </w:rPr>
        <w:t>PlacementDecision</w:t>
      </w:r>
      <w:proofErr w:type="spellEnd"/>
      <w:r w:rsidRPr="006B31F9">
        <w:rPr>
          <w:rStyle w:val="CodeSnippetBoxed"/>
        </w:rPr>
        <w:t>&gt;</w:t>
      </w:r>
      <w:r>
        <w:t xml:space="preserve"> elements describing the structure of the eventual offering in terms of ads and content sections.</w:t>
      </w:r>
    </w:p>
    <w:p w:rsidR="00C42C82" w:rsidRDefault="00C42C82" w:rsidP="00C42C82"/>
    <w:p w:rsidR="00C42C82" w:rsidRDefault="00C42C82" w:rsidP="00C42C82">
      <w:r>
        <w:t xml:space="preserve">Each </w:t>
      </w:r>
      <w:r w:rsidRPr="006B31F9">
        <w:rPr>
          <w:rStyle w:val="CodeSnippetBoxed"/>
        </w:rPr>
        <w:t>&lt;</w:t>
      </w:r>
      <w:proofErr w:type="spellStart"/>
      <w:r w:rsidRPr="006B31F9">
        <w:rPr>
          <w:rStyle w:val="CodeSnippetBoxed"/>
        </w:rPr>
        <w:t>PlacementDecision</w:t>
      </w:r>
      <w:proofErr w:type="spellEnd"/>
      <w:r w:rsidRPr="006B31F9">
        <w:rPr>
          <w:rStyle w:val="CodeSnippetBoxed"/>
        </w:rPr>
        <w:t>&gt;</w:t>
      </w:r>
      <w:r>
        <w:t xml:space="preserve"> element will describe either a section of the main VoD content or a break with one or more ads in it. Ad </w:t>
      </w:r>
      <w:r w:rsidRPr="006B31F9">
        <w:rPr>
          <w:rStyle w:val="CodeSnippetBoxed"/>
        </w:rPr>
        <w:t>&lt;</w:t>
      </w:r>
      <w:proofErr w:type="spellStart"/>
      <w:r w:rsidRPr="006B31F9">
        <w:rPr>
          <w:rStyle w:val="CodeSnippetBoxed"/>
        </w:rPr>
        <w:t>PlacementDecision</w:t>
      </w:r>
      <w:proofErr w:type="spellEnd"/>
      <w:r w:rsidRPr="006B31F9">
        <w:rPr>
          <w:rStyle w:val="CodeSnippetBoxed"/>
        </w:rPr>
        <w:t>&gt;</w:t>
      </w:r>
      <w:r>
        <w:t xml:space="preserve"> elements may describe a single ad or may contain multiple ads. Both types may be mixed in the response but the intended positioning of elements will be clear from the attributes included in the </w:t>
      </w:r>
      <w:r w:rsidRPr="006B31F9">
        <w:rPr>
          <w:rStyle w:val="CodeSnippetBoxed"/>
        </w:rPr>
        <w:t>&lt;</w:t>
      </w:r>
      <w:proofErr w:type="spellStart"/>
      <w:r w:rsidRPr="006B31F9">
        <w:rPr>
          <w:rStyle w:val="CodeSnippetBoxed"/>
        </w:rPr>
        <w:t>OpportunityBinding</w:t>
      </w:r>
      <w:proofErr w:type="spellEnd"/>
      <w:r w:rsidRPr="006B31F9">
        <w:rPr>
          <w:rStyle w:val="CodeSnippetBoxed"/>
        </w:rPr>
        <w:t>&gt;</w:t>
      </w:r>
      <w:r>
        <w:t xml:space="preserve"> element.</w:t>
      </w:r>
      <w:r w:rsidR="005E418F">
        <w:t xml:space="preserve"> It is expected that the order of the ad and main content descriptions in the returned document is the order that they will play out and that the sequence numbers belonging to them are consistent with this.</w:t>
      </w:r>
    </w:p>
    <w:p w:rsidR="003A6100" w:rsidRDefault="003A6100" w:rsidP="00C42C82"/>
    <w:p w:rsidR="003A6100" w:rsidRDefault="003A6100" w:rsidP="00C42C82">
      <w:r>
        <w:t>The following snippet shows the overall structure of a typical response with the detail removed –</w:t>
      </w:r>
    </w:p>
    <w:p w:rsidR="003A6100" w:rsidRDefault="003A6100" w:rsidP="00C42C82"/>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55328">
        <w:rPr>
          <w:rFonts w:ascii="Consolas" w:eastAsia="Times New Roman" w:hAnsi="Consolas" w:cs="Consolas"/>
          <w:noProof/>
          <w:color w:val="3F7F7F"/>
          <w:szCs w:val="20"/>
          <w:lang w:eastAsia="en-GB"/>
        </w:rPr>
        <w:t>adm:PlacementResponse</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identity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"BA-ADS"</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system</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"BA-SYSTEM"</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core:StatusCode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class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adm:SystemContext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adm:Session</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BC:64:4B:5C:56:73/0143763282</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adm:Session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adm:SystemContext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adm:Client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core:CurrentDateTime</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2017-04-19T01:03:06+01:00</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core:CurrentDateTime</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adm:TerminalAddress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"MAC"</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11-22-33-44-55-66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adm:TerminalAddress</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adm:Client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"1f9be27a-f012-4ab8-8001-4f71c55fee49"</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"aab5de3d-cf71-40ba-b134-05eec6cabefe"</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"26251b21-da98-4b4d-ac89-55af3cd750d0"</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"6f183965-3109-4a8c-8bef-52d9ec3c5745"</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"0b9e38a2-a4c9-436b-8838-be1273123fd4"</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"2:3:4:5:6"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"cfe5f905-27cf-406b-9c59-23660918d503"</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"f6b0b84f-1ee7-4dd8-bf34-89db6e01310f"</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"1:2:3:4:5:6:7"</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"173f4669-908a-459c-82bf-61b307b341ad"</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"2c46b7dc-9f12-47f7-8bde-9a943a8fac76"</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"18"</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"1:2:3:4:5:6:7"</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"ec6896ad-d10f-425a-abc9-edd2e694eee8"</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3A6100"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3A6100" w:rsidRPr="00E55328"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3F7F7F"/>
          <w:szCs w:val="20"/>
          <w:lang w:eastAsia="en-GB"/>
        </w:rPr>
      </w:pPr>
      <w:r w:rsidRPr="00E55328">
        <w:rPr>
          <w:rFonts w:ascii="Consolas" w:eastAsia="Times New Roman" w:hAnsi="Consolas" w:cs="Consolas"/>
          <w:noProof/>
          <w:color w:val="3F7F7F"/>
          <w:szCs w:val="20"/>
          <w:lang w:eastAsia="en-GB"/>
        </w:rPr>
        <w:t>&lt;/adm:PlacementResponse&gt;</w:t>
      </w:r>
    </w:p>
    <w:p w:rsidR="003A6100" w:rsidRPr="00C42C82" w:rsidRDefault="003A6100" w:rsidP="00E55328">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rPr>
          <w:noProof/>
        </w:rPr>
      </w:pPr>
    </w:p>
    <w:p w:rsidR="00E55328" w:rsidRDefault="00E55328" w:rsidP="00655E47"/>
    <w:p w:rsidR="00E55328" w:rsidRDefault="00E55328" w:rsidP="00655E47">
      <w:r>
        <w:t xml:space="preserve">From this we see that the response is structured into a number of </w:t>
      </w:r>
      <w:proofErr w:type="spellStart"/>
      <w:r>
        <w:t>PlacementDecision</w:t>
      </w:r>
      <w:proofErr w:type="spellEnd"/>
      <w:r>
        <w:t xml:space="preserve"> elements with these containing either parts of the content or ad placements (note that in the above XML, the detail is omitted). The structure is further described by the following attributes on the &lt;</w:t>
      </w:r>
      <w:proofErr w:type="spellStart"/>
      <w:r>
        <w:t>OpportunityBinding</w:t>
      </w:r>
      <w:proofErr w:type="spellEnd"/>
      <w:r>
        <w:t>&gt; element –</w:t>
      </w:r>
    </w:p>
    <w:p w:rsidR="00E55328" w:rsidRDefault="00E55328" w:rsidP="00E55328">
      <w:pPr>
        <w:pStyle w:val="ListBullet2"/>
      </w:pPr>
      <w:proofErr w:type="spellStart"/>
      <w:r>
        <w:t>opportunityType</w:t>
      </w:r>
      <w:proofErr w:type="spellEnd"/>
      <w:r>
        <w:t xml:space="preserve"> – “</w:t>
      </w:r>
      <w:proofErr w:type="spellStart"/>
      <w:r>
        <w:t>Preroll</w:t>
      </w:r>
      <w:proofErr w:type="spellEnd"/>
      <w:r>
        <w:t>”, “</w:t>
      </w:r>
      <w:proofErr w:type="spellStart"/>
      <w:r>
        <w:t>Midroll</w:t>
      </w:r>
      <w:proofErr w:type="spellEnd"/>
      <w:r>
        <w:t>” or “</w:t>
      </w:r>
      <w:proofErr w:type="spellStart"/>
      <w:r>
        <w:t>Postroll</w:t>
      </w:r>
      <w:proofErr w:type="spellEnd"/>
      <w:r>
        <w:t>”,</w:t>
      </w:r>
    </w:p>
    <w:p w:rsidR="00E55328" w:rsidRDefault="00E55328" w:rsidP="00E55328">
      <w:pPr>
        <w:pStyle w:val="ListBullet2"/>
      </w:pPr>
      <w:proofErr w:type="spellStart"/>
      <w:r>
        <w:t>opportunityNumber</w:t>
      </w:r>
      <w:proofErr w:type="spellEnd"/>
      <w:r>
        <w:t xml:space="preserve"> – the opportunity number of the first &lt;Placement&gt; in the &lt;</w:t>
      </w:r>
      <w:proofErr w:type="spellStart"/>
      <w:r>
        <w:t>PlacementDecision</w:t>
      </w:r>
      <w:proofErr w:type="spellEnd"/>
      <w:r>
        <w:t>&gt;,</w:t>
      </w:r>
    </w:p>
    <w:p w:rsidR="00E55328" w:rsidRDefault="00E55328" w:rsidP="00E55328">
      <w:pPr>
        <w:pStyle w:val="ListBullet2"/>
      </w:pPr>
      <w:proofErr w:type="spellStart"/>
      <w:r>
        <w:t>breakOpportunitiesExpected</w:t>
      </w:r>
      <w:proofErr w:type="spellEnd"/>
      <w:r>
        <w:t xml:space="preserve"> – the number of ad placements in this &lt;</w:t>
      </w:r>
      <w:proofErr w:type="spellStart"/>
      <w:r>
        <w:t>PlacementDecision</w:t>
      </w:r>
      <w:proofErr w:type="spellEnd"/>
      <w:r>
        <w:t>&gt; element,</w:t>
      </w:r>
    </w:p>
    <w:p w:rsidR="00E55328" w:rsidRDefault="00E55328" w:rsidP="00E55328">
      <w:pPr>
        <w:pStyle w:val="ListBullet2"/>
      </w:pPr>
      <w:proofErr w:type="spellStart"/>
      <w:r>
        <w:t>breakOpportunitySequence</w:t>
      </w:r>
      <w:proofErr w:type="spellEnd"/>
      <w:r>
        <w:t xml:space="preserve"> – sequence numbers of the ads in this &lt;</w:t>
      </w:r>
      <w:proofErr w:type="spellStart"/>
      <w:r>
        <w:t>PlacementDecision</w:t>
      </w:r>
      <w:proofErr w:type="spellEnd"/>
      <w:r>
        <w:t>&gt;,</w:t>
      </w:r>
    </w:p>
    <w:p w:rsidR="00E55328" w:rsidRDefault="00E55328" w:rsidP="00E55328">
      <w:pPr>
        <w:pStyle w:val="ListBullet2"/>
      </w:pPr>
      <w:proofErr w:type="spellStart"/>
      <w:proofErr w:type="gramStart"/>
      <w:r>
        <w:t>poGroupIndex</w:t>
      </w:r>
      <w:proofErr w:type="spellEnd"/>
      <w:proofErr w:type="gramEnd"/>
      <w:r>
        <w:t xml:space="preserve"> </w:t>
      </w:r>
      <w:r w:rsidR="00B965E4">
        <w:t>–</w:t>
      </w:r>
      <w:r>
        <w:t xml:space="preserve"> </w:t>
      </w:r>
      <w:r w:rsidR="00B965E4">
        <w:t>where in the ad map the break occurs as a numbered break.</w:t>
      </w:r>
    </w:p>
    <w:p w:rsidR="00B965E4" w:rsidRDefault="00B965E4" w:rsidP="00B965E4">
      <w:pPr>
        <w:pStyle w:val="ListBullet2"/>
        <w:numPr>
          <w:ilvl w:val="0"/>
          <w:numId w:val="0"/>
        </w:numPr>
        <w:ind w:left="641" w:hanging="357"/>
      </w:pPr>
    </w:p>
    <w:p w:rsidR="00B965E4" w:rsidRDefault="00B965E4" w:rsidP="00B965E4">
      <w:r>
        <w:t>For the example above, we see the structure is as per the following table –</w:t>
      </w:r>
    </w:p>
    <w:p w:rsidR="00B965E4" w:rsidRDefault="00B965E4" w:rsidP="00B965E4"/>
    <w:tbl>
      <w:tblPr>
        <w:tblStyle w:val="TableList4"/>
        <w:tblW w:w="0" w:type="auto"/>
        <w:tblLook w:val="04A0" w:firstRow="1" w:lastRow="0" w:firstColumn="1" w:lastColumn="0" w:noHBand="0" w:noVBand="1"/>
      </w:tblPr>
      <w:tblGrid>
        <w:gridCol w:w="1278"/>
        <w:gridCol w:w="1121"/>
        <w:gridCol w:w="1089"/>
        <w:gridCol w:w="1075"/>
        <w:gridCol w:w="1247"/>
        <w:gridCol w:w="1099"/>
        <w:gridCol w:w="1491"/>
        <w:gridCol w:w="1114"/>
      </w:tblGrid>
      <w:tr w:rsidR="00776C3A" w:rsidTr="00776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r>
              <w:t>Ads/Content</w:t>
            </w:r>
          </w:p>
        </w:tc>
        <w:tc>
          <w:tcPr>
            <w:tcW w:w="1189"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Op Type</w:t>
            </w:r>
          </w:p>
        </w:tc>
        <w:tc>
          <w:tcPr>
            <w:tcW w:w="1189"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 xml:space="preserve">Op </w:t>
            </w:r>
            <w:proofErr w:type="spellStart"/>
            <w:r>
              <w:t>Num</w:t>
            </w:r>
            <w:proofErr w:type="spellEnd"/>
          </w:p>
        </w:tc>
        <w:tc>
          <w:tcPr>
            <w:tcW w:w="1189"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 xml:space="preserve">Ops </w:t>
            </w:r>
            <w:proofErr w:type="spellStart"/>
            <w:r>
              <w:t>Exp</w:t>
            </w:r>
            <w:proofErr w:type="spellEnd"/>
          </w:p>
        </w:tc>
        <w:tc>
          <w:tcPr>
            <w:tcW w:w="1189"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 xml:space="preserve">Ops </w:t>
            </w:r>
            <w:proofErr w:type="spellStart"/>
            <w:r>
              <w:t>Seq</w:t>
            </w:r>
            <w:proofErr w:type="spellEnd"/>
          </w:p>
        </w:tc>
        <w:tc>
          <w:tcPr>
            <w:tcW w:w="1189"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Grp Index</w:t>
            </w:r>
          </w:p>
        </w:tc>
        <w:tc>
          <w:tcPr>
            <w:tcW w:w="1190" w:type="dxa"/>
          </w:tcPr>
          <w:p w:rsidR="00B965E4" w:rsidRDefault="00B965E4" w:rsidP="00B965E4">
            <w:pPr>
              <w:cnfStyle w:val="100000000000" w:firstRow="1" w:lastRow="0" w:firstColumn="0" w:lastColumn="0" w:oddVBand="0" w:evenVBand="0" w:oddHBand="0" w:evenHBand="0" w:firstRowFirstColumn="0" w:firstRowLastColumn="0" w:lastRowFirstColumn="0" w:lastRowLastColumn="0"/>
            </w:pPr>
            <w:r>
              <w:t>Content</w:t>
            </w:r>
          </w:p>
        </w:tc>
        <w:tc>
          <w:tcPr>
            <w:tcW w:w="1190" w:type="dxa"/>
          </w:tcPr>
          <w:p w:rsidR="00B965E4" w:rsidRDefault="00776C3A" w:rsidP="00B965E4">
            <w:pPr>
              <w:cnfStyle w:val="100000000000" w:firstRow="1" w:lastRow="0" w:firstColumn="0" w:lastColumn="0" w:oddVBand="0" w:evenVBand="0" w:oddHBand="0" w:evenHBand="0" w:firstRowFirstColumn="0" w:firstRowLastColumn="0" w:lastRowFirstColumn="0" w:lastRowLastColumn="0"/>
            </w:pPr>
            <w:r>
              <w:t>Period</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r>
              <w:t>Ads</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roofErr w:type="spellStart"/>
            <w:r>
              <w:t>Preroll</w:t>
            </w:r>
            <w:proofErr w:type="spellEnd"/>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2</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3</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1</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1</w:t>
            </w: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cha/106076214</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1</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r>
              <w:t>Ads</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roofErr w:type="spellStart"/>
            <w:r>
              <w:t>Preroll</w:t>
            </w:r>
            <w:proofErr w:type="spellEnd"/>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3</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3</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2:3</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1</w:t>
            </w: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cha/106078364</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2</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cha/106078551</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3</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shd w:val="clear" w:color="auto" w:fill="EAF1DD" w:themeFill="accent3" w:themeFillTint="33"/>
          </w:tcPr>
          <w:p w:rsidR="00B965E4" w:rsidRDefault="00B965E4" w:rsidP="00B965E4">
            <w:r>
              <w:t>Content</w:t>
            </w: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cha/106002333</w:t>
            </w:r>
          </w:p>
        </w:tc>
        <w:tc>
          <w:tcPr>
            <w:tcW w:w="1190" w:type="dxa"/>
            <w:shd w:val="clear" w:color="auto" w:fill="EAF1DD" w:themeFill="accent3" w:themeFillTint="33"/>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4</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r>
              <w:t>Ads</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roofErr w:type="spellStart"/>
            <w:r>
              <w:t>Midroll</w:t>
            </w:r>
            <w:proofErr w:type="spellEnd"/>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5</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6</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1</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2</w:t>
            </w: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cha/106077761</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5</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r>
              <w:t>Ads</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roofErr w:type="spellStart"/>
            <w:r>
              <w:t>Midroll</w:t>
            </w:r>
            <w:proofErr w:type="spellEnd"/>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6</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6</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2:3:4:5:6</w:t>
            </w: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2</w:t>
            </w: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cha/106078569</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6</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cha/106078626</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7</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cha/106078653</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8</w:t>
            </w:r>
          </w:p>
        </w:tc>
      </w:tr>
      <w:tr w:rsidR="00B965E4"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cha/106078661</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9</w:t>
            </w:r>
          </w:p>
        </w:tc>
      </w:tr>
      <w:tr w:rsidR="00B965E4" w:rsidTr="00776C3A">
        <w:tc>
          <w:tcPr>
            <w:cnfStyle w:val="001000000000" w:firstRow="0" w:lastRow="0" w:firstColumn="1" w:lastColumn="0" w:oddVBand="0" w:evenVBand="0" w:oddHBand="0" w:evenHBand="0" w:firstRowFirstColumn="0" w:firstRowLastColumn="0" w:lastRowFirstColumn="0" w:lastRowLastColumn="0"/>
            <w:tcW w:w="1189" w:type="dxa"/>
          </w:tcPr>
          <w:p w:rsidR="00B965E4" w:rsidRDefault="00B965E4" w:rsidP="00B965E4"/>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cha/106077841</w:t>
            </w:r>
          </w:p>
        </w:tc>
        <w:tc>
          <w:tcPr>
            <w:tcW w:w="1190" w:type="dxa"/>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10</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shd w:val="clear" w:color="auto" w:fill="EAF1DD" w:themeFill="accent3" w:themeFillTint="33"/>
          </w:tcPr>
          <w:p w:rsidR="00B965E4" w:rsidRDefault="00B965E4" w:rsidP="00B965E4">
            <w:r>
              <w:t>Content</w:t>
            </w: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p>
        </w:tc>
        <w:tc>
          <w:tcPr>
            <w:tcW w:w="1190" w:type="dxa"/>
            <w:shd w:val="clear" w:color="auto" w:fill="EAF1DD" w:themeFill="accent3" w:themeFillTint="33"/>
          </w:tcPr>
          <w:p w:rsidR="00B965E4" w:rsidRDefault="00B965E4" w:rsidP="00B965E4">
            <w:pPr>
              <w:cnfStyle w:val="000000000000" w:firstRow="0" w:lastRow="0" w:firstColumn="0" w:lastColumn="0" w:oddVBand="0" w:evenVBand="0" w:oddHBand="0" w:evenHBand="0" w:firstRowFirstColumn="0" w:firstRowLastColumn="0" w:lastRowFirstColumn="0" w:lastRowLastColumn="0"/>
            </w:pPr>
            <w:r>
              <w:t>cha/</w:t>
            </w:r>
            <w:r w:rsidR="00776C3A">
              <w:t>106077761</w:t>
            </w:r>
          </w:p>
        </w:tc>
        <w:tc>
          <w:tcPr>
            <w:tcW w:w="1190" w:type="dxa"/>
            <w:shd w:val="clear" w:color="auto" w:fill="EAF1DD" w:themeFill="accent3" w:themeFillTint="33"/>
          </w:tcPr>
          <w:p w:rsidR="00B965E4" w:rsidRDefault="00776C3A" w:rsidP="00B965E4">
            <w:pPr>
              <w:cnfStyle w:val="000000000000" w:firstRow="0" w:lastRow="0" w:firstColumn="0" w:lastColumn="0" w:oddVBand="0" w:evenVBand="0" w:oddHBand="0" w:evenHBand="0" w:firstRowFirstColumn="0" w:firstRowLastColumn="0" w:lastRowFirstColumn="0" w:lastRowLastColumn="0"/>
            </w:pPr>
            <w:r>
              <w:t>11</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r>
              <w:t>Ads</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roofErr w:type="spellStart"/>
            <w:r>
              <w:t>Midroll</w:t>
            </w:r>
            <w:proofErr w:type="spellEnd"/>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11</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7</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1:2:3:4:5:6:7</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3</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cha/106078653</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12</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cha/106078277</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13</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cha/106077824</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14</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cha/106075700</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15</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cha/106078569</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16</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cha/106078630</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17</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cha/106078314</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18</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shd w:val="clear" w:color="auto" w:fill="EAF1DD" w:themeFill="accent3" w:themeFillTint="33"/>
          </w:tcPr>
          <w:p w:rsidR="00776C3A" w:rsidRDefault="00776C3A" w:rsidP="00B965E4">
            <w:r>
              <w:t>Content</w:t>
            </w: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cha/106077761</w:t>
            </w:r>
          </w:p>
        </w:tc>
        <w:tc>
          <w:tcPr>
            <w:tcW w:w="1190"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19</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r>
              <w:t>Ads</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roofErr w:type="spellStart"/>
            <w:r>
              <w:t>Midroll</w:t>
            </w:r>
            <w:proofErr w:type="spellEnd"/>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18</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7</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1:2:3:4:5:6:7</w:t>
            </w: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4</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cha/106078314</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20</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cha/106077826</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21</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cha/106078642</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22</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cha/106078773</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23</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cha/106067630</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24</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cha/106078549</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25</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tcPr>
          <w:p w:rsidR="00776C3A" w:rsidRDefault="00776C3A" w:rsidP="00B965E4"/>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cha/106077218</w:t>
            </w:r>
          </w:p>
        </w:tc>
        <w:tc>
          <w:tcPr>
            <w:tcW w:w="1190" w:type="dxa"/>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26</w:t>
            </w:r>
          </w:p>
        </w:tc>
      </w:tr>
      <w:tr w:rsidR="00776C3A" w:rsidTr="00776C3A">
        <w:tc>
          <w:tcPr>
            <w:cnfStyle w:val="001000000000" w:firstRow="0" w:lastRow="0" w:firstColumn="1" w:lastColumn="0" w:oddVBand="0" w:evenVBand="0" w:oddHBand="0" w:evenHBand="0" w:firstRowFirstColumn="0" w:firstRowLastColumn="0" w:lastRowFirstColumn="0" w:lastRowLastColumn="0"/>
            <w:tcW w:w="1189" w:type="dxa"/>
            <w:shd w:val="clear" w:color="auto" w:fill="EAF1DD" w:themeFill="accent3" w:themeFillTint="33"/>
          </w:tcPr>
          <w:p w:rsidR="00776C3A" w:rsidRDefault="00776C3A" w:rsidP="00B965E4">
            <w:r>
              <w:t>Content</w:t>
            </w: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p>
        </w:tc>
        <w:tc>
          <w:tcPr>
            <w:tcW w:w="1190"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cha/106077761</w:t>
            </w:r>
          </w:p>
        </w:tc>
        <w:tc>
          <w:tcPr>
            <w:tcW w:w="1190" w:type="dxa"/>
            <w:shd w:val="clear" w:color="auto" w:fill="EAF1DD" w:themeFill="accent3" w:themeFillTint="33"/>
          </w:tcPr>
          <w:p w:rsidR="00776C3A" w:rsidRDefault="00776C3A" w:rsidP="00B965E4">
            <w:pPr>
              <w:cnfStyle w:val="000000000000" w:firstRow="0" w:lastRow="0" w:firstColumn="0" w:lastColumn="0" w:oddVBand="0" w:evenVBand="0" w:oddHBand="0" w:evenHBand="0" w:firstRowFirstColumn="0" w:firstRowLastColumn="0" w:lastRowFirstColumn="0" w:lastRowLastColumn="0"/>
            </w:pPr>
            <w:r>
              <w:t>27</w:t>
            </w:r>
          </w:p>
        </w:tc>
      </w:tr>
    </w:tbl>
    <w:p w:rsidR="00B965E4" w:rsidRDefault="00B965E4" w:rsidP="00B965E4"/>
    <w:p w:rsidR="00E55328" w:rsidRDefault="00776C3A" w:rsidP="00B965E4">
      <w:r>
        <w:t>The MM will be required to turn this into an eventual manifest for the client with 27 periods as shown in the above table.</w:t>
      </w:r>
    </w:p>
    <w:p w:rsidR="00776C3A" w:rsidRDefault="00776C3A" w:rsidP="00B965E4"/>
    <w:p w:rsidR="00776C3A" w:rsidRDefault="00776C3A" w:rsidP="00B965E4">
      <w:r>
        <w:t xml:space="preserve">For ads, the </w:t>
      </w:r>
      <w:r w:rsidRPr="00776C3A">
        <w:rPr>
          <w:rStyle w:val="CodeSnippetBoxed"/>
        </w:rPr>
        <w:t>&lt;</w:t>
      </w:r>
      <w:proofErr w:type="spellStart"/>
      <w:r w:rsidRPr="00776C3A">
        <w:rPr>
          <w:rStyle w:val="CodeSnippetBoxed"/>
        </w:rPr>
        <w:t>PlacementDecision</w:t>
      </w:r>
      <w:proofErr w:type="spellEnd"/>
      <w:r w:rsidRPr="00776C3A">
        <w:rPr>
          <w:rStyle w:val="CodeSnippetBoxed"/>
        </w:rPr>
        <w:t>&gt;</w:t>
      </w:r>
      <w:r>
        <w:t xml:space="preserve"> and </w:t>
      </w:r>
      <w:r w:rsidRPr="00776C3A">
        <w:rPr>
          <w:rStyle w:val="CodeSnippetBoxed"/>
        </w:rPr>
        <w:t>&lt;Placement&gt;</w:t>
      </w:r>
      <w:r>
        <w:t xml:space="preserve"> elements are structured as follows –</w:t>
      </w:r>
    </w:p>
    <w:p w:rsidR="00776C3A" w:rsidRDefault="00776C3A" w:rsidP="00B965E4"/>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"1f9be27a-f012-4ab8-8001-4f71c55fee49"</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adm:OpportunityBinding</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"Preroll"</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"76f8b45c-c677-4cb2-b009-a2888a9a6071"</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core:AssetRef</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"106076214"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core:ContentLocation</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http://cdn.hostname.com/dash/ads/cha106076214.mpd</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core:ContentLocation</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BA-ADS}:{01k_WiePMZT7mxKG_yvkj_Mg</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core:Tracking</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adm:PlacementConstraints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w:t>
      </w:r>
      <w:r>
        <w:rPr>
          <w:rFonts w:ascii="Consolas" w:eastAsia="Times New Roman" w:hAnsi="Consolas" w:cs="Consolas"/>
          <w:noProof/>
          <w:color w:val="008080"/>
          <w:szCs w:val="20"/>
          <w:lang w:eastAsia="en-GB"/>
        </w:rPr>
        <w:t>&gt;</w:t>
      </w:r>
    </w:p>
    <w:p w:rsidR="00776C3A" w:rsidRDefault="00776C3A" w:rsidP="00776C3A">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776C3A" w:rsidRDefault="00776C3A" w:rsidP="00B965E4"/>
    <w:p w:rsidR="005E2F74" w:rsidRDefault="005E2F74" w:rsidP="005E2F74">
      <w:r>
        <w:t>Within this snippet, there are a number of items of note –</w:t>
      </w:r>
    </w:p>
    <w:p w:rsidR="005E2F74" w:rsidRDefault="005E2F74" w:rsidP="005E2F74"/>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14"/>
      </w:tblGrid>
      <w:tr w:rsidR="005E2F74" w:rsidTr="00B26403">
        <w:tc>
          <w:tcPr>
            <w:tcW w:w="9514" w:type="dxa"/>
            <w:shd w:val="clear" w:color="auto" w:fill="auto"/>
          </w:tcPr>
          <w:p w:rsidR="005E2F74" w:rsidRPr="007B3540" w:rsidRDefault="005E2F74" w:rsidP="00B26403">
            <w:pPr>
              <w:rPr>
                <w:b/>
              </w:rPr>
            </w:pPr>
            <w:proofErr w:type="spellStart"/>
            <w:r>
              <w:rPr>
                <w:b/>
              </w:rPr>
              <w:t>PlacementDecision</w:t>
            </w:r>
            <w:proofErr w:type="spellEnd"/>
            <w:r>
              <w:rPr>
                <w:b/>
              </w:rPr>
              <w:t>/</w:t>
            </w:r>
            <w:proofErr w:type="spellStart"/>
            <w:r>
              <w:rPr>
                <w:b/>
              </w:rPr>
              <w:t>OpportunityBinding</w:t>
            </w:r>
            <w:proofErr w:type="spellEnd"/>
          </w:p>
          <w:p w:rsidR="005E2F74" w:rsidRPr="007B3540" w:rsidRDefault="005E2F74" w:rsidP="00B26403">
            <w:pPr>
              <w:rPr>
                <w:b/>
              </w:rPr>
            </w:pPr>
          </w:p>
          <w:p w:rsidR="005E2F74" w:rsidRDefault="005E2F74" w:rsidP="00B26403">
            <w:pPr>
              <w:pStyle w:val="NormalIndent1"/>
            </w:pPr>
            <w:r>
              <w:t xml:space="preserve">For an ad type </w:t>
            </w:r>
            <w:r w:rsidRPr="00137EC7">
              <w:rPr>
                <w:rStyle w:val="CodeSnippetBoxed"/>
              </w:rPr>
              <w:t>&lt;</w:t>
            </w:r>
            <w:proofErr w:type="spellStart"/>
            <w:r w:rsidRPr="00137EC7">
              <w:rPr>
                <w:rStyle w:val="CodeSnippetBoxed"/>
              </w:rPr>
              <w:t>PlacementDecision</w:t>
            </w:r>
            <w:proofErr w:type="spellEnd"/>
            <w:r w:rsidRPr="00137EC7">
              <w:rPr>
                <w:rStyle w:val="CodeSnippetBoxed"/>
              </w:rPr>
              <w:t>&gt;</w:t>
            </w:r>
            <w:r>
              <w:t xml:space="preserve"> element, this element contains a number of attributes that structure the ads and breaks in the response. Attributes are -</w:t>
            </w:r>
          </w:p>
          <w:p w:rsidR="005E2F74" w:rsidRDefault="005E2F74" w:rsidP="00B26403">
            <w:pPr>
              <w:pStyle w:val="NormalIndent1"/>
            </w:pPr>
          </w:p>
          <w:p w:rsidR="005E2F74" w:rsidRDefault="005E2F74" w:rsidP="00B26403">
            <w:pPr>
              <w:pStyle w:val="NormalIndent1"/>
            </w:pPr>
            <w:proofErr w:type="spellStart"/>
            <w:r>
              <w:rPr>
                <w:b/>
              </w:rPr>
              <w:t>opportunityType</w:t>
            </w:r>
            <w:proofErr w:type="spellEnd"/>
            <w:r>
              <w:t xml:space="preserve"> specifies the type within the overall ad map, i.e. “</w:t>
            </w:r>
            <w:proofErr w:type="spellStart"/>
            <w:r>
              <w:t>Preroll</w:t>
            </w:r>
            <w:proofErr w:type="spellEnd"/>
            <w:r>
              <w:t>”, “</w:t>
            </w:r>
            <w:proofErr w:type="spellStart"/>
            <w:r>
              <w:t>Midroll</w:t>
            </w:r>
            <w:proofErr w:type="spellEnd"/>
            <w:r>
              <w:t>” or “</w:t>
            </w:r>
            <w:proofErr w:type="spellStart"/>
            <w:r>
              <w:t>Postroll</w:t>
            </w:r>
            <w:proofErr w:type="spellEnd"/>
            <w:r>
              <w:t>”,</w:t>
            </w:r>
          </w:p>
          <w:p w:rsidR="005E2F74" w:rsidRDefault="005E2F74" w:rsidP="00B26403">
            <w:pPr>
              <w:pStyle w:val="NormalIndent1"/>
            </w:pPr>
          </w:p>
          <w:p w:rsidR="005E2F74" w:rsidRDefault="005E2F74" w:rsidP="00B26403">
            <w:pPr>
              <w:pStyle w:val="NormalIndent1"/>
            </w:pPr>
            <w:proofErr w:type="spellStart"/>
            <w:proofErr w:type="gramStart"/>
            <w:r>
              <w:rPr>
                <w:b/>
              </w:rPr>
              <w:t>opportunityNumber</w:t>
            </w:r>
            <w:proofErr w:type="spellEnd"/>
            <w:proofErr w:type="gramEnd"/>
            <w:r>
              <w:t xml:space="preserve"> is the ad opportunity within the overall offering. This won’t necessarily start at 1,</w:t>
            </w:r>
          </w:p>
          <w:p w:rsidR="005E2F74" w:rsidRDefault="005E2F74" w:rsidP="00B26403">
            <w:pPr>
              <w:pStyle w:val="NormalIndent1"/>
            </w:pPr>
          </w:p>
          <w:p w:rsidR="005E2F74" w:rsidRDefault="005E2F74" w:rsidP="00B26403">
            <w:pPr>
              <w:pStyle w:val="NormalIndent1"/>
            </w:pPr>
            <w:proofErr w:type="spellStart"/>
            <w:r w:rsidRPr="005E2F74">
              <w:rPr>
                <w:b/>
              </w:rPr>
              <w:t>breakOpportunitiesExpected</w:t>
            </w:r>
            <w:proofErr w:type="spellEnd"/>
            <w:r>
              <w:t xml:space="preserve"> specifies the number of ads in this break (regardless of how many &lt;</w:t>
            </w:r>
            <w:proofErr w:type="spellStart"/>
            <w:r>
              <w:t>PlacementDecision</w:t>
            </w:r>
            <w:proofErr w:type="spellEnd"/>
            <w:r>
              <w:t>&gt; elements are used to describe the break),</w:t>
            </w:r>
          </w:p>
          <w:p w:rsidR="005E2F74" w:rsidRDefault="005E2F74" w:rsidP="00B26403">
            <w:pPr>
              <w:pStyle w:val="NormalIndent1"/>
            </w:pPr>
          </w:p>
          <w:p w:rsidR="005E2F74" w:rsidRDefault="005E2F74" w:rsidP="00B26403">
            <w:pPr>
              <w:pStyle w:val="NormalIndent1"/>
            </w:pPr>
            <w:proofErr w:type="spellStart"/>
            <w:proofErr w:type="gramStart"/>
            <w:r w:rsidRPr="005E2F74">
              <w:rPr>
                <w:b/>
              </w:rPr>
              <w:t>breakOpportunitySequence</w:t>
            </w:r>
            <w:proofErr w:type="spellEnd"/>
            <w:proofErr w:type="gramEnd"/>
            <w:r>
              <w:t xml:space="preserve"> specifies the sequence within the </w:t>
            </w:r>
            <w:r w:rsidRPr="00463F88">
              <w:rPr>
                <w:rStyle w:val="CodeSnippetBoxed"/>
              </w:rPr>
              <w:t>&lt;</w:t>
            </w:r>
            <w:proofErr w:type="spellStart"/>
            <w:r w:rsidRPr="00463F88">
              <w:rPr>
                <w:rStyle w:val="CodeSnippetBoxed"/>
              </w:rPr>
              <w:t>PlacementDecision</w:t>
            </w:r>
            <w:proofErr w:type="spellEnd"/>
            <w:r w:rsidRPr="00463F88">
              <w:rPr>
                <w:rStyle w:val="CodeSnippetBoxed"/>
              </w:rPr>
              <w:t>&gt;</w:t>
            </w:r>
            <w:r>
              <w:t xml:space="preserve"> of the individual ads with each ad being specified by a &lt;Placement&gt; element. Where there are multiple &lt;Placement&gt; elements, this is a list of sequence numbers delimited by colons,</w:t>
            </w:r>
          </w:p>
          <w:p w:rsidR="005E2F74" w:rsidRDefault="005E2F74" w:rsidP="00B26403">
            <w:pPr>
              <w:pStyle w:val="NormalIndent1"/>
            </w:pPr>
          </w:p>
          <w:p w:rsidR="005E2F74" w:rsidRPr="00211564" w:rsidRDefault="005E2F74" w:rsidP="00B26403">
            <w:pPr>
              <w:pStyle w:val="NormalIndent1"/>
            </w:pPr>
            <w:proofErr w:type="spellStart"/>
            <w:proofErr w:type="gramStart"/>
            <w:r w:rsidRPr="005E2F74">
              <w:rPr>
                <w:b/>
              </w:rPr>
              <w:t>poGroupIndex</w:t>
            </w:r>
            <w:proofErr w:type="spellEnd"/>
            <w:proofErr w:type="gramEnd"/>
            <w:r>
              <w:t xml:space="preserve"> groups </w:t>
            </w:r>
            <w:r w:rsidRPr="00463F88">
              <w:rPr>
                <w:rStyle w:val="CodeSnippetBoxed"/>
              </w:rPr>
              <w:t>&lt;</w:t>
            </w:r>
            <w:proofErr w:type="spellStart"/>
            <w:r w:rsidRPr="00463F88">
              <w:rPr>
                <w:rStyle w:val="CodeSnippetBoxed"/>
              </w:rPr>
              <w:t>PlacementDecision</w:t>
            </w:r>
            <w:proofErr w:type="spellEnd"/>
            <w:r w:rsidRPr="00463F88">
              <w:rPr>
                <w:rStyle w:val="CodeSnippetBoxed"/>
              </w:rPr>
              <w:t>&gt;</w:t>
            </w:r>
            <w:r>
              <w:t xml:space="preserve"> and &lt;Placement&gt; elements into logical breaks within the overall offering.</w:t>
            </w:r>
          </w:p>
          <w:p w:rsidR="005E2F74" w:rsidRPr="006011E9" w:rsidRDefault="005E2F74" w:rsidP="00B26403">
            <w:pPr>
              <w:pStyle w:val="Caption"/>
              <w:ind w:left="284"/>
            </w:pPr>
          </w:p>
        </w:tc>
      </w:tr>
      <w:tr w:rsidR="005E2F74" w:rsidTr="00B26403">
        <w:tc>
          <w:tcPr>
            <w:tcW w:w="9514" w:type="dxa"/>
            <w:shd w:val="clear" w:color="auto" w:fill="auto"/>
          </w:tcPr>
          <w:p w:rsidR="005E2F74" w:rsidRDefault="005E2F74" w:rsidP="00B26403">
            <w:pPr>
              <w:rPr>
                <w:b/>
              </w:rPr>
            </w:pPr>
            <w:proofErr w:type="spellStart"/>
            <w:r>
              <w:rPr>
                <w:b/>
              </w:rPr>
              <w:t>PlacementDecision</w:t>
            </w:r>
            <w:proofErr w:type="spellEnd"/>
            <w:r>
              <w:rPr>
                <w:b/>
              </w:rPr>
              <w:t>/Placement</w:t>
            </w:r>
          </w:p>
          <w:p w:rsidR="005E2F74" w:rsidRDefault="005E2F74" w:rsidP="00B26403">
            <w:pPr>
              <w:pStyle w:val="NormalIndent1"/>
            </w:pPr>
            <w:r>
              <w:t>Specifies a single ad placement.</w:t>
            </w:r>
            <w:r w:rsidR="00463F88">
              <w:t xml:space="preserve"> There may be one or more of these in a </w:t>
            </w:r>
            <w:r w:rsidR="00463F88" w:rsidRPr="00463F88">
              <w:rPr>
                <w:rStyle w:val="CodeSnippetBoxed"/>
              </w:rPr>
              <w:t>&lt;</w:t>
            </w:r>
            <w:proofErr w:type="spellStart"/>
            <w:r w:rsidR="00463F88" w:rsidRPr="00463F88">
              <w:rPr>
                <w:rStyle w:val="CodeSnippetBoxed"/>
              </w:rPr>
              <w:t>PlacementDecision</w:t>
            </w:r>
            <w:proofErr w:type="spellEnd"/>
            <w:r w:rsidR="00463F88" w:rsidRPr="00463F88">
              <w:rPr>
                <w:rStyle w:val="CodeSnippetBoxed"/>
              </w:rPr>
              <w:t>&gt;.</w:t>
            </w:r>
            <w:r w:rsidR="00463F88">
              <w:t xml:space="preserve"> Where there are multiple </w:t>
            </w:r>
            <w:r w:rsidR="00463F88" w:rsidRPr="00463F88">
              <w:rPr>
                <w:rStyle w:val="CodeSnippetBoxed"/>
              </w:rPr>
              <w:t>&lt;Placement&gt;</w:t>
            </w:r>
            <w:r w:rsidR="00463F88">
              <w:t xml:space="preserve"> elements in a </w:t>
            </w:r>
            <w:r w:rsidR="00463F88" w:rsidRPr="00463F88">
              <w:rPr>
                <w:rStyle w:val="CodeSnippetBoxed"/>
              </w:rPr>
              <w:t>&lt;</w:t>
            </w:r>
            <w:proofErr w:type="spellStart"/>
            <w:r w:rsidR="00463F88" w:rsidRPr="00463F88">
              <w:rPr>
                <w:rStyle w:val="CodeSnippetBoxed"/>
              </w:rPr>
              <w:t>PlacementDecision</w:t>
            </w:r>
            <w:proofErr w:type="spellEnd"/>
            <w:r w:rsidR="00463F88" w:rsidRPr="00463F88">
              <w:rPr>
                <w:rStyle w:val="CodeSnippetBoxed"/>
              </w:rPr>
              <w:t>&gt;</w:t>
            </w:r>
            <w:r w:rsidR="00463F88">
              <w:t xml:space="preserve"> the order in which they appear is significant; it is expected that they will appear in the manifest in the same order.</w:t>
            </w:r>
          </w:p>
          <w:p w:rsidR="005E2F74" w:rsidRPr="007B3540" w:rsidRDefault="005E2F74" w:rsidP="00B26403">
            <w:pPr>
              <w:pStyle w:val="NormalIndent1"/>
            </w:pPr>
          </w:p>
        </w:tc>
      </w:tr>
      <w:tr w:rsidR="005E2F74" w:rsidTr="00B26403">
        <w:tc>
          <w:tcPr>
            <w:tcW w:w="9514" w:type="dxa"/>
            <w:shd w:val="clear" w:color="auto" w:fill="auto"/>
          </w:tcPr>
          <w:p w:rsidR="005E2F74" w:rsidRDefault="005E2F74" w:rsidP="00B26403">
            <w:pPr>
              <w:rPr>
                <w:b/>
              </w:rPr>
            </w:pPr>
            <w:proofErr w:type="spellStart"/>
            <w:r>
              <w:rPr>
                <w:b/>
              </w:rPr>
              <w:t>PlacementDecision</w:t>
            </w:r>
            <w:proofErr w:type="spellEnd"/>
            <w:r>
              <w:rPr>
                <w:b/>
              </w:rPr>
              <w:t>/Placement/Content</w:t>
            </w:r>
          </w:p>
          <w:p w:rsidR="005E2F74" w:rsidRDefault="005E2F74" w:rsidP="005E2F74">
            <w:pPr>
              <w:pStyle w:val="NormalIndent1"/>
            </w:pPr>
            <w:r>
              <w:t xml:space="preserve">Specifies the asset </w:t>
            </w:r>
            <w:r w:rsidR="00463F88">
              <w:t xml:space="preserve">to </w:t>
            </w:r>
            <w:r w:rsidR="008367D8">
              <w:t xml:space="preserve">be </w:t>
            </w:r>
            <w:r w:rsidR="00463F88">
              <w:t xml:space="preserve">used for this ad. The asset is described in terms of its </w:t>
            </w:r>
            <w:proofErr w:type="spellStart"/>
            <w:r w:rsidR="00463F88">
              <w:t>providerID</w:t>
            </w:r>
            <w:proofErr w:type="spellEnd"/>
            <w:r w:rsidR="00463F88">
              <w:t xml:space="preserve"> and </w:t>
            </w:r>
            <w:proofErr w:type="spellStart"/>
            <w:r w:rsidR="00463F88">
              <w:t>assetID</w:t>
            </w:r>
            <w:proofErr w:type="spellEnd"/>
            <w:r w:rsidR="00463F88">
              <w:t xml:space="preserve"> plus a URL of where to fetch the manifest from the VSPP is also given.</w:t>
            </w:r>
          </w:p>
          <w:p w:rsidR="00463F88" w:rsidRDefault="00463F88" w:rsidP="005E2F74">
            <w:pPr>
              <w:pStyle w:val="NormalIndent1"/>
            </w:pPr>
          </w:p>
        </w:tc>
      </w:tr>
      <w:tr w:rsidR="00463F88" w:rsidTr="00B26403">
        <w:tc>
          <w:tcPr>
            <w:tcW w:w="9514" w:type="dxa"/>
            <w:shd w:val="clear" w:color="auto" w:fill="auto"/>
          </w:tcPr>
          <w:p w:rsidR="00463F88" w:rsidRDefault="00463F88" w:rsidP="00B26403">
            <w:pPr>
              <w:rPr>
                <w:b/>
              </w:rPr>
            </w:pPr>
            <w:proofErr w:type="spellStart"/>
            <w:r>
              <w:rPr>
                <w:b/>
              </w:rPr>
              <w:t>PlacementDecision</w:t>
            </w:r>
            <w:proofErr w:type="spellEnd"/>
            <w:r>
              <w:rPr>
                <w:b/>
              </w:rPr>
              <w:t>/Placement/Content/</w:t>
            </w:r>
            <w:proofErr w:type="spellStart"/>
            <w:r>
              <w:rPr>
                <w:b/>
              </w:rPr>
              <w:t>ContentLocation</w:t>
            </w:r>
            <w:proofErr w:type="spellEnd"/>
          </w:p>
          <w:p w:rsidR="00463F88" w:rsidRDefault="00463F88" w:rsidP="00463F88">
            <w:pPr>
              <w:pStyle w:val="NormalIndent1"/>
            </w:pPr>
            <w:r>
              <w:t>Specifies the URL of the DASH manifest that describes this ad. This will point to a manifest as serve</w:t>
            </w:r>
            <w:r w:rsidR="005E418F">
              <w:t>d</w:t>
            </w:r>
            <w:r>
              <w:t xml:space="preserve"> up by the VSPP.</w:t>
            </w:r>
            <w:r w:rsidR="005E418F">
              <w:t xml:space="preserve"> This will also be used by the client as a base URL for the fetching of content segments.</w:t>
            </w:r>
          </w:p>
          <w:p w:rsidR="00463F88" w:rsidRDefault="00463F88" w:rsidP="00B26403">
            <w:pPr>
              <w:rPr>
                <w:b/>
              </w:rPr>
            </w:pPr>
          </w:p>
        </w:tc>
      </w:tr>
      <w:tr w:rsidR="00463F88" w:rsidTr="00B26403">
        <w:tc>
          <w:tcPr>
            <w:tcW w:w="9514" w:type="dxa"/>
            <w:shd w:val="clear" w:color="auto" w:fill="auto"/>
          </w:tcPr>
          <w:p w:rsidR="00463F88" w:rsidRDefault="00463F88" w:rsidP="00B26403">
            <w:pPr>
              <w:rPr>
                <w:b/>
              </w:rPr>
            </w:pPr>
            <w:proofErr w:type="spellStart"/>
            <w:r>
              <w:rPr>
                <w:b/>
              </w:rPr>
              <w:t>PlacementDecision</w:t>
            </w:r>
            <w:proofErr w:type="spellEnd"/>
            <w:r>
              <w:rPr>
                <w:b/>
              </w:rPr>
              <w:t>/Placement/Content/Tracking</w:t>
            </w:r>
          </w:p>
          <w:p w:rsidR="00463F88" w:rsidRDefault="00463F88" w:rsidP="00463F88">
            <w:pPr>
              <w:pStyle w:val="NormalIndent1"/>
            </w:pPr>
            <w:r>
              <w:t>Provides a unique tracking id for this particular placement. This is opaque data that only has meaning to Cadent. This value is passed through on the DASH manifest and is eventually reported back to Cadent by the STB in the PSN message when the ad is viewed.</w:t>
            </w:r>
          </w:p>
          <w:p w:rsidR="00463F88" w:rsidRDefault="00463F88" w:rsidP="00463F88">
            <w:pPr>
              <w:pStyle w:val="NormalIndent1"/>
            </w:pPr>
          </w:p>
        </w:tc>
      </w:tr>
      <w:tr w:rsidR="00463F88" w:rsidTr="00B26403">
        <w:tc>
          <w:tcPr>
            <w:tcW w:w="9514" w:type="dxa"/>
            <w:shd w:val="clear" w:color="auto" w:fill="auto"/>
          </w:tcPr>
          <w:p w:rsidR="00463F88" w:rsidRDefault="00463F88" w:rsidP="00B26403">
            <w:pPr>
              <w:rPr>
                <w:b/>
              </w:rPr>
            </w:pPr>
            <w:proofErr w:type="spellStart"/>
            <w:r>
              <w:rPr>
                <w:b/>
              </w:rPr>
              <w:t>PlacementDecision</w:t>
            </w:r>
            <w:proofErr w:type="spellEnd"/>
            <w:r>
              <w:rPr>
                <w:b/>
              </w:rPr>
              <w:t>/Placement/</w:t>
            </w:r>
            <w:proofErr w:type="spellStart"/>
            <w:r>
              <w:rPr>
                <w:b/>
              </w:rPr>
              <w:t>PlacementConstraints</w:t>
            </w:r>
            <w:proofErr w:type="spellEnd"/>
          </w:p>
          <w:p w:rsidR="00463F88" w:rsidRDefault="00463F88" w:rsidP="00463F88">
            <w:pPr>
              <w:pStyle w:val="NormalIndent1"/>
            </w:pPr>
            <w:r>
              <w:t>This field allows additional playback constraints to be specified for the ad. Although the current implementation plan on the STB does not include playback restrictions, this value will still be passed down to the STB to allow for possible future implementation.</w:t>
            </w:r>
          </w:p>
          <w:p w:rsidR="00463F88" w:rsidRDefault="00463F88" w:rsidP="00B26403">
            <w:pPr>
              <w:rPr>
                <w:b/>
              </w:rPr>
            </w:pPr>
          </w:p>
        </w:tc>
      </w:tr>
    </w:tbl>
    <w:p w:rsidR="00776C3A" w:rsidRDefault="00776C3A" w:rsidP="00B965E4"/>
    <w:p w:rsidR="00776C3A" w:rsidRDefault="00137EC7" w:rsidP="00B965E4">
      <w:r>
        <w:t xml:space="preserve">For </w:t>
      </w:r>
      <w:r w:rsidRPr="00137EC7">
        <w:rPr>
          <w:rStyle w:val="CodeSnippetBoxed"/>
        </w:rPr>
        <w:t>&lt;</w:t>
      </w:r>
      <w:proofErr w:type="spellStart"/>
      <w:r w:rsidRPr="00137EC7">
        <w:rPr>
          <w:rStyle w:val="CodeSnippetBoxed"/>
        </w:rPr>
        <w:t>PlacementDecision</w:t>
      </w:r>
      <w:proofErr w:type="spellEnd"/>
      <w:r w:rsidRPr="00137EC7">
        <w:rPr>
          <w:rStyle w:val="CodeSnippetBoxed"/>
        </w:rPr>
        <w:t>&gt;</w:t>
      </w:r>
      <w:r>
        <w:t xml:space="preserve"> elements relating to segments of the main VoD content, the structure is a little different-</w:t>
      </w:r>
    </w:p>
    <w:p w:rsidR="00137EC7" w:rsidRDefault="00137EC7" w:rsidP="00B965E4"/>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"26251b21-da98-4b4d-ac89-55af3cd750d0"</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core:AssetRef</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core:ContentLocation</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http://cdn.hostname.com/dash/vod/cha106002333.mpd</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core:ContentLocation</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core:Content</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adm:EntertainmentNPT</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0.000-575.267</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adm:EntertainmentNPT</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adm:Entertainment</w:t>
      </w:r>
      <w:r>
        <w:rPr>
          <w:rFonts w:ascii="Consolas" w:eastAsia="Times New Roman" w:hAnsi="Consolas" w:cs="Consolas"/>
          <w:noProof/>
          <w:color w:val="008080"/>
          <w:szCs w:val="20"/>
          <w:lang w:eastAsia="en-GB"/>
        </w:rPr>
        <w:t>&gt;</w:t>
      </w:r>
    </w:p>
    <w:p w:rsidR="00137EC7" w:rsidRDefault="00137EC7" w:rsidP="00137EC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adm:PlacementDecision</w:t>
      </w:r>
      <w:r>
        <w:rPr>
          <w:rFonts w:ascii="Consolas" w:eastAsia="Times New Roman" w:hAnsi="Consolas" w:cs="Consolas"/>
          <w:noProof/>
          <w:color w:val="008080"/>
          <w:szCs w:val="20"/>
          <w:lang w:eastAsia="en-GB"/>
        </w:rPr>
        <w:t>&gt;</w:t>
      </w:r>
    </w:p>
    <w:p w:rsidR="00137EC7" w:rsidRDefault="00137EC7" w:rsidP="00B965E4"/>
    <w:p w:rsidR="00776C3A" w:rsidRDefault="00137EC7" w:rsidP="00B965E4">
      <w:r>
        <w:t xml:space="preserve">Here, the </w:t>
      </w:r>
      <w:r w:rsidRPr="00137EC7">
        <w:rPr>
          <w:rStyle w:val="CodeSnippetBoxed"/>
        </w:rPr>
        <w:t>&lt;</w:t>
      </w:r>
      <w:proofErr w:type="spellStart"/>
      <w:r w:rsidRPr="00137EC7">
        <w:rPr>
          <w:rStyle w:val="CodeSnippetBoxed"/>
        </w:rPr>
        <w:t>PlacementDecision</w:t>
      </w:r>
      <w:proofErr w:type="spellEnd"/>
      <w:r w:rsidRPr="00137EC7">
        <w:rPr>
          <w:rStyle w:val="CodeSnippetBoxed"/>
        </w:rPr>
        <w:t>&gt;</w:t>
      </w:r>
      <w:r>
        <w:t xml:space="preserve"> specifies the ID and the MPEG DASH URL of the main VoD content plus the time range in the overall title of that segment. The structure of the returned manifest is expected be portioned into periods that correspond with the ad map described by the SCTE 130-3 placement response.</w:t>
      </w:r>
    </w:p>
    <w:p w:rsidR="003B6B16" w:rsidRDefault="003B6B16" w:rsidP="00655E47"/>
    <w:p w:rsidR="00ED0B4B" w:rsidRDefault="00ED0B4B" w:rsidP="00ED0B4B">
      <w:pPr>
        <w:pStyle w:val="Heading3"/>
      </w:pPr>
      <w:bookmarkStart w:id="498" w:name="_Toc490729025"/>
      <w:r>
        <w:t>Timeout and Retry</w:t>
      </w:r>
      <w:bookmarkEnd w:id="498"/>
    </w:p>
    <w:p w:rsidR="00ED0B4B" w:rsidRDefault="00ED0B4B" w:rsidP="00655E47">
      <w:r>
        <w:t>The fetching of the ad decision from the ADS is time critical as the MM needs the decision before it can start fetching the manifests for the ads. With this in mind, there should be a defined period that the MM should allow for a response from the ADS after which the MM should consider the operation a failure and report that back to the client. This period can include retries although a scenario involving a retry is unlikely to meet the timing requirements for this part of the operation.</w:t>
      </w:r>
    </w:p>
    <w:p w:rsidR="00ED0B4B" w:rsidRDefault="00ED0B4B" w:rsidP="00655E47"/>
    <w:p w:rsidR="00ED0B4B" w:rsidRDefault="00ED0B4B" w:rsidP="00655E47">
      <w:r>
        <w:t>The time allowed for the response to be received from the ADS should be configurable</w:t>
      </w:r>
      <w:r w:rsidR="000112D5">
        <w:t xml:space="preserve"> and will typically be in the order of</w:t>
      </w:r>
      <w:r w:rsidR="00623FEB">
        <w:t xml:space="preserve"> 500ms.</w:t>
      </w:r>
    </w:p>
    <w:p w:rsidR="00623FEB" w:rsidRDefault="00623FEB" w:rsidP="00655E47"/>
    <w:p w:rsidR="00623FEB" w:rsidRDefault="00623FEB" w:rsidP="00623FEB">
      <w:pPr>
        <w:pStyle w:val="Heading3"/>
      </w:pPr>
      <w:bookmarkStart w:id="499" w:name="_Toc490729026"/>
      <w:r>
        <w:t>Decisioning Failure</w:t>
      </w:r>
      <w:bookmarkEnd w:id="499"/>
    </w:p>
    <w:p w:rsidR="00623FEB" w:rsidRDefault="00623FEB" w:rsidP="00655E47">
      <w:proofErr w:type="gramStart"/>
      <w:r>
        <w:t>If the call to the ADS for an ad decision should fail or time-out, the MM should prepare a manifest for the client containing just the main VoD asset.</w:t>
      </w:r>
      <w:proofErr w:type="gramEnd"/>
      <w:r>
        <w:t xml:space="preserve"> This situation should be reported in the system logs and should also generate an alarm to alert the Operations team to the situation.</w:t>
      </w:r>
    </w:p>
    <w:p w:rsidR="00E649E3" w:rsidRPr="00CF0CA0" w:rsidRDefault="00E649E3" w:rsidP="00137EC7">
      <w:pPr>
        <w:pStyle w:val="Heading2"/>
        <w:pageBreakBefore/>
        <w:tabs>
          <w:tab w:val="num" w:pos="720"/>
        </w:tabs>
      </w:pPr>
      <w:bookmarkStart w:id="500" w:name="_Toc490729027"/>
      <w:r w:rsidRPr="00CF0CA0">
        <w:t>Manifest Manipulation</w:t>
      </w:r>
      <w:bookmarkEnd w:id="500"/>
    </w:p>
    <w:p w:rsidR="00E649E3" w:rsidRPr="00CF0CA0" w:rsidRDefault="00E649E3" w:rsidP="00D42A94">
      <w:r w:rsidRPr="00CF0CA0">
        <w:t xml:space="preserve">This section will cover the manifest manipulation (MM) and the request flow to achieve this manipulation. The </w:t>
      </w:r>
      <w:r w:rsidR="00201457">
        <w:t>actual</w:t>
      </w:r>
      <w:r w:rsidR="00201457" w:rsidRPr="00CF0CA0">
        <w:t xml:space="preserve"> </w:t>
      </w:r>
      <w:r w:rsidRPr="00CF0CA0">
        <w:t xml:space="preserve">placement opportunity data, which is gathered from </w:t>
      </w:r>
      <w:r w:rsidR="00384AD7">
        <w:t>Cadent</w:t>
      </w:r>
      <w:r w:rsidRPr="00CF0CA0">
        <w:t>, is covered in section</w:t>
      </w:r>
      <w:r w:rsidR="00A03C1A">
        <w:t xml:space="preserve"> </w:t>
      </w:r>
      <w:r w:rsidR="00A03C1A" w:rsidRPr="008A11DB">
        <w:fldChar w:fldCharType="begin"/>
      </w:r>
      <w:r w:rsidR="00A03C1A" w:rsidRPr="008A11DB">
        <w:instrText xml:space="preserve"> REF _Ref428910771 \h </w:instrText>
      </w:r>
      <w:r w:rsidR="00A03C1A">
        <w:instrText xml:space="preserve"> \* MERGEFORMAT </w:instrText>
      </w:r>
      <w:r w:rsidR="00A03C1A" w:rsidRPr="008A11DB">
        <w:fldChar w:fldCharType="separate"/>
      </w:r>
      <w:r w:rsidR="000A5A58" w:rsidRPr="00CF0CA0">
        <w:t>Real Time Decisioning</w:t>
      </w:r>
      <w:r w:rsidR="00A03C1A" w:rsidRPr="008A11DB">
        <w:fldChar w:fldCharType="end"/>
      </w:r>
      <w:r w:rsidRPr="008A11DB">
        <w:t>.</w:t>
      </w:r>
    </w:p>
    <w:p w:rsidR="00E649E3" w:rsidRPr="00CF0CA0" w:rsidRDefault="00E649E3" w:rsidP="00D42A94"/>
    <w:p w:rsidR="00E649E3" w:rsidRPr="00CF0CA0" w:rsidRDefault="00201457" w:rsidP="00D42A94">
      <w:r>
        <w:t>Manifest manipulation</w:t>
      </w:r>
      <w:r w:rsidR="00E649E3" w:rsidRPr="00CF0CA0">
        <w:t xml:space="preserve"> will </w:t>
      </w:r>
      <w:r>
        <w:t xml:space="preserve">be </w:t>
      </w:r>
      <w:r w:rsidR="00E649E3" w:rsidRPr="00CF0CA0">
        <w:t xml:space="preserve">performed by the ARRIS Spectrum Manifest Delivery Controller (MDC). The MM will not reside in the video delivery plane, but behind the CDN (Akamai). The MM is being placed behind the CDN </w:t>
      </w:r>
      <w:r>
        <w:t>so as to</w:t>
      </w:r>
      <w:r w:rsidR="00E649E3" w:rsidRPr="00CF0CA0">
        <w:t xml:space="preserve"> preserve the token &amp; cookie authority security requirements on </w:t>
      </w:r>
      <w:proofErr w:type="spellStart"/>
      <w:r w:rsidR="00E649E3" w:rsidRPr="00CF0CA0">
        <w:t>theIPVOD</w:t>
      </w:r>
      <w:proofErr w:type="spellEnd"/>
      <w:r w:rsidR="00E649E3" w:rsidRPr="00CF0CA0">
        <w:t xml:space="preserve"> STB platform</w:t>
      </w:r>
      <w:r>
        <w:t>.</w:t>
      </w:r>
    </w:p>
    <w:p w:rsidR="00E649E3" w:rsidRPr="00CF0CA0" w:rsidRDefault="00E649E3" w:rsidP="00D42A94"/>
    <w:p w:rsidR="00E649E3" w:rsidRPr="00CF0CA0" w:rsidRDefault="00E649E3" w:rsidP="00D42A94">
      <w:r w:rsidRPr="00CF0CA0">
        <w:t>The manifest &amp; video delivery of the IPVOD STB pl</w:t>
      </w:r>
      <w:r>
        <w:t xml:space="preserve">atform will require a number of </w:t>
      </w:r>
      <w:r w:rsidRPr="00CF0CA0">
        <w:t>changes to ensure the MM can perform its functions. Also there is a requirement to “boost” the information in requesting Manifest URLs, to ensure the ability to perform targeting adverting.</w:t>
      </w:r>
    </w:p>
    <w:p w:rsidR="00E649E3" w:rsidRPr="00CF0CA0" w:rsidRDefault="00E649E3" w:rsidP="00D42A94"/>
    <w:p w:rsidR="00E649E3" w:rsidRDefault="00201457" w:rsidP="00D42A94">
      <w:r>
        <w:t>The solution will support pre-roll, mid-roll and post-roll opportunities.</w:t>
      </w:r>
    </w:p>
    <w:p w:rsidR="00E649E3" w:rsidRDefault="00E649E3" w:rsidP="00E649E3">
      <w:pPr>
        <w:jc w:val="both"/>
      </w:pPr>
    </w:p>
    <w:p w:rsidR="00E649E3" w:rsidRDefault="00E649E3" w:rsidP="00C40060">
      <w:pPr>
        <w:pStyle w:val="Heading3"/>
      </w:pPr>
      <w:bookmarkStart w:id="501" w:name="_Toc421284876"/>
      <w:bookmarkStart w:id="502" w:name="_Toc490729028"/>
      <w:r w:rsidRPr="00D60B0B">
        <w:t>Manifest manipulator components</w:t>
      </w:r>
      <w:bookmarkEnd w:id="501"/>
      <w:bookmarkEnd w:id="502"/>
    </w:p>
    <w:p w:rsidR="00E649E3" w:rsidRPr="00E649E3" w:rsidRDefault="00E649E3" w:rsidP="00E237E7">
      <w:pPr>
        <w:pStyle w:val="Heading4"/>
      </w:pPr>
      <w:bookmarkStart w:id="503" w:name="_Toc490729029"/>
      <w:r w:rsidRPr="00D60B0B">
        <w:t>Master Central Manager System (CMS) (Arris supplied)</w:t>
      </w:r>
      <w:bookmarkEnd w:id="503"/>
    </w:p>
    <w:p w:rsidR="00E649E3" w:rsidRPr="00341F7E" w:rsidRDefault="00E649E3" w:rsidP="00E237E7">
      <w:pPr>
        <w:pStyle w:val="ListParagraph"/>
        <w:numPr>
          <w:ilvl w:val="0"/>
          <w:numId w:val="10"/>
        </w:numPr>
        <w:contextualSpacing/>
        <w:rPr>
          <w:szCs w:val="20"/>
        </w:rPr>
      </w:pPr>
      <w:r w:rsidRPr="00341F7E">
        <w:rPr>
          <w:szCs w:val="20"/>
        </w:rPr>
        <w:t>Centrally manages policies and client sessions. All policy information is stored and configured on the Master CMS</w:t>
      </w:r>
    </w:p>
    <w:p w:rsidR="00E649E3" w:rsidRPr="00341F7E" w:rsidRDefault="00E649E3" w:rsidP="00E237E7">
      <w:pPr>
        <w:pStyle w:val="ListParagraph"/>
        <w:numPr>
          <w:ilvl w:val="0"/>
          <w:numId w:val="10"/>
        </w:numPr>
        <w:contextualSpacing/>
        <w:rPr>
          <w:szCs w:val="20"/>
        </w:rPr>
      </w:pPr>
      <w:r w:rsidRPr="00341F7E">
        <w:rPr>
          <w:szCs w:val="20"/>
        </w:rPr>
        <w:t>Controls the satellites in the cluster (add/remove from cluster configuration, software upgrades, online/offline status)</w:t>
      </w:r>
    </w:p>
    <w:p w:rsidR="00E649E3" w:rsidRPr="00341F7E" w:rsidRDefault="00E649E3" w:rsidP="00E237E7">
      <w:pPr>
        <w:pStyle w:val="ListParagraph"/>
        <w:numPr>
          <w:ilvl w:val="0"/>
          <w:numId w:val="10"/>
        </w:numPr>
        <w:contextualSpacing/>
        <w:rPr>
          <w:szCs w:val="20"/>
        </w:rPr>
      </w:pPr>
      <w:r w:rsidRPr="00341F7E">
        <w:rPr>
          <w:szCs w:val="20"/>
        </w:rPr>
        <w:t>Monitors the satellites in the cluster (monitors status, collects statistics)</w:t>
      </w:r>
    </w:p>
    <w:p w:rsidR="00E649E3" w:rsidRPr="00341F7E" w:rsidRDefault="00E649E3" w:rsidP="00E237E7">
      <w:pPr>
        <w:pStyle w:val="ListParagraph"/>
        <w:numPr>
          <w:ilvl w:val="0"/>
          <w:numId w:val="10"/>
        </w:numPr>
        <w:contextualSpacing/>
        <w:rPr>
          <w:szCs w:val="20"/>
        </w:rPr>
      </w:pPr>
      <w:r w:rsidRPr="00341F7E">
        <w:rPr>
          <w:szCs w:val="20"/>
        </w:rPr>
        <w:t>Synchronizes with Spectrum MDC system configuration settings</w:t>
      </w:r>
    </w:p>
    <w:p w:rsidR="00E649E3" w:rsidRDefault="00E649E3" w:rsidP="00E237E7">
      <w:pPr>
        <w:pStyle w:val="ListParagraph"/>
        <w:numPr>
          <w:ilvl w:val="0"/>
          <w:numId w:val="10"/>
        </w:numPr>
        <w:contextualSpacing/>
        <w:rPr>
          <w:szCs w:val="20"/>
        </w:rPr>
      </w:pPr>
      <w:r w:rsidRPr="00341F7E">
        <w:rPr>
          <w:szCs w:val="20"/>
        </w:rPr>
        <w:t>Responds to queries from satellites for policies or user sessions</w:t>
      </w:r>
    </w:p>
    <w:p w:rsidR="00C75DC6" w:rsidRPr="00341F7E" w:rsidRDefault="00C75DC6" w:rsidP="00E237E7">
      <w:pPr>
        <w:pStyle w:val="ListParagraph"/>
        <w:numPr>
          <w:ilvl w:val="0"/>
          <w:numId w:val="10"/>
        </w:numPr>
        <w:contextualSpacing/>
        <w:rPr>
          <w:szCs w:val="20"/>
        </w:rPr>
      </w:pPr>
      <w:r>
        <w:rPr>
          <w:szCs w:val="20"/>
        </w:rPr>
        <w:t xml:space="preserve">The </w:t>
      </w:r>
      <w:r w:rsidRPr="00C75DC6">
        <w:rPr>
          <w:szCs w:val="20"/>
        </w:rPr>
        <w:t>CMS is deployed in 1+1 HA model (Active – Standby</w:t>
      </w:r>
      <w:r>
        <w:rPr>
          <w:szCs w:val="20"/>
        </w:rPr>
        <w:t>)</w:t>
      </w:r>
    </w:p>
    <w:p w:rsidR="00E649E3" w:rsidRPr="00341F7E" w:rsidRDefault="00E649E3" w:rsidP="00E237E7">
      <w:pPr>
        <w:pStyle w:val="ListParagraph"/>
        <w:numPr>
          <w:ilvl w:val="0"/>
          <w:numId w:val="10"/>
        </w:numPr>
        <w:contextualSpacing/>
        <w:rPr>
          <w:szCs w:val="20"/>
        </w:rPr>
      </w:pPr>
      <w:r w:rsidRPr="00341F7E">
        <w:rPr>
          <w:szCs w:val="20"/>
        </w:rPr>
        <w:t xml:space="preserve">Communicates with the </w:t>
      </w:r>
      <w:proofErr w:type="spellStart"/>
      <w:r w:rsidRPr="00341F7E">
        <w:rPr>
          <w:szCs w:val="20"/>
        </w:rPr>
        <w:t>Blackarrow</w:t>
      </w:r>
      <w:proofErr w:type="spellEnd"/>
      <w:r w:rsidRPr="00341F7E">
        <w:rPr>
          <w:szCs w:val="20"/>
        </w:rPr>
        <w:t xml:space="preserve"> platform</w:t>
      </w:r>
    </w:p>
    <w:p w:rsidR="00E649E3" w:rsidRDefault="00E649E3" w:rsidP="00E649E3">
      <w:pPr>
        <w:jc w:val="both"/>
      </w:pPr>
    </w:p>
    <w:p w:rsidR="00E649E3" w:rsidRPr="00E649E3" w:rsidRDefault="00E649E3" w:rsidP="004D00F4">
      <w:pPr>
        <w:pStyle w:val="Heading4"/>
      </w:pPr>
      <w:bookmarkStart w:id="504" w:name="_Toc490729030"/>
      <w:r w:rsidRPr="00D60B0B">
        <w:t>Spectrum MDC Satellites (Arris supplied)</w:t>
      </w:r>
      <w:bookmarkEnd w:id="504"/>
    </w:p>
    <w:p w:rsidR="00E649E3" w:rsidRPr="00341F7E" w:rsidRDefault="00E649E3" w:rsidP="00C11131">
      <w:pPr>
        <w:pStyle w:val="ListParagraph"/>
        <w:numPr>
          <w:ilvl w:val="0"/>
          <w:numId w:val="11"/>
        </w:numPr>
        <w:contextualSpacing/>
        <w:rPr>
          <w:szCs w:val="20"/>
        </w:rPr>
      </w:pPr>
      <w:r w:rsidRPr="00341F7E">
        <w:rPr>
          <w:szCs w:val="20"/>
        </w:rPr>
        <w:t>Receive client requests from front-end load balancer</w:t>
      </w:r>
    </w:p>
    <w:p w:rsidR="00E649E3" w:rsidRPr="00341F7E" w:rsidRDefault="00E649E3" w:rsidP="00C11131">
      <w:pPr>
        <w:pStyle w:val="ListParagraph"/>
        <w:numPr>
          <w:ilvl w:val="0"/>
          <w:numId w:val="11"/>
        </w:numPr>
        <w:contextualSpacing/>
        <w:rPr>
          <w:szCs w:val="20"/>
        </w:rPr>
      </w:pPr>
      <w:r w:rsidRPr="00341F7E">
        <w:rPr>
          <w:szCs w:val="20"/>
        </w:rPr>
        <w:t>Retrieve content from origin servers in the format required by the player. A client request is processed and returned by the same satellite</w:t>
      </w:r>
    </w:p>
    <w:p w:rsidR="00E649E3" w:rsidRPr="00341F7E" w:rsidRDefault="00E649E3" w:rsidP="00C11131">
      <w:pPr>
        <w:pStyle w:val="ListParagraph"/>
        <w:numPr>
          <w:ilvl w:val="0"/>
          <w:numId w:val="11"/>
        </w:numPr>
        <w:contextualSpacing/>
        <w:rPr>
          <w:szCs w:val="20"/>
        </w:rPr>
      </w:pPr>
      <w:r w:rsidRPr="00341F7E">
        <w:rPr>
          <w:szCs w:val="20"/>
        </w:rPr>
        <w:t>Maximum 10 satellites per cluster using an N+M model. Should a satellite fail, the traffic served by that satellite will be distributed among the remaining satellites. The distribution is directed by the load balancer and is done without the cooperation of the satellites</w:t>
      </w:r>
    </w:p>
    <w:p w:rsidR="00E649E3" w:rsidRPr="00341F7E" w:rsidRDefault="00E649E3" w:rsidP="00C11131">
      <w:pPr>
        <w:pStyle w:val="ListParagraph"/>
        <w:numPr>
          <w:ilvl w:val="0"/>
          <w:numId w:val="11"/>
        </w:numPr>
        <w:contextualSpacing/>
        <w:rPr>
          <w:szCs w:val="20"/>
        </w:rPr>
      </w:pPr>
      <w:r w:rsidRPr="00341F7E">
        <w:rPr>
          <w:szCs w:val="20"/>
        </w:rPr>
        <w:t>There is no communication between satellites.</w:t>
      </w:r>
    </w:p>
    <w:p w:rsidR="00E649E3" w:rsidRDefault="00E649E3" w:rsidP="00E649E3">
      <w:pPr>
        <w:jc w:val="both"/>
      </w:pPr>
    </w:p>
    <w:p w:rsidR="00E649E3" w:rsidRPr="00E649E3" w:rsidRDefault="00E649E3" w:rsidP="00E649E3">
      <w:pPr>
        <w:pStyle w:val="Heading4"/>
      </w:pPr>
      <w:bookmarkStart w:id="505" w:name="_Toc490729031"/>
      <w:r w:rsidRPr="00E649E3">
        <w:t>Front-End Load Balancer</w:t>
      </w:r>
      <w:bookmarkEnd w:id="505"/>
    </w:p>
    <w:p w:rsidR="00E649E3" w:rsidRPr="00341F7E" w:rsidRDefault="00E649E3" w:rsidP="00C11131">
      <w:pPr>
        <w:pStyle w:val="ListParagraph"/>
        <w:numPr>
          <w:ilvl w:val="0"/>
          <w:numId w:val="12"/>
        </w:numPr>
        <w:contextualSpacing/>
        <w:rPr>
          <w:szCs w:val="20"/>
        </w:rPr>
      </w:pPr>
      <w:r w:rsidRPr="00341F7E">
        <w:rPr>
          <w:szCs w:val="20"/>
        </w:rPr>
        <w:t>Distributes client requests to the pool of satellites in the cluster. The distribution method is dependent on the load balancer configuration</w:t>
      </w:r>
    </w:p>
    <w:p w:rsidR="00E649E3" w:rsidRDefault="00E649E3" w:rsidP="00C11131">
      <w:pPr>
        <w:pStyle w:val="ListParagraph"/>
        <w:numPr>
          <w:ilvl w:val="0"/>
          <w:numId w:val="12"/>
        </w:numPr>
        <w:contextualSpacing/>
        <w:rPr>
          <w:szCs w:val="20"/>
        </w:rPr>
      </w:pPr>
      <w:r w:rsidRPr="00341F7E">
        <w:rPr>
          <w:szCs w:val="20"/>
        </w:rPr>
        <w:t>Provide increased reliability and availability. Detects and removes out-of-service satellites from its distribution list, ensuring requests are sent to functioning satellites.</w:t>
      </w:r>
    </w:p>
    <w:p w:rsidR="00E649E3" w:rsidRDefault="00E649E3" w:rsidP="00C11131">
      <w:pPr>
        <w:pStyle w:val="ListParagraph"/>
        <w:numPr>
          <w:ilvl w:val="0"/>
          <w:numId w:val="12"/>
        </w:numPr>
        <w:contextualSpacing/>
        <w:rPr>
          <w:szCs w:val="20"/>
        </w:rPr>
      </w:pPr>
      <w:r>
        <w:rPr>
          <w:szCs w:val="20"/>
        </w:rPr>
        <w:t>Act as a SSL broker for the SSL requests from and to Akamai</w:t>
      </w:r>
    </w:p>
    <w:p w:rsidR="00E649E3" w:rsidRPr="00341F7E" w:rsidRDefault="00E649E3" w:rsidP="00C11131">
      <w:pPr>
        <w:pStyle w:val="ListParagraph"/>
        <w:numPr>
          <w:ilvl w:val="0"/>
          <w:numId w:val="12"/>
        </w:numPr>
        <w:contextualSpacing/>
        <w:rPr>
          <w:szCs w:val="20"/>
        </w:rPr>
      </w:pPr>
      <w:r>
        <w:rPr>
          <w:szCs w:val="20"/>
        </w:rPr>
        <w:t xml:space="preserve">At time of writing it is assumed that the F5 load balancers being used for the Virtuous project will be efficient to handle the number of requests and loads. Data Volumes and number of requests will be stated later on in this </w:t>
      </w:r>
      <w:r w:rsidR="006D492F">
        <w:rPr>
          <w:szCs w:val="20"/>
        </w:rPr>
        <w:t>document</w:t>
      </w:r>
    </w:p>
    <w:p w:rsidR="00E649E3" w:rsidRDefault="00E649E3" w:rsidP="00E649E3">
      <w:pPr>
        <w:jc w:val="both"/>
      </w:pPr>
    </w:p>
    <w:p w:rsidR="00E649E3" w:rsidRDefault="00E649E3" w:rsidP="00E649E3">
      <w:pPr>
        <w:jc w:val="both"/>
      </w:pPr>
      <w:r>
        <w:t xml:space="preserve">A full description of Arris Spectrum MDC product can be found in </w:t>
      </w:r>
      <w:r w:rsidR="005B3C7E">
        <w:t>the Arris documents “</w:t>
      </w:r>
      <w:r w:rsidR="005B3C7E" w:rsidRPr="005B3C7E">
        <w:t>MDC 3.3 User Guide.pdf</w:t>
      </w:r>
      <w:r w:rsidR="005B3C7E">
        <w:t>” and “</w:t>
      </w:r>
      <w:r w:rsidR="005B3C7E" w:rsidRPr="005B3C7E">
        <w:t>MDC340ReleaseNotes_1.0.pdf</w:t>
      </w:r>
      <w:r w:rsidR="005B3C7E">
        <w:t>”.</w:t>
      </w:r>
    </w:p>
    <w:p w:rsidR="004D00F4" w:rsidRPr="00CF0CA0" w:rsidRDefault="004D00F4" w:rsidP="00E649E3">
      <w:pPr>
        <w:jc w:val="both"/>
      </w:pPr>
    </w:p>
    <w:p w:rsidR="00E649E3" w:rsidRPr="00CF0CA0" w:rsidRDefault="00E649E3" w:rsidP="00E649E3">
      <w:pPr>
        <w:pStyle w:val="Heading3"/>
      </w:pPr>
      <w:bookmarkStart w:id="506" w:name="_Ref417929511"/>
      <w:bookmarkStart w:id="507" w:name="_Toc421284877"/>
      <w:bookmarkStart w:id="508" w:name="_Toc490729032"/>
      <w:r w:rsidRPr="00CF0CA0">
        <w:t>Manifest requesting flow</w:t>
      </w:r>
      <w:bookmarkEnd w:id="506"/>
      <w:bookmarkEnd w:id="507"/>
      <w:bookmarkEnd w:id="508"/>
    </w:p>
    <w:p w:rsidR="00E649E3" w:rsidRDefault="000524CC" w:rsidP="00AE5D57">
      <w:r>
        <w:t>The</w:t>
      </w:r>
      <w:r w:rsidR="00E649E3" w:rsidRPr="00CF0CA0">
        <w:t xml:space="preserve"> </w:t>
      </w:r>
      <w:r>
        <w:t>c</w:t>
      </w:r>
      <w:r w:rsidR="00E649E3" w:rsidRPr="00CF0CA0">
        <w:t>lient player will acquire the URL to obtain the manifest (MPD file) from the Adrenalin platform. This URL will also</w:t>
      </w:r>
      <w:r w:rsidR="00E649E3">
        <w:t xml:space="preserve"> contain the</w:t>
      </w:r>
      <w:r w:rsidR="00E649E3" w:rsidRPr="00CF0CA0">
        <w:t xml:space="preserve"> PID PAID</w:t>
      </w:r>
      <w:r w:rsidR="00E649E3">
        <w:t xml:space="preserve"> and </w:t>
      </w:r>
      <w:r w:rsidR="00E649E3" w:rsidRPr="00FD590F">
        <w:t xml:space="preserve">MAC </w:t>
      </w:r>
      <w:r w:rsidR="00E649E3">
        <w:t xml:space="preserve">address </w:t>
      </w:r>
      <w:r w:rsidR="00E649E3" w:rsidRPr="00FD590F">
        <w:t>of the TiVo STB</w:t>
      </w:r>
      <w:r w:rsidR="004D00F4">
        <w:t>.</w:t>
      </w:r>
      <w:r w:rsidR="00E649E3" w:rsidRPr="00CF0CA0">
        <w:t xml:space="preserve"> Th</w:t>
      </w:r>
      <w:r w:rsidR="00E649E3">
        <w:t>ese</w:t>
      </w:r>
      <w:r w:rsidR="00E649E3" w:rsidRPr="00CF0CA0">
        <w:t xml:space="preserve"> reference</w:t>
      </w:r>
      <w:r w:rsidR="00E649E3">
        <w:t>s</w:t>
      </w:r>
      <w:r w:rsidR="00E649E3" w:rsidRPr="00CF0CA0">
        <w:t xml:space="preserve"> will form </w:t>
      </w:r>
      <w:r w:rsidR="002D1C25">
        <w:t>p</w:t>
      </w:r>
      <w:r w:rsidR="00E649E3" w:rsidRPr="00CF0CA0">
        <w:t>art of the information that it will deliver to BA to assist in the</w:t>
      </w:r>
      <w:r w:rsidR="002D1C25">
        <w:t xml:space="preserve"> target</w:t>
      </w:r>
      <w:r w:rsidR="004D00F4">
        <w:t>ing of</w:t>
      </w:r>
      <w:r w:rsidR="00E649E3" w:rsidRPr="00CF0CA0">
        <w:t xml:space="preserve"> advert opportunities. </w:t>
      </w:r>
    </w:p>
    <w:p w:rsidR="002D1C25" w:rsidRDefault="002D1C25" w:rsidP="00AE5D57"/>
    <w:p w:rsidR="00600B59" w:rsidRDefault="00600B59" w:rsidP="007770F4">
      <w:r w:rsidRPr="00CF0CA0">
        <w:t xml:space="preserve">The current URL signing token functionality will still be performed by Adrenalin, and the </w:t>
      </w:r>
      <w:r>
        <w:t>custom</w:t>
      </w:r>
      <w:r w:rsidRPr="00FD590F">
        <w:t xml:space="preserve"> data in the URL </w:t>
      </w:r>
      <w:r>
        <w:t>will not be</w:t>
      </w:r>
      <w:r w:rsidRPr="00FD590F">
        <w:t xml:space="preserve"> affect</w:t>
      </w:r>
      <w:r>
        <w:t>ed by</w:t>
      </w:r>
      <w:r w:rsidRPr="00FD590F">
        <w:t xml:space="preserve"> the signing</w:t>
      </w:r>
      <w:r>
        <w:t>. SSL will be used on all manifest requests to ensure the customer sensitive data is kept secure. There will be Https between:-</w:t>
      </w:r>
    </w:p>
    <w:p w:rsidR="00600B59" w:rsidRPr="00600B59" w:rsidRDefault="00600B59" w:rsidP="00C11131">
      <w:pPr>
        <w:pStyle w:val="ListParagraph"/>
        <w:numPr>
          <w:ilvl w:val="0"/>
          <w:numId w:val="14"/>
        </w:numPr>
      </w:pPr>
      <w:r w:rsidRPr="00600B59">
        <w:rPr>
          <w:szCs w:val="20"/>
        </w:rPr>
        <w:t>Adrenalin to Client</w:t>
      </w:r>
      <w:r w:rsidR="008367D8">
        <w:rPr>
          <w:szCs w:val="20"/>
        </w:rPr>
        <w:t xml:space="preserve"> (for Leapfrog boxes)</w:t>
      </w:r>
    </w:p>
    <w:p w:rsidR="00600B59" w:rsidRPr="00600B59" w:rsidRDefault="00600B59" w:rsidP="00C11131">
      <w:pPr>
        <w:pStyle w:val="ListParagraph"/>
        <w:numPr>
          <w:ilvl w:val="0"/>
          <w:numId w:val="14"/>
        </w:numPr>
      </w:pPr>
      <w:r w:rsidRPr="00600B59">
        <w:rPr>
          <w:szCs w:val="20"/>
        </w:rPr>
        <w:t>Client to Akamai</w:t>
      </w:r>
      <w:r w:rsidR="008367D8">
        <w:rPr>
          <w:szCs w:val="20"/>
        </w:rPr>
        <w:t xml:space="preserve"> (for Leapfrog boxes)</w:t>
      </w:r>
    </w:p>
    <w:p w:rsidR="00600B59" w:rsidRPr="008367D8" w:rsidRDefault="005035B8" w:rsidP="00C11131">
      <w:pPr>
        <w:pStyle w:val="ListParagraph"/>
        <w:numPr>
          <w:ilvl w:val="0"/>
          <w:numId w:val="14"/>
        </w:numPr>
      </w:pPr>
      <w:r>
        <w:rPr>
          <w:szCs w:val="20"/>
        </w:rPr>
        <w:t>Akamai to F5</w:t>
      </w:r>
      <w:r w:rsidR="00600B59" w:rsidRPr="00600B59">
        <w:rPr>
          <w:szCs w:val="20"/>
        </w:rPr>
        <w:t xml:space="preserve"> Load balancer</w:t>
      </w:r>
    </w:p>
    <w:p w:rsidR="008367D8" w:rsidRDefault="008367D8" w:rsidP="008367D8"/>
    <w:p w:rsidR="008367D8" w:rsidRPr="00600B59" w:rsidRDefault="008367D8" w:rsidP="008367D8">
      <w:r>
        <w:t>Compass boxes use a different route with their traffic originating within the VM network and can thus use HTTP.</w:t>
      </w:r>
    </w:p>
    <w:p w:rsidR="00600B59" w:rsidRPr="00FD590F" w:rsidRDefault="00600B59" w:rsidP="00AE5D57">
      <w:pPr>
        <w:pStyle w:val="ListParagraph"/>
        <w:ind w:left="1080"/>
      </w:pPr>
    </w:p>
    <w:p w:rsidR="002D1C25" w:rsidRDefault="00600B59" w:rsidP="00AE5D57">
      <w:pPr>
        <w:rPr>
          <w:i/>
        </w:rPr>
      </w:pPr>
      <w:r w:rsidRPr="00341F7E">
        <w:rPr>
          <w:i/>
        </w:rPr>
        <w:t>Note – from F5 load balancers to MDC will be HTTP only.</w:t>
      </w:r>
    </w:p>
    <w:p w:rsidR="006D492F" w:rsidRPr="00341F7E" w:rsidRDefault="006D492F" w:rsidP="00AE5D57">
      <w:pPr>
        <w:rPr>
          <w:i/>
        </w:rPr>
      </w:pPr>
    </w:p>
    <w:p w:rsidR="002D1C25" w:rsidRDefault="002D1C25" w:rsidP="00AE5D57"/>
    <w:p w:rsidR="002D1C25" w:rsidRDefault="002D1C25" w:rsidP="00AE5D57">
      <w:r>
        <w:t xml:space="preserve">The </w:t>
      </w:r>
      <w:r w:rsidR="005E418F">
        <w:t xml:space="preserve">Playback </w:t>
      </w:r>
      <w:r>
        <w:t xml:space="preserve">URL </w:t>
      </w:r>
      <w:r w:rsidR="005035B8">
        <w:t>will</w:t>
      </w:r>
      <w:r>
        <w:t xml:space="preserve"> also deliver data to the MDC on the device type and streaming protocols</w:t>
      </w:r>
    </w:p>
    <w:p w:rsidR="002D1C25" w:rsidRDefault="002D1C25" w:rsidP="00AE5D57"/>
    <w:p w:rsidR="002D1C25" w:rsidRDefault="002D1C25" w:rsidP="00AE5D57">
      <w:r>
        <w:t xml:space="preserve">An example of </w:t>
      </w:r>
      <w:r w:rsidR="004D00F4">
        <w:t>the</w:t>
      </w:r>
      <w:r>
        <w:t xml:space="preserve"> URL </w:t>
      </w:r>
      <w:r w:rsidR="007770F4">
        <w:t xml:space="preserve">supplied by Adrenalin </w:t>
      </w:r>
      <w:r>
        <w:t>follows:-</w:t>
      </w:r>
    </w:p>
    <w:p w:rsidR="002D1C25" w:rsidRDefault="002D1C25" w:rsidP="00AE5D57"/>
    <w:p w:rsidR="002D1C25" w:rsidRDefault="002D1C25" w:rsidP="00341F7E">
      <w:pPr>
        <w:pStyle w:val="Heading4"/>
      </w:pPr>
      <w:bookmarkStart w:id="509" w:name="_Toc478455190"/>
      <w:bookmarkStart w:id="510" w:name="_Toc480883919"/>
      <w:bookmarkStart w:id="511" w:name="_Toc478455191"/>
      <w:bookmarkStart w:id="512" w:name="_Toc480883920"/>
      <w:bookmarkStart w:id="513" w:name="_Toc478455194"/>
      <w:bookmarkStart w:id="514" w:name="_Toc480883923"/>
      <w:bookmarkStart w:id="515" w:name="_Toc478455195"/>
      <w:bookmarkStart w:id="516" w:name="_Toc480883924"/>
      <w:bookmarkStart w:id="517" w:name="_Toc478455199"/>
      <w:bookmarkStart w:id="518" w:name="_Toc480883928"/>
      <w:bookmarkStart w:id="519" w:name="_Toc478455200"/>
      <w:bookmarkStart w:id="520" w:name="_Toc480883929"/>
      <w:bookmarkStart w:id="521" w:name="_Toc490729033"/>
      <w:bookmarkEnd w:id="509"/>
      <w:bookmarkEnd w:id="510"/>
      <w:bookmarkEnd w:id="511"/>
      <w:bookmarkEnd w:id="512"/>
      <w:bookmarkEnd w:id="513"/>
      <w:bookmarkEnd w:id="514"/>
      <w:bookmarkEnd w:id="515"/>
      <w:bookmarkEnd w:id="516"/>
      <w:bookmarkEnd w:id="517"/>
      <w:bookmarkEnd w:id="518"/>
      <w:bookmarkEnd w:id="519"/>
      <w:bookmarkEnd w:id="520"/>
      <w:r>
        <w:t>DASH/TiVo IP VOD</w:t>
      </w:r>
      <w:bookmarkEnd w:id="521"/>
    </w:p>
    <w:p w:rsidR="004D00F4" w:rsidRDefault="002D1C25" w:rsidP="004D00F4">
      <w:proofErr w:type="gramStart"/>
      <w:r w:rsidRPr="004D00F4">
        <w:t>VOD :</w:t>
      </w:r>
      <w:proofErr w:type="gramEnd"/>
    </w:p>
    <w:p w:rsidR="00BE7DE0" w:rsidRDefault="00BE7DE0" w:rsidP="004D00F4"/>
    <w:p w:rsidR="002D1C25" w:rsidRPr="004D00F4" w:rsidRDefault="004D00F4" w:rsidP="004D00F4">
      <w:pPr>
        <w:pStyle w:val="CodeBlock"/>
        <w:rPr>
          <w:color w:val="FF0000"/>
          <w:sz w:val="16"/>
          <w:szCs w:val="16"/>
        </w:rPr>
      </w:pPr>
      <w:r>
        <w:rPr>
          <w:sz w:val="16"/>
          <w:szCs w:val="16"/>
        </w:rPr>
        <w:t>h</w:t>
      </w:r>
      <w:r w:rsidR="002D1C25" w:rsidRPr="004D00F4">
        <w:rPr>
          <w:sz w:val="16"/>
          <w:szCs w:val="16"/>
        </w:rPr>
        <w:t>ttps://multiscreen</w:t>
      </w:r>
      <w:r w:rsidR="002D1C25" w:rsidRPr="004D00F4">
        <w:rPr>
          <w:color w:val="FF0000"/>
          <w:sz w:val="16"/>
          <w:szCs w:val="16"/>
        </w:rPr>
        <w:t>_DASH</w:t>
      </w:r>
      <w:r w:rsidR="002D1C25" w:rsidRPr="004D00F4">
        <w:rPr>
          <w:sz w:val="16"/>
          <w:szCs w:val="16"/>
        </w:rPr>
        <w:t>.vod.</w:t>
      </w:r>
      <w:r w:rsidR="002D1C25" w:rsidRPr="004D00F4">
        <w:rPr>
          <w:color w:val="FF0000"/>
          <w:sz w:val="16"/>
          <w:szCs w:val="16"/>
        </w:rPr>
        <w:t>TiVoSTB</w:t>
      </w:r>
      <w:r w:rsidR="002D1C25" w:rsidRPr="004D00F4">
        <w:rPr>
          <w:sz w:val="16"/>
          <w:szCs w:val="16"/>
        </w:rPr>
        <w:t>.virginmedia.com/&lt;AdrenalinAssetID&gt;/manifest.</w:t>
      </w:r>
      <w:r w:rsidR="00AE5F5E" w:rsidRPr="004D00F4">
        <w:rPr>
          <w:sz w:val="16"/>
          <w:szCs w:val="16"/>
        </w:rPr>
        <w:t>mpd</w:t>
      </w:r>
      <w:r w:rsidR="002D1C25" w:rsidRPr="004D00F4">
        <w:rPr>
          <w:sz w:val="16"/>
          <w:szCs w:val="16"/>
        </w:rPr>
        <w:t>?token</w:t>
      </w:r>
      <w:r w:rsidR="00BE7DE0">
        <w:rPr>
          <w:sz w:val="16"/>
          <w:szCs w:val="16"/>
        </w:rPr>
        <w:t>=</w:t>
      </w:r>
      <w:r w:rsidR="002D1C25" w:rsidRPr="004D00F4">
        <w:rPr>
          <w:sz w:val="16"/>
          <w:szCs w:val="16"/>
        </w:rPr>
        <w:t>abc123&amp;</w:t>
      </w:r>
      <w:r w:rsidR="002D1C25" w:rsidRPr="004D00F4">
        <w:rPr>
          <w:color w:val="FF0000"/>
          <w:sz w:val="16"/>
          <w:szCs w:val="16"/>
        </w:rPr>
        <w:t>pid=someprovider.com&amp;paid=someProviderAssetID&amp;</w:t>
      </w:r>
      <w:r w:rsidR="004543E6">
        <w:rPr>
          <w:color w:val="FF0000"/>
          <w:sz w:val="16"/>
          <w:szCs w:val="16"/>
        </w:rPr>
        <w:t>cpeid</w:t>
      </w:r>
      <w:r w:rsidR="002D1C25" w:rsidRPr="004D00F4">
        <w:rPr>
          <w:color w:val="FF0000"/>
          <w:sz w:val="16"/>
          <w:szCs w:val="16"/>
        </w:rPr>
        <w:t>=</w:t>
      </w:r>
      <w:r w:rsidR="00C94972">
        <w:rPr>
          <w:color w:val="FF0000"/>
          <w:sz w:val="16"/>
          <w:szCs w:val="16"/>
        </w:rPr>
        <w:t>01%3a23%3a45%3a67%3a89%3aAB</w:t>
      </w:r>
    </w:p>
    <w:p w:rsidR="00BE7DE0" w:rsidRDefault="00BE7DE0" w:rsidP="002D1C25">
      <w:pPr>
        <w:rPr>
          <w:color w:val="FF0000"/>
          <w:szCs w:val="20"/>
          <w:u w:val="single"/>
        </w:rPr>
      </w:pPr>
    </w:p>
    <w:p w:rsidR="002D1C25" w:rsidRPr="00341F7E" w:rsidRDefault="002D1C25" w:rsidP="002D1C25">
      <w:r w:rsidRPr="00341F7E">
        <w:t>(</w:t>
      </w:r>
      <w:proofErr w:type="gramStart"/>
      <w:r w:rsidRPr="00341F7E">
        <w:t>note</w:t>
      </w:r>
      <w:proofErr w:type="gramEnd"/>
      <w:r w:rsidRPr="00341F7E">
        <w:t xml:space="preserve"> – no Live channels to STB)</w:t>
      </w:r>
    </w:p>
    <w:p w:rsidR="002D1C25" w:rsidRDefault="002D1C25" w:rsidP="002D1C25"/>
    <w:p w:rsidR="002D1C25" w:rsidRPr="00BC1883" w:rsidRDefault="002D1C25" w:rsidP="002D1C25">
      <w:proofErr w:type="gramStart"/>
      <w:r>
        <w:t>where</w:t>
      </w:r>
      <w:proofErr w:type="gramEnd"/>
      <w:r>
        <w:t xml:space="preserve"> </w:t>
      </w:r>
      <w:proofErr w:type="spellStart"/>
      <w:r>
        <w:t>VMyy</w:t>
      </w:r>
      <w:proofErr w:type="spellEnd"/>
      <w:r>
        <w:t xml:space="preserve"> = Live channel reference (example – VM01, VM02, </w:t>
      </w:r>
      <w:proofErr w:type="spellStart"/>
      <w:r>
        <w:t>etc</w:t>
      </w:r>
      <w:proofErr w:type="spellEnd"/>
      <w:r>
        <w:t>)</w:t>
      </w:r>
    </w:p>
    <w:p w:rsidR="002D1C25" w:rsidRDefault="002D1C25" w:rsidP="002D1C25">
      <w:proofErr w:type="gramStart"/>
      <w:r>
        <w:t>where</w:t>
      </w:r>
      <w:proofErr w:type="gramEnd"/>
      <w:r>
        <w:t xml:space="preserve"> </w:t>
      </w:r>
      <w:proofErr w:type="spellStart"/>
      <w:r w:rsidR="00590C87">
        <w:t>cpeid</w:t>
      </w:r>
      <w:proofErr w:type="spellEnd"/>
      <w:r w:rsidRPr="004636E7">
        <w:t xml:space="preserve"> is always </w:t>
      </w:r>
      <w:r w:rsidR="004636E7" w:rsidRPr="00EB2103">
        <w:t>MAC address</w:t>
      </w:r>
      <w:r w:rsidR="00590C87">
        <w:t xml:space="preserve"> with the colons URL-escaped to </w:t>
      </w:r>
      <w:r w:rsidR="00C94972">
        <w:t>“%3a”</w:t>
      </w:r>
    </w:p>
    <w:p w:rsidR="002D1C25" w:rsidRDefault="002D1C25" w:rsidP="002D1C25">
      <w:pPr>
        <w:rPr>
          <w:b/>
          <w:bCs/>
          <w:u w:val="single"/>
          <w:lang w:val="en-US" w:eastAsia="en-GB"/>
        </w:rPr>
      </w:pPr>
    </w:p>
    <w:p w:rsidR="00E649E3" w:rsidRDefault="00E649E3" w:rsidP="007770F4">
      <w:r w:rsidRPr="00CF0CA0">
        <w:t>The Client turn</w:t>
      </w:r>
      <w:r w:rsidR="00600B59">
        <w:t>s</w:t>
      </w:r>
      <w:r w:rsidRPr="00CF0CA0">
        <w:t xml:space="preserve"> around this manifest requesting URL</w:t>
      </w:r>
      <w:r w:rsidR="00600B59">
        <w:t xml:space="preserve"> </w:t>
      </w:r>
      <w:r w:rsidRPr="00CF0CA0">
        <w:t xml:space="preserve">to the CDN (Akamai), where the token will be checked, and if passed the CDN will acquire the manifest from the </w:t>
      </w:r>
      <w:r w:rsidR="00600B59">
        <w:t xml:space="preserve">MDC </w:t>
      </w:r>
      <w:r w:rsidRPr="00CF0CA0">
        <w:t xml:space="preserve">MM. This is a change to the current </w:t>
      </w:r>
      <w:r w:rsidR="00600B59">
        <w:t>solution</w:t>
      </w:r>
      <w:r w:rsidRPr="00CF0CA0">
        <w:t xml:space="preserve">, where currently the CDN either </w:t>
      </w:r>
      <w:proofErr w:type="spellStart"/>
      <w:r w:rsidRPr="00CF0CA0">
        <w:t>i</w:t>
      </w:r>
      <w:proofErr w:type="spellEnd"/>
      <w:r w:rsidRPr="00CF0CA0">
        <w:t>) acquire</w:t>
      </w:r>
      <w:r>
        <w:t>s</w:t>
      </w:r>
      <w:r w:rsidRPr="00CF0CA0">
        <w:t xml:space="preserve"> manifest from the Varnish servers for linear, or ii) acquire manifest from its internal cache. The </w:t>
      </w:r>
      <w:r w:rsidR="00600B59">
        <w:t>CDN must be set up to ensure all</w:t>
      </w:r>
      <w:r w:rsidRPr="00CF0CA0">
        <w:t xml:space="preserve"> manifest</w:t>
      </w:r>
      <w:r w:rsidR="00600B59">
        <w:t>s are</w:t>
      </w:r>
      <w:r w:rsidRPr="00CF0CA0">
        <w:t xml:space="preserve"> not cached. If the caching is allowed, then the advert opportunity in the manifest will be missed.</w:t>
      </w:r>
    </w:p>
    <w:p w:rsidR="00E649E3" w:rsidRPr="00CF0CA0" w:rsidRDefault="00E649E3" w:rsidP="007770F4"/>
    <w:p w:rsidR="00600B59" w:rsidRDefault="008367D8" w:rsidP="007770F4">
      <w:r>
        <w:t>T</w:t>
      </w:r>
      <w:r w:rsidR="00E649E3" w:rsidRPr="00CF0CA0">
        <w:t xml:space="preserve">he manifest (acquired now by the </w:t>
      </w:r>
      <w:r w:rsidR="00600B59">
        <w:t xml:space="preserve">MDC </w:t>
      </w:r>
      <w:r w:rsidR="00E649E3" w:rsidRPr="00CF0CA0">
        <w:t xml:space="preserve">MM) will be acquired from </w:t>
      </w:r>
      <w:r>
        <w:t>the MM via the CDN and F5 load balancers</w:t>
      </w:r>
      <w:r w:rsidR="00E649E3" w:rsidRPr="00CF0CA0">
        <w:t>.</w:t>
      </w:r>
      <w:r>
        <w:t xml:space="preserve"> The CDN does not cache this request since the reply is unique for each STB.</w:t>
      </w:r>
    </w:p>
    <w:p w:rsidR="00600B59" w:rsidRDefault="00600B59" w:rsidP="007770F4"/>
    <w:p w:rsidR="00E649E3" w:rsidRPr="00FD591E" w:rsidRDefault="00E649E3" w:rsidP="007770F4">
      <w:pPr>
        <w:rPr>
          <w:i/>
        </w:rPr>
      </w:pPr>
      <w:r w:rsidRPr="00FD591E">
        <w:rPr>
          <w:i/>
        </w:rPr>
        <w:t xml:space="preserve">Note – the request from </w:t>
      </w:r>
      <w:r w:rsidR="00BC751A" w:rsidRPr="00FD591E">
        <w:rPr>
          <w:i/>
        </w:rPr>
        <w:t>Spectrum</w:t>
      </w:r>
      <w:r w:rsidRPr="00FD591E">
        <w:rPr>
          <w:i/>
        </w:rPr>
        <w:t xml:space="preserve"> MDC to the Akamai cache must be set-up in such a </w:t>
      </w:r>
      <w:r w:rsidR="00BC751A">
        <w:rPr>
          <w:i/>
        </w:rPr>
        <w:t>manner</w:t>
      </w:r>
      <w:r w:rsidR="00BC751A" w:rsidRPr="00FD591E">
        <w:rPr>
          <w:i/>
        </w:rPr>
        <w:t xml:space="preserve"> </w:t>
      </w:r>
      <w:r w:rsidRPr="00FD591E">
        <w:rPr>
          <w:i/>
        </w:rPr>
        <w:t>to ensure entry into Akamai is controlled by source IP address, and not</w:t>
      </w:r>
      <w:r w:rsidR="00600B59">
        <w:rPr>
          <w:i/>
        </w:rPr>
        <w:t xml:space="preserve"> require a</w:t>
      </w:r>
      <w:r w:rsidRPr="00FD591E">
        <w:rPr>
          <w:i/>
        </w:rPr>
        <w:t xml:space="preserve"> token.</w:t>
      </w:r>
    </w:p>
    <w:p w:rsidR="00E649E3" w:rsidRPr="00CF0CA0" w:rsidRDefault="00E649E3" w:rsidP="007770F4"/>
    <w:p w:rsidR="00E649E3" w:rsidRPr="00CF0CA0" w:rsidRDefault="00600B59" w:rsidP="007770F4">
      <w:r>
        <w:t>On manifest request the MDC MM</w:t>
      </w:r>
      <w:r w:rsidR="00E649E3" w:rsidRPr="00CF0CA0">
        <w:t xml:space="preserve"> </w:t>
      </w:r>
      <w:r>
        <w:t xml:space="preserve">will check, with </w:t>
      </w:r>
      <w:proofErr w:type="spellStart"/>
      <w:r>
        <w:t>Blackarrow</w:t>
      </w:r>
      <w:proofErr w:type="spellEnd"/>
      <w:r>
        <w:t>,</w:t>
      </w:r>
      <w:r w:rsidRPr="00600B59">
        <w:t xml:space="preserve"> </w:t>
      </w:r>
      <w:r w:rsidRPr="00CF0CA0">
        <w:t>whether an ad</w:t>
      </w:r>
      <w:r>
        <w:t>vert</w:t>
      </w:r>
      <w:r w:rsidRPr="00CF0CA0">
        <w:t xml:space="preserve"> should be served</w:t>
      </w:r>
      <w:r>
        <w:t xml:space="preserve"> in the manifest requests.</w:t>
      </w:r>
      <w:r w:rsidR="00E649E3" w:rsidRPr="00CF0CA0">
        <w:t xml:space="preserve"> </w:t>
      </w:r>
    </w:p>
    <w:p w:rsidR="00E649E3" w:rsidRPr="00CF0CA0" w:rsidRDefault="00E649E3" w:rsidP="007770F4"/>
    <w:p w:rsidR="00E649E3" w:rsidRPr="00CF0CA0" w:rsidRDefault="00E649E3" w:rsidP="007770F4">
      <w:r w:rsidRPr="00CF0CA0">
        <w:t xml:space="preserve">The </w:t>
      </w:r>
      <w:proofErr w:type="spellStart"/>
      <w:r w:rsidRPr="00CF0CA0">
        <w:t>BlackArrow</w:t>
      </w:r>
      <w:proofErr w:type="spellEnd"/>
      <w:r w:rsidRPr="00CF0CA0">
        <w:t xml:space="preserve"> system will perform the request decoration services to provide an Ad response containing ad asset references</w:t>
      </w:r>
      <w:r w:rsidR="00600B59">
        <w:t>,</w:t>
      </w:r>
      <w:r w:rsidRPr="00CF0CA0">
        <w:t xml:space="preserve"> to be included in the modified manifest file (placement decision). The </w:t>
      </w:r>
      <w:r w:rsidR="00600B59">
        <w:t>MDC MM</w:t>
      </w:r>
      <w:r w:rsidRPr="00CF0CA0">
        <w:t xml:space="preserve"> system will update the manifest files (MPD) with the reference to the Ad content stream.</w:t>
      </w:r>
      <w:r w:rsidR="00600B59">
        <w:t xml:space="preserve"> If </w:t>
      </w:r>
      <w:proofErr w:type="spellStart"/>
      <w:r w:rsidR="00600B59">
        <w:t>Blackarrow</w:t>
      </w:r>
      <w:proofErr w:type="spellEnd"/>
      <w:r w:rsidR="00600B59">
        <w:t xml:space="preserve"> returns that no a</w:t>
      </w:r>
      <w:r w:rsidRPr="00CF0CA0">
        <w:t xml:space="preserve">dverts are to the served (i.e. no advert opportunity) then the manifest manipulator will return a vanilla manifest. </w:t>
      </w:r>
      <w:proofErr w:type="spellStart"/>
      <w:r w:rsidRPr="00CF0CA0">
        <w:t>BlackArrow</w:t>
      </w:r>
      <w:proofErr w:type="spellEnd"/>
      <w:r w:rsidRPr="00CF0CA0">
        <w:t xml:space="preserve"> &amp; the </w:t>
      </w:r>
      <w:r w:rsidR="00600B59">
        <w:t>MDC MM</w:t>
      </w:r>
      <w:r w:rsidRPr="00CF0CA0">
        <w:t xml:space="preserve"> will communicate via the </w:t>
      </w:r>
      <w:r w:rsidR="00BC751A">
        <w:t>SCTE 130</w:t>
      </w:r>
      <w:r>
        <w:t xml:space="preserve"> XML</w:t>
      </w:r>
      <w:r w:rsidRPr="00CF0CA0">
        <w:t xml:space="preserve"> standard</w:t>
      </w:r>
      <w:r w:rsidR="00073755">
        <w:t xml:space="preserve"> (</w:t>
      </w:r>
      <w:r w:rsidR="002173F0">
        <w:t xml:space="preserve">section </w:t>
      </w:r>
      <w:r w:rsidR="002173F0">
        <w:fldChar w:fldCharType="begin"/>
      </w:r>
      <w:r w:rsidR="002173F0">
        <w:instrText xml:space="preserve"> REF _Ref428911012 \h </w:instrText>
      </w:r>
      <w:r w:rsidR="007770F4">
        <w:instrText xml:space="preserve"> \* MERGEFORMAT </w:instrText>
      </w:r>
      <w:r w:rsidR="002173F0">
        <w:fldChar w:fldCharType="separate"/>
      </w:r>
      <w:r w:rsidR="000A5A58" w:rsidRPr="00CF0CA0">
        <w:t>Real Time Decisioning</w:t>
      </w:r>
      <w:r w:rsidR="002173F0">
        <w:fldChar w:fldCharType="end"/>
      </w:r>
      <w:r w:rsidR="00073755">
        <w:t>)</w:t>
      </w:r>
      <w:r w:rsidRPr="00CF0CA0">
        <w:t>.</w:t>
      </w:r>
    </w:p>
    <w:p w:rsidR="00E649E3" w:rsidRPr="00CF0CA0" w:rsidRDefault="00E649E3" w:rsidP="007770F4"/>
    <w:p w:rsidR="00E649E3" w:rsidRDefault="00E649E3" w:rsidP="007770F4">
      <w:r w:rsidRPr="00CF0CA0">
        <w:t xml:space="preserve">The client player will use the manifest file (returned from the </w:t>
      </w:r>
      <w:r w:rsidR="00073755">
        <w:t xml:space="preserve">MDC </w:t>
      </w:r>
      <w:r w:rsidRPr="00CF0CA0">
        <w:t xml:space="preserve">MM via the CDN) to </w:t>
      </w:r>
      <w:r w:rsidR="007770F4">
        <w:t>identify</w:t>
      </w:r>
      <w:r w:rsidRPr="00CF0CA0">
        <w:t xml:space="preserve"> and then collect the appropriate segments from the CDN (main assets and/or Ad content).</w:t>
      </w:r>
      <w:r w:rsidR="00073755">
        <w:t xml:space="preserve"> </w:t>
      </w:r>
    </w:p>
    <w:p w:rsidR="007C6C55" w:rsidRPr="00CF0CA0" w:rsidRDefault="007C6C55" w:rsidP="007770F4"/>
    <w:p w:rsidR="00BC751A" w:rsidRDefault="00BC751A" w:rsidP="007770F4">
      <w:r>
        <w:t>The following section describes the STB IP VoD flow.</w:t>
      </w:r>
    </w:p>
    <w:p w:rsidR="00E649E3" w:rsidRDefault="00E649E3" w:rsidP="00E649E3"/>
    <w:p w:rsidR="00E649E3" w:rsidRDefault="001A0AAC" w:rsidP="00AE5D57">
      <w:pPr>
        <w:pStyle w:val="Heading3"/>
      </w:pPr>
      <w:bookmarkStart w:id="522" w:name="_Toc428912881"/>
      <w:bookmarkStart w:id="523" w:name="_Toc428913117"/>
      <w:bookmarkStart w:id="524" w:name="_Toc428913331"/>
      <w:bookmarkStart w:id="525" w:name="_Toc428913567"/>
      <w:bookmarkStart w:id="526" w:name="_Toc478455203"/>
      <w:bookmarkStart w:id="527" w:name="_Toc480883932"/>
      <w:bookmarkStart w:id="528" w:name="_Toc478455204"/>
      <w:bookmarkStart w:id="529" w:name="_Toc478455381"/>
      <w:bookmarkStart w:id="530" w:name="_Toc480883933"/>
      <w:bookmarkStart w:id="531" w:name="_Toc478455205"/>
      <w:bookmarkStart w:id="532" w:name="_Toc480883934"/>
      <w:bookmarkStart w:id="533" w:name="_Toc478455253"/>
      <w:bookmarkStart w:id="534" w:name="_Toc480883982"/>
      <w:bookmarkStart w:id="535" w:name="_Toc478455272"/>
      <w:bookmarkStart w:id="536" w:name="_Toc480884001"/>
      <w:bookmarkStart w:id="537" w:name="_Toc478455273"/>
      <w:bookmarkStart w:id="538" w:name="_Toc480884002"/>
      <w:bookmarkStart w:id="539" w:name="_Toc478455274"/>
      <w:bookmarkStart w:id="540" w:name="_Toc480884003"/>
      <w:bookmarkStart w:id="541" w:name="_Toc478455275"/>
      <w:bookmarkStart w:id="542" w:name="_Toc480884004"/>
      <w:bookmarkStart w:id="543" w:name="_Toc478455276"/>
      <w:bookmarkStart w:id="544" w:name="_Toc480884005"/>
      <w:bookmarkStart w:id="545" w:name="_Toc478455277"/>
      <w:bookmarkStart w:id="546" w:name="_Toc480884006"/>
      <w:bookmarkStart w:id="547" w:name="_Toc478455278"/>
      <w:bookmarkStart w:id="548" w:name="_Toc480884007"/>
      <w:bookmarkStart w:id="549" w:name="_Toc478455280"/>
      <w:bookmarkStart w:id="550" w:name="_Toc480884009"/>
      <w:bookmarkStart w:id="551" w:name="_Toc478455282"/>
      <w:bookmarkStart w:id="552" w:name="_Toc480884011"/>
      <w:bookmarkStart w:id="553" w:name="_Toc478455291"/>
      <w:bookmarkStart w:id="554" w:name="_Toc480884020"/>
      <w:bookmarkStart w:id="555" w:name="_Toc478455300"/>
      <w:bookmarkStart w:id="556" w:name="_Toc480884029"/>
      <w:bookmarkStart w:id="557" w:name="_Toc478455312"/>
      <w:bookmarkStart w:id="558" w:name="_Toc480884041"/>
      <w:bookmarkStart w:id="559" w:name="_Toc478455313"/>
      <w:bookmarkStart w:id="560" w:name="_Toc480884042"/>
      <w:bookmarkStart w:id="561" w:name="_Toc490729034"/>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t>STB Playout Flow</w:t>
      </w:r>
      <w:bookmarkEnd w:id="561"/>
    </w:p>
    <w:p w:rsidR="00316C44" w:rsidRDefault="00316C44" w:rsidP="00316C44">
      <w:r>
        <w:t xml:space="preserve">The process starts with the STB user browsing the EPG as supplied through the TiVo TSC. Once an IP VoD title is selected for playback, the TSC supplies a content ID to the STB. The STB uses the content ID to contact the </w:t>
      </w:r>
      <w:r w:rsidR="00D60D9C">
        <w:t>SeaChange</w:t>
      </w:r>
      <w:r>
        <w:t xml:space="preserve"> Traxis system for a URL that it can use to initiate the playout of the content. The Traxis system also manages the purchase and subscription elements to the transaction and only supplies the URL when these are satisfied. The communication with Traxis is over HTTPS</w:t>
      </w:r>
      <w:r w:rsidR="008367D8">
        <w:t xml:space="preserve"> for Leapfrog boxes or HTTP for Compass</w:t>
      </w:r>
      <w:r>
        <w:t>; Traxis returns the required URL which additionally includes appended parameters supplying a session token, the</w:t>
      </w:r>
      <w:r w:rsidR="008E4E8F">
        <w:t xml:space="preserve"> PID and PAID of the content, the STB’s MAC address and a device parameter identifying the TiVo box.</w:t>
      </w:r>
    </w:p>
    <w:p w:rsidR="00316C44" w:rsidRDefault="00316C44" w:rsidP="00316C44"/>
    <w:p w:rsidR="00316C44" w:rsidRDefault="00316C44" w:rsidP="00316C44">
      <w:r>
        <w:t>The STB now uses the URL to contact the CDN for the manifest of the title. At this stage, the CDN doesn’t perform any caching since this would inhibit the ad insertion process. Instead, the CDN passes the request on to the Arris Manifest Manipulator (MM). The MM requests the VoD asset manifest from the VSPP, this being the manifest that describes the asset itself without the ads. This manifest will however be composed of periods and the junction between the periods will correspond to mid-roll breaks. This request to the VSPP can be satisfied by a cache hit if present either in the MM or in front of the VSPP. If not cached, the MM requests the VoD asset manifest from the VSPP which will create the manifest on the fly and return it.</w:t>
      </w:r>
    </w:p>
    <w:p w:rsidR="00316C44" w:rsidRDefault="00316C44" w:rsidP="00316C44"/>
    <w:p w:rsidR="00316C44" w:rsidRDefault="00316C44" w:rsidP="00316C44">
      <w:r>
        <w:t>At this stage, the MM will also contact the Cadent ADS to request details of ads to be inserted. The request will contain details of the STB MAC address which will allow Cadent to determine the STB’s profile plus details of the ID of the VoD asset. This latter data allows Cadent to determine the positions of the breaks for the content and the map of where ads are to be inserted (ad map). This information will have been supplied to Cadent earlier through the TVA Transformer file interface having been originally supplied through the content provider’s asset metadata contained in the ADI++ format file. In addition to the map, Cadent will use campaign data to determine which ads to insert. The final decisions are delivered back to the Arris MM in the form of a SCTE 130 placement response message.</w:t>
      </w:r>
    </w:p>
    <w:p w:rsidR="00316C44" w:rsidRDefault="00316C44" w:rsidP="00316C44"/>
    <w:p w:rsidR="00316C44" w:rsidRDefault="00316C44" w:rsidP="00316C44">
      <w:r>
        <w:t xml:space="preserve">Now that the MM knows which ads to insert, it again contacts the VSPP for </w:t>
      </w:r>
      <w:proofErr w:type="spellStart"/>
      <w:r>
        <w:t>theMPEG</w:t>
      </w:r>
      <w:proofErr w:type="spellEnd"/>
      <w:r>
        <w:t xml:space="preserve">-DASH manifests of each of these ads. Again, the MM can satisfy these from its cache or request them from the VSPP if not already present with the VSPP packaging </w:t>
      </w:r>
      <w:proofErr w:type="gramStart"/>
      <w:r>
        <w:t>these on-the-fly</w:t>
      </w:r>
      <w:proofErr w:type="gramEnd"/>
      <w:r>
        <w:t>.</w:t>
      </w:r>
    </w:p>
    <w:p w:rsidR="00316C44" w:rsidRDefault="00316C44" w:rsidP="00316C44"/>
    <w:p w:rsidR="00316C44" w:rsidRDefault="00316C44" w:rsidP="00316C44">
      <w:r>
        <w:t>Once the MM has the VoD asset manifest, the ad manifests and the SCTE 130 response, it can merge all of this data into a single MPEG-DASH manifest that contains the ads arranged as separate periods around the VoD asset periods. The MM also performs filtering on the ad manifests to ensure that the renditions offered are compatible with the renditions of the main content thus ensuring a consistent user experience.  This single manifest is then returned to the CDN and from there to the STB.</w:t>
      </w:r>
    </w:p>
    <w:p w:rsidR="00316C44" w:rsidRDefault="00316C44" w:rsidP="00316C44"/>
    <w:p w:rsidR="00316C44" w:rsidRDefault="00316C44" w:rsidP="00316C44">
      <w:r>
        <w:t>Playout on the STB uses the STB’s MPEG-DASH player libraries. The player parses the manifest to determine the content segments required and then requests these from the CDN. The exact segment selected will depend on the network conditions; the STB will choose a suitably encoded segment based on the available network bandwidth.</w:t>
      </w:r>
    </w:p>
    <w:p w:rsidR="00316C44" w:rsidRDefault="00316C44" w:rsidP="00316C44"/>
    <w:p w:rsidR="00316C44" w:rsidRDefault="00316C44" w:rsidP="00316C44">
      <w:r>
        <w:t>The CDN will either serve these directly or request them from the VSPP if not cached. Where a request to the VSPP is made, the VSPP will prepare the segment on-the-fly from its own repository by encrypting it and then returning it to the CDN.</w:t>
      </w:r>
    </w:p>
    <w:p w:rsidR="00316C44" w:rsidRDefault="00316C44" w:rsidP="00316C44"/>
    <w:p w:rsidR="00316C44" w:rsidRDefault="00316C44" w:rsidP="00316C44">
      <w:r>
        <w:t>In the manifest, segments are arranged into periods. A period may contain an advertisement or a part of the main asset. Whenever the player completes playback of a period corresponding to an ad (i.e. when it moves on to a new period), it constructs a SCTE 130 Placement Status Notification (PSN) message detailing the manner in which the ad was viewed and sends this back to Cadent. Cadent accumulates and analyses this information and uses it to adjust its ad placement algorithms and to supply impression data back to the third party ad agencies.</w:t>
      </w:r>
    </w:p>
    <w:p w:rsidR="00316C44" w:rsidRPr="00CF0CA0" w:rsidRDefault="00316C44" w:rsidP="00BC751A"/>
    <w:p w:rsidR="00E649E3" w:rsidRDefault="00E649E3" w:rsidP="00BC751A"/>
    <w:p w:rsidR="003E4513" w:rsidRDefault="00666133" w:rsidP="00316C44">
      <w:pPr>
        <w:pStyle w:val="Heading4"/>
      </w:pPr>
      <w:bookmarkStart w:id="562" w:name="_Toc483320957"/>
      <w:bookmarkStart w:id="563" w:name="_Toc483320958"/>
      <w:bookmarkStart w:id="564" w:name="_Toc483320959"/>
      <w:bookmarkStart w:id="565" w:name="_Toc483320960"/>
      <w:bookmarkStart w:id="566" w:name="_Toc483320961"/>
      <w:bookmarkStart w:id="567" w:name="_Toc483320962"/>
      <w:bookmarkStart w:id="568" w:name="_Toc483320963"/>
      <w:bookmarkStart w:id="569" w:name="_Toc483320964"/>
      <w:bookmarkStart w:id="570" w:name="_Toc483320965"/>
      <w:bookmarkStart w:id="571" w:name="_Toc483321008"/>
      <w:bookmarkStart w:id="572" w:name="_Toc483321011"/>
      <w:bookmarkStart w:id="573" w:name="_Toc483321026"/>
      <w:bookmarkStart w:id="574" w:name="_Toc483321027"/>
      <w:bookmarkStart w:id="575" w:name="_Toc490729035"/>
      <w:bookmarkEnd w:id="562"/>
      <w:bookmarkEnd w:id="563"/>
      <w:bookmarkEnd w:id="564"/>
      <w:bookmarkEnd w:id="565"/>
      <w:bookmarkEnd w:id="566"/>
      <w:bookmarkEnd w:id="567"/>
      <w:bookmarkEnd w:id="568"/>
      <w:bookmarkEnd w:id="569"/>
      <w:bookmarkEnd w:id="570"/>
      <w:bookmarkEnd w:id="571"/>
      <w:bookmarkEnd w:id="572"/>
      <w:bookmarkEnd w:id="573"/>
      <w:bookmarkEnd w:id="574"/>
      <w:r>
        <w:t>Leapfrog Setup Flow</w:t>
      </w:r>
      <w:bookmarkEnd w:id="575"/>
    </w:p>
    <w:p w:rsidR="00627897" w:rsidRDefault="00D60D9C" w:rsidP="00316C44">
      <w:pPr>
        <w:keepNext/>
        <w:keepLines/>
      </w:pPr>
      <w:r>
        <w:t>The flows for Leapfrog and Compass STBs are slightly different to accommodate the different processing abilities of the two boxes and takes advantage of the different connectivity of these boxes to the network. The Leapfrog flow is described here first.</w:t>
      </w:r>
    </w:p>
    <w:p w:rsidR="00627897" w:rsidRDefault="00316C44" w:rsidP="00E649E3">
      <w:r w:rsidRPr="00316C44">
        <w:rPr>
          <w:noProof/>
          <w:lang w:eastAsia="en-GB"/>
        </w:rPr>
        <w:drawing>
          <wp:inline distT="0" distB="0" distL="0" distR="0" wp14:anchorId="6D290456" wp14:editId="599835CD">
            <wp:extent cx="5904230" cy="503625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04230" cy="5036258"/>
                    </a:xfrm>
                    <a:prstGeom prst="rect">
                      <a:avLst/>
                    </a:prstGeom>
                  </pic:spPr>
                </pic:pic>
              </a:graphicData>
            </a:graphic>
          </wp:inline>
        </w:drawing>
      </w:r>
    </w:p>
    <w:p w:rsidR="00666133" w:rsidRDefault="00666133" w:rsidP="00E649E3"/>
    <w:p w:rsidR="004B639C" w:rsidRDefault="004B639C" w:rsidP="00E649E3"/>
    <w:tbl>
      <w:tblPr>
        <w:tblStyle w:val="TableList4"/>
        <w:tblW w:w="0" w:type="auto"/>
        <w:tblCellMar>
          <w:top w:w="57" w:type="dxa"/>
          <w:bottom w:w="57" w:type="dxa"/>
        </w:tblCellMar>
        <w:tblLook w:val="04A0" w:firstRow="1" w:lastRow="0" w:firstColumn="1" w:lastColumn="0" w:noHBand="0" w:noVBand="1"/>
      </w:tblPr>
      <w:tblGrid>
        <w:gridCol w:w="1101"/>
        <w:gridCol w:w="8413"/>
      </w:tblGrid>
      <w:tr w:rsidR="002934CC" w:rsidTr="0091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934CC" w:rsidRDefault="002934CC" w:rsidP="00F80C29">
            <w:r>
              <w:t>#</w:t>
            </w:r>
          </w:p>
        </w:tc>
        <w:tc>
          <w:tcPr>
            <w:tcW w:w="8413" w:type="dxa"/>
          </w:tcPr>
          <w:p w:rsidR="002934CC" w:rsidRDefault="002934CC" w:rsidP="00F80C29">
            <w:pPr>
              <w:cnfStyle w:val="100000000000" w:firstRow="1" w:lastRow="0" w:firstColumn="0" w:lastColumn="0" w:oddVBand="0" w:evenVBand="0" w:oddHBand="0" w:evenHBand="0" w:firstRowFirstColumn="0" w:firstRowLastColumn="0" w:lastRowFirstColumn="0" w:lastRowLastColumn="0"/>
            </w:pPr>
            <w:r>
              <w:t>Action</w:t>
            </w:r>
          </w:p>
        </w:tc>
      </w:tr>
      <w:tr w:rsidR="004B639C" w:rsidTr="00623FEB">
        <w:tc>
          <w:tcPr>
            <w:cnfStyle w:val="001000000000" w:firstRow="0" w:lastRow="0" w:firstColumn="1" w:lastColumn="0" w:oddVBand="0" w:evenVBand="0" w:oddHBand="0" w:evenHBand="0" w:firstRowFirstColumn="0" w:firstRowLastColumn="0" w:lastRowFirstColumn="0" w:lastRowLastColumn="0"/>
            <w:tcW w:w="9514" w:type="dxa"/>
            <w:gridSpan w:val="2"/>
          </w:tcPr>
          <w:p w:rsidR="004B639C" w:rsidRPr="004B639C" w:rsidRDefault="004B639C" w:rsidP="00F80C29">
            <w:pPr>
              <w:rPr>
                <w:b/>
              </w:rPr>
            </w:pPr>
            <w:r w:rsidRPr="004B639C">
              <w:rPr>
                <w:b/>
              </w:rPr>
              <w:t>Setup</w:t>
            </w:r>
          </w:p>
        </w:tc>
      </w:tr>
      <w:tr w:rsidR="00917428" w:rsidTr="00917428">
        <w:tc>
          <w:tcPr>
            <w:cnfStyle w:val="001000000000" w:firstRow="0" w:lastRow="0" w:firstColumn="1" w:lastColumn="0" w:oddVBand="0" w:evenVBand="0" w:oddHBand="0" w:evenHBand="0" w:firstRowFirstColumn="0" w:firstRowLastColumn="0" w:lastRowFirstColumn="0" w:lastRowLastColumn="0"/>
            <w:tcW w:w="1101" w:type="dxa"/>
          </w:tcPr>
          <w:p w:rsidR="00917428" w:rsidRDefault="00917428" w:rsidP="00F80C29">
            <w:r>
              <w:t>1</w:t>
            </w:r>
          </w:p>
        </w:tc>
        <w:tc>
          <w:tcPr>
            <w:tcW w:w="8413" w:type="dxa"/>
          </w:tcPr>
          <w:p w:rsidR="00917428" w:rsidRDefault="00917428" w:rsidP="00F80C29">
            <w:pPr>
              <w:cnfStyle w:val="000000000000" w:firstRow="0" w:lastRow="0" w:firstColumn="0" w:lastColumn="0" w:oddVBand="0" w:evenVBand="0" w:oddHBand="0" w:evenHBand="0" w:firstRowFirstColumn="0" w:firstRowLastColumn="0" w:lastRowFirstColumn="0" w:lastRowLastColumn="0"/>
            </w:pPr>
            <w:r>
              <w:t>STB browses catalogue supplied by TiVo</w:t>
            </w:r>
          </w:p>
        </w:tc>
      </w:tr>
      <w:tr w:rsidR="00917428" w:rsidTr="00917428">
        <w:tc>
          <w:tcPr>
            <w:cnfStyle w:val="001000000000" w:firstRow="0" w:lastRow="0" w:firstColumn="1" w:lastColumn="0" w:oddVBand="0" w:evenVBand="0" w:oddHBand="0" w:evenHBand="0" w:firstRowFirstColumn="0" w:firstRowLastColumn="0" w:lastRowFirstColumn="0" w:lastRowLastColumn="0"/>
            <w:tcW w:w="1101" w:type="dxa"/>
          </w:tcPr>
          <w:p w:rsidR="00917428" w:rsidRDefault="00917428" w:rsidP="00F80C29">
            <w:r>
              <w:t>2</w:t>
            </w:r>
          </w:p>
        </w:tc>
        <w:tc>
          <w:tcPr>
            <w:tcW w:w="8413" w:type="dxa"/>
          </w:tcPr>
          <w:p w:rsidR="00917428" w:rsidRDefault="00917428" w:rsidP="00F80C29">
            <w:pPr>
              <w:cnfStyle w:val="000000000000" w:firstRow="0" w:lastRow="0" w:firstColumn="0" w:lastColumn="0" w:oddVBand="0" w:evenVBand="0" w:oddHBand="0" w:evenHBand="0" w:firstRowFirstColumn="0" w:firstRowLastColumn="0" w:lastRowFirstColumn="0" w:lastRowLastColumn="0"/>
            </w:pPr>
            <w:r>
              <w:t>TiVo supplies ID of the offer.</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3</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Leapfrog box requests streaming manifest from Traxis using HTTPS.</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4</w:t>
            </w:r>
          </w:p>
        </w:tc>
        <w:tc>
          <w:tcPr>
            <w:tcW w:w="8413" w:type="dxa"/>
          </w:tcPr>
          <w:p w:rsidR="002934CC" w:rsidRDefault="002934CC" w:rsidP="0005049C">
            <w:pPr>
              <w:cnfStyle w:val="000000000000" w:firstRow="0" w:lastRow="0" w:firstColumn="0" w:lastColumn="0" w:oddVBand="0" w:evenVBand="0" w:oddHBand="0" w:evenHBand="0" w:firstRowFirstColumn="0" w:firstRowLastColumn="0" w:lastRowFirstColumn="0" w:lastRowLastColumn="0"/>
            </w:pPr>
            <w:r>
              <w:t xml:space="preserve">Traxis replies with an XML document containing a URL that the STB can use to request the stream. The URL contains an appended security token and a parameter indicating the STB’s MAC address. This allows the STB to turn this around with no additional changes to the URL. The security token is based on a hash of the </w:t>
            </w:r>
            <w:proofErr w:type="spellStart"/>
            <w:r w:rsidR="0005049C">
              <w:t>playURL</w:t>
            </w:r>
            <w:proofErr w:type="spellEnd"/>
            <w:r w:rsidR="0005049C">
              <w:t xml:space="preserve"> </w:t>
            </w:r>
            <w:r>
              <w:t>plus a shared secret.</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5</w:t>
            </w:r>
          </w:p>
        </w:tc>
        <w:tc>
          <w:tcPr>
            <w:tcW w:w="8413" w:type="dxa"/>
          </w:tcPr>
          <w:p w:rsidR="002934CC" w:rsidRDefault="002934CC" w:rsidP="002934CC">
            <w:pPr>
              <w:cnfStyle w:val="000000000000" w:firstRow="0" w:lastRow="0" w:firstColumn="0" w:lastColumn="0" w:oddVBand="0" w:evenVBand="0" w:oddHBand="0" w:evenHBand="0" w:firstRowFirstColumn="0" w:firstRowLastColumn="0" w:lastRowFirstColumn="0" w:lastRowLastColumn="0"/>
            </w:pPr>
            <w:r>
              <w:t xml:space="preserve">The Leapfrog box now uses the supplied URL to request the MPD manifest from the CDN over HTTPS. </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6</w:t>
            </w:r>
            <w:r w:rsidR="00016AB7">
              <w:t>, 7</w:t>
            </w:r>
          </w:p>
        </w:tc>
        <w:tc>
          <w:tcPr>
            <w:tcW w:w="8413" w:type="dxa"/>
          </w:tcPr>
          <w:p w:rsidR="002934CC" w:rsidRDefault="002934CC" w:rsidP="002934CC">
            <w:pPr>
              <w:cnfStyle w:val="000000000000" w:firstRow="0" w:lastRow="0" w:firstColumn="0" w:lastColumn="0" w:oddVBand="0" w:evenVBand="0" w:oddHBand="0" w:evenHBand="0" w:firstRowFirstColumn="0" w:firstRowLastColumn="0" w:lastRowFirstColumn="0" w:lastRowLastColumn="0"/>
            </w:pPr>
            <w:r>
              <w:t>The CDN checks the token using the shared secret and, if valid, forwards the request to the MM</w:t>
            </w:r>
            <w:r w:rsidR="00016AB7">
              <w:t xml:space="preserve"> via the F5 Load Balancer.</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8,9</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The MM strips off the superfluous parameters from the URL and then uses this URL to query the VSPP for the manifest of the main VoD content.</w:t>
            </w:r>
            <w:r w:rsidR="00917428">
              <w:t xml:space="preserve"> This traverses the </w:t>
            </w:r>
            <w:r w:rsidR="00016AB7">
              <w:t>Varnish Shield Cache and Load Balancer to direct the request to one of the VSPP nodes.</w:t>
            </w:r>
            <w:r w:rsidR="005E418F">
              <w:t xml:space="preserve"> Alternatively, the MM may satisfy the request form its own cache.</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10, 11, 12</w:t>
            </w:r>
            <w:r w:rsidR="00016AB7">
              <w:t>, 13</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The VSPP either supplies the MPD from its cache or prepares it on-the-fly. This may also involve a trip to the SeaChange KMS to fetch encryption details.</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016AB7" w:rsidP="00F80C29">
            <w:r>
              <w:t>14</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 xml:space="preserve">The MM makes a SCTE 130-3 request to Cadent using the </w:t>
            </w:r>
            <w:r w:rsidR="004938E7">
              <w:t>SeaChange</w:t>
            </w:r>
            <w:r>
              <w:t xml:space="preserve"> </w:t>
            </w:r>
            <w:proofErr w:type="spellStart"/>
            <w:r w:rsidR="00016AB7">
              <w:t>BackOffice</w:t>
            </w:r>
            <w:r>
              <w:t>ID</w:t>
            </w:r>
            <w:proofErr w:type="spellEnd"/>
            <w:r>
              <w:t xml:space="preserve"> of the content and passing in the MAC that was supplied on the original request.</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016AB7" w:rsidP="00F80C29">
            <w:r>
              <w:t>14a</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Cadent looks up the SeaChange to PID/PAID mapping and then uses this information to retrieve the ad map and calculate the ad placements required for this title.</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016AB7" w:rsidP="00F80C29">
            <w:r>
              <w:t>15</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Cadent returns the placement response to the MM including a URL for the later reporting of PSNs.</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016AB7" w:rsidP="00F80C29">
            <w:r>
              <w:t>16</w:t>
            </w:r>
            <w:r w:rsidR="00917428">
              <w:t>,</w:t>
            </w:r>
            <w:r>
              <w:t xml:space="preserve"> 17,</w:t>
            </w:r>
            <w:r w:rsidR="00917428">
              <w:t xml:space="preserve"> 18, 19</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For each of the ads in the response, the MM queries the VSPP for the MPD manifest of that ad</w:t>
            </w:r>
            <w:r w:rsidR="00016AB7">
              <w:t xml:space="preserve"> via the Shield Cache. These might be satisfied from</w:t>
            </w:r>
            <w:r w:rsidR="008E4E8F">
              <w:t xml:space="preserve"> the MM internal cache,</w:t>
            </w:r>
            <w:r w:rsidR="00016AB7">
              <w:t xml:space="preserve"> the Shield Cache, the VSPP internal cache or, failing that, will be prepared on-the-fly by the VSPP. This packaging step does not involve any encryption processing since ads are unencrypted. The ad manifest is returned to the MM.</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016AB7" w:rsidP="00F80C29">
            <w:r>
              <w:t>20</w:t>
            </w:r>
            <w:r w:rsidR="001018AD">
              <w:t>, 21</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The MM prepares a combined manifest using the structure indicated in the SCTE 130-3 response and interleaves the ad manifest period into the pre, mid and post roll breaks in the main content periods. Tracking information from the SCTE 130-3 message is placed into the ad period headers.</w:t>
            </w:r>
            <w:r w:rsidR="00016AB7">
              <w:t xml:space="preserve"> This customised manifest is then returned to the </w:t>
            </w:r>
            <w:r w:rsidR="001018AD">
              <w:t>CDN via the F5 load balancer.</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2</w:t>
            </w:r>
            <w:r w:rsidR="004938E7">
              <w:t>2</w:t>
            </w:r>
          </w:p>
        </w:tc>
        <w:tc>
          <w:tcPr>
            <w:tcW w:w="8413" w:type="dxa"/>
          </w:tcPr>
          <w:p w:rsidR="002934CC" w:rsidRDefault="0030551E" w:rsidP="00F80C29">
            <w:pPr>
              <w:cnfStyle w:val="000000000000" w:firstRow="0" w:lastRow="0" w:firstColumn="0" w:lastColumn="0" w:oddVBand="0" w:evenVBand="0" w:oddHBand="0" w:evenHBand="0" w:firstRowFirstColumn="0" w:firstRowLastColumn="0" w:lastRowFirstColumn="0" w:lastRowLastColumn="0"/>
            </w:pPr>
            <w:r>
              <w:t>The CDN returns the manifest and appends a cookie that must be used by the client in the next request.</w:t>
            </w:r>
          </w:p>
        </w:tc>
      </w:tr>
    </w:tbl>
    <w:p w:rsidR="004B639C" w:rsidRDefault="004B639C"/>
    <w:p w:rsidR="004B639C" w:rsidRDefault="004B639C"/>
    <w:tbl>
      <w:tblPr>
        <w:tblStyle w:val="TableList4"/>
        <w:tblW w:w="0" w:type="auto"/>
        <w:tblCellMar>
          <w:top w:w="57" w:type="dxa"/>
          <w:bottom w:w="57" w:type="dxa"/>
        </w:tblCellMar>
        <w:tblLook w:val="04A0" w:firstRow="1" w:lastRow="0" w:firstColumn="1" w:lastColumn="0" w:noHBand="0" w:noVBand="1"/>
      </w:tblPr>
      <w:tblGrid>
        <w:gridCol w:w="1101"/>
        <w:gridCol w:w="8413"/>
      </w:tblGrid>
      <w:tr w:rsidR="00917428" w:rsidTr="0091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917428" w:rsidDel="00917428" w:rsidRDefault="004B639C" w:rsidP="00F80C29">
            <w:r>
              <w:t>#</w:t>
            </w:r>
          </w:p>
        </w:tc>
        <w:tc>
          <w:tcPr>
            <w:tcW w:w="8413" w:type="dxa"/>
          </w:tcPr>
          <w:p w:rsidR="00917428" w:rsidRDefault="004B639C" w:rsidP="00F80C29">
            <w:pPr>
              <w:cnfStyle w:val="100000000000" w:firstRow="1" w:lastRow="0" w:firstColumn="0" w:lastColumn="0" w:oddVBand="0" w:evenVBand="0" w:oddHBand="0" w:evenHBand="0" w:firstRowFirstColumn="0" w:firstRowLastColumn="0" w:lastRowFirstColumn="0" w:lastRowLastColumn="0"/>
            </w:pPr>
            <w:r>
              <w:t>Action</w:t>
            </w:r>
          </w:p>
        </w:tc>
      </w:tr>
      <w:tr w:rsidR="004B639C" w:rsidTr="00623FEB">
        <w:trPr>
          <w:trHeight w:val="216"/>
        </w:trPr>
        <w:tc>
          <w:tcPr>
            <w:cnfStyle w:val="001000000000" w:firstRow="0" w:lastRow="0" w:firstColumn="1" w:lastColumn="0" w:oddVBand="0" w:evenVBand="0" w:oddHBand="0" w:evenHBand="0" w:firstRowFirstColumn="0" w:firstRowLastColumn="0" w:lastRowFirstColumn="0" w:lastRowLastColumn="0"/>
            <w:tcW w:w="9514" w:type="dxa"/>
            <w:gridSpan w:val="2"/>
          </w:tcPr>
          <w:p w:rsidR="004B639C" w:rsidRPr="00917428" w:rsidRDefault="004B639C" w:rsidP="00F80C29">
            <w:pPr>
              <w:rPr>
                <w:b/>
              </w:rPr>
            </w:pPr>
            <w:r w:rsidRPr="00917428">
              <w:rPr>
                <w:b/>
              </w:rPr>
              <w:t>Playback…</w:t>
            </w:r>
          </w:p>
        </w:tc>
      </w:tr>
      <w:tr w:rsidR="0005049C" w:rsidTr="00917428">
        <w:tc>
          <w:tcPr>
            <w:cnfStyle w:val="001000000000" w:firstRow="0" w:lastRow="0" w:firstColumn="1" w:lastColumn="0" w:oddVBand="0" w:evenVBand="0" w:oddHBand="0" w:evenHBand="0" w:firstRowFirstColumn="0" w:firstRowLastColumn="0" w:lastRowFirstColumn="0" w:lastRowLastColumn="0"/>
            <w:tcW w:w="1101" w:type="dxa"/>
          </w:tcPr>
          <w:p w:rsidR="0005049C" w:rsidRDefault="00917428" w:rsidP="00F80C29">
            <w:r>
              <w:t>25 to 30</w:t>
            </w:r>
          </w:p>
        </w:tc>
        <w:tc>
          <w:tcPr>
            <w:tcW w:w="8413" w:type="dxa"/>
          </w:tcPr>
          <w:p w:rsidR="0005049C" w:rsidRDefault="0005049C" w:rsidP="0005049C">
            <w:pPr>
              <w:cnfStyle w:val="000000000000" w:firstRow="0" w:lastRow="0" w:firstColumn="0" w:lastColumn="0" w:oddVBand="0" w:evenVBand="0" w:oddHBand="0" w:evenHBand="0" w:firstRowFirstColumn="0" w:firstRowLastColumn="0" w:lastRowFirstColumn="0" w:lastRowLastColumn="0"/>
            </w:pPr>
            <w:r>
              <w:t xml:space="preserve">The STB parses the manifest and extracts the PlayReady DRM information. Using this information, the STB makes </w:t>
            </w:r>
            <w:r w:rsidR="001D7487">
              <w:t xml:space="preserve">an </w:t>
            </w:r>
            <w:r w:rsidR="000D72DC">
              <w:t>HTTPS</w:t>
            </w:r>
            <w:r w:rsidR="001D7487">
              <w:t xml:space="preserve"> </w:t>
            </w:r>
            <w:r>
              <w:t>request to the PlayReady licence server and negotiates the challenge/response. The Licence Server will in turn issue an authorisation check with TRAXIS. At the successful conclusion of this process the STB will have the means of decrypting the content in the segments.</w:t>
            </w:r>
          </w:p>
          <w:p w:rsidR="0005049C" w:rsidRDefault="0005049C" w:rsidP="0005049C">
            <w:pPr>
              <w:cnfStyle w:val="000000000000" w:firstRow="0" w:lastRow="0" w:firstColumn="0" w:lastColumn="0" w:oddVBand="0" w:evenVBand="0" w:oddHBand="0" w:evenHBand="0" w:firstRowFirstColumn="0" w:firstRowLastColumn="0" w:lastRowFirstColumn="0" w:lastRowLastColumn="0"/>
            </w:pPr>
          </w:p>
          <w:p w:rsidR="0005049C" w:rsidRDefault="0005049C" w:rsidP="0005049C">
            <w:pPr>
              <w:cnfStyle w:val="000000000000" w:firstRow="0" w:lastRow="0" w:firstColumn="0" w:lastColumn="0" w:oddVBand="0" w:evenVBand="0" w:oddHBand="0" w:evenHBand="0" w:firstRowFirstColumn="0" w:firstRowLastColumn="0" w:lastRowFirstColumn="0" w:lastRowLastColumn="0"/>
            </w:pPr>
            <w:r>
              <w:t>If this is the first time that the STB has requested IP VoD content then the Licence Server will initiate an automatic one-time registration of the STB.</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917428" w:rsidP="00F80C29">
            <w:r>
              <w:t>31</w:t>
            </w:r>
          </w:p>
        </w:tc>
        <w:tc>
          <w:tcPr>
            <w:tcW w:w="8413" w:type="dxa"/>
          </w:tcPr>
          <w:p w:rsidR="002934CC" w:rsidRDefault="002934CC" w:rsidP="0030551E">
            <w:pPr>
              <w:cnfStyle w:val="000000000000" w:firstRow="0" w:lastRow="0" w:firstColumn="0" w:lastColumn="0" w:oddVBand="0" w:evenVBand="0" w:oddHBand="0" w:evenHBand="0" w:firstRowFirstColumn="0" w:firstRowLastColumn="0" w:lastRowFirstColumn="0" w:lastRowLastColumn="0"/>
            </w:pPr>
            <w:r>
              <w:t xml:space="preserve">The STB makes an HTTP request to the CDN for a segment as specified in the manifest. The request includes the cookie supplied in the last exchange with the MM. </w:t>
            </w:r>
            <w:r w:rsidR="001018AD">
              <w:t xml:space="preserve">The CDN checks the cookie and then checks its cache for the requested segment. </w:t>
            </w:r>
            <w:proofErr w:type="gramStart"/>
            <w:r w:rsidR="001018AD">
              <w:t>if</w:t>
            </w:r>
            <w:proofErr w:type="gramEnd"/>
            <w:r w:rsidR="001018AD">
              <w:t xml:space="preserve"> the request can be satisfied from cache then the data is returned immediately (step </w:t>
            </w:r>
            <w:r w:rsidR="00146749">
              <w:t>38</w:t>
            </w:r>
            <w:r w:rsidR="001018AD">
              <w:t>) otherwise the CDN proceeds to fetch from the VSPP.</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1018AD" w:rsidP="00F80C29">
            <w:r>
              <w:t>32</w:t>
            </w:r>
          </w:p>
        </w:tc>
        <w:tc>
          <w:tcPr>
            <w:tcW w:w="8413" w:type="dxa"/>
          </w:tcPr>
          <w:p w:rsidR="002934CC" w:rsidRDefault="001018AD" w:rsidP="00F80C29">
            <w:pPr>
              <w:cnfStyle w:val="000000000000" w:firstRow="0" w:lastRow="0" w:firstColumn="0" w:lastColumn="0" w:oddVBand="0" w:evenVBand="0" w:oddHBand="0" w:evenHBand="0" w:firstRowFirstColumn="0" w:firstRowLastColumn="0" w:lastRowFirstColumn="0" w:lastRowLastColumn="0"/>
            </w:pPr>
            <w:r>
              <w:t>For a cache-miss, the CDN requests the segment from the VSPP via the Varnish Shield Cache and Load Balancer.</w:t>
            </w:r>
          </w:p>
        </w:tc>
      </w:tr>
      <w:tr w:rsidR="001018AD" w:rsidTr="00917428">
        <w:tc>
          <w:tcPr>
            <w:cnfStyle w:val="001000000000" w:firstRow="0" w:lastRow="0" w:firstColumn="1" w:lastColumn="0" w:oddVBand="0" w:evenVBand="0" w:oddHBand="0" w:evenHBand="0" w:firstRowFirstColumn="0" w:firstRowLastColumn="0" w:lastRowFirstColumn="0" w:lastRowLastColumn="0"/>
            <w:tcW w:w="1101" w:type="dxa"/>
          </w:tcPr>
          <w:p w:rsidR="001018AD" w:rsidRDefault="001018AD" w:rsidP="00F80C29">
            <w:r>
              <w:t>33</w:t>
            </w:r>
          </w:p>
        </w:tc>
        <w:tc>
          <w:tcPr>
            <w:tcW w:w="8413" w:type="dxa"/>
          </w:tcPr>
          <w:p w:rsidR="001018AD" w:rsidRDefault="001018AD" w:rsidP="00F80C29">
            <w:pPr>
              <w:cnfStyle w:val="000000000000" w:firstRow="0" w:lastRow="0" w:firstColumn="0" w:lastColumn="0" w:oddVBand="0" w:evenVBand="0" w:oddHBand="0" w:evenHBand="0" w:firstRowFirstColumn="0" w:firstRowLastColumn="0" w:lastRowFirstColumn="0" w:lastRowLastColumn="0"/>
            </w:pPr>
            <w:r>
              <w:t xml:space="preserve">If the request can be satisfied at the Shield Cache then the data </w:t>
            </w:r>
            <w:r w:rsidR="00146749">
              <w:t>is returned immediately (step 37</w:t>
            </w:r>
            <w:r>
              <w:t>), otherwise, the Shield Cache proceeds to request the content from the VSPP.</w:t>
            </w:r>
          </w:p>
        </w:tc>
      </w:tr>
      <w:tr w:rsidR="001018AD" w:rsidTr="00917428">
        <w:tc>
          <w:tcPr>
            <w:cnfStyle w:val="001000000000" w:firstRow="0" w:lastRow="0" w:firstColumn="1" w:lastColumn="0" w:oddVBand="0" w:evenVBand="0" w:oddHBand="0" w:evenHBand="0" w:firstRowFirstColumn="0" w:firstRowLastColumn="0" w:lastRowFirstColumn="0" w:lastRowLastColumn="0"/>
            <w:tcW w:w="1101" w:type="dxa"/>
          </w:tcPr>
          <w:p w:rsidR="001018AD" w:rsidRDefault="00146749" w:rsidP="00F80C29">
            <w:r>
              <w:t>34, 35</w:t>
            </w:r>
          </w:p>
        </w:tc>
        <w:tc>
          <w:tcPr>
            <w:tcW w:w="8413" w:type="dxa"/>
          </w:tcPr>
          <w:p w:rsidR="001018AD" w:rsidRDefault="00146749" w:rsidP="00F80C29">
            <w:pPr>
              <w:cnfStyle w:val="000000000000" w:firstRow="0" w:lastRow="0" w:firstColumn="0" w:lastColumn="0" w:oddVBand="0" w:evenVBand="0" w:oddHBand="0" w:evenHBand="0" w:firstRowFirstColumn="0" w:firstRowLastColumn="0" w:lastRowFirstColumn="0" w:lastRowLastColumn="0"/>
            </w:pPr>
            <w:r>
              <w:t>For encrypted segments (i.e. main content) the VSPP Packager needs to encrypt the returned data and thus a call is needed to the SeaChange Key Management Server to fetch the PlayReady encryption keys. Ad content is delivered in the clear and thus does not require this step.</w:t>
            </w:r>
          </w:p>
        </w:tc>
      </w:tr>
      <w:tr w:rsidR="00146749" w:rsidTr="00917428">
        <w:tc>
          <w:tcPr>
            <w:cnfStyle w:val="001000000000" w:firstRow="0" w:lastRow="0" w:firstColumn="1" w:lastColumn="0" w:oddVBand="0" w:evenVBand="0" w:oddHBand="0" w:evenHBand="0" w:firstRowFirstColumn="0" w:firstRowLastColumn="0" w:lastRowFirstColumn="0" w:lastRowLastColumn="0"/>
            <w:tcW w:w="1101" w:type="dxa"/>
          </w:tcPr>
          <w:p w:rsidR="00146749" w:rsidRDefault="00146749" w:rsidP="00F80C29">
            <w:r>
              <w:t>36</w:t>
            </w:r>
          </w:p>
        </w:tc>
        <w:tc>
          <w:tcPr>
            <w:tcW w:w="8413" w:type="dxa"/>
          </w:tcPr>
          <w:p w:rsidR="00146749" w:rsidRDefault="00146749" w:rsidP="00F80C29">
            <w:pPr>
              <w:cnfStyle w:val="000000000000" w:firstRow="0" w:lastRow="0" w:firstColumn="0" w:lastColumn="0" w:oddVBand="0" w:evenVBand="0" w:oddHBand="0" w:evenHBand="0" w:firstRowFirstColumn="0" w:firstRowLastColumn="0" w:lastRowFirstColumn="0" w:lastRowLastColumn="0"/>
            </w:pPr>
            <w:r>
              <w:t>The VSPP packager returns the requested segment to the Shield Cache.</w:t>
            </w:r>
          </w:p>
        </w:tc>
      </w:tr>
      <w:tr w:rsidR="001018AD" w:rsidTr="00917428">
        <w:tc>
          <w:tcPr>
            <w:cnfStyle w:val="001000000000" w:firstRow="0" w:lastRow="0" w:firstColumn="1" w:lastColumn="0" w:oddVBand="0" w:evenVBand="0" w:oddHBand="0" w:evenHBand="0" w:firstRowFirstColumn="0" w:firstRowLastColumn="0" w:lastRowFirstColumn="0" w:lastRowLastColumn="0"/>
            <w:tcW w:w="1101" w:type="dxa"/>
          </w:tcPr>
          <w:p w:rsidR="001018AD" w:rsidRDefault="00146749" w:rsidP="00F80C29">
            <w:r>
              <w:t>37</w:t>
            </w:r>
          </w:p>
        </w:tc>
        <w:tc>
          <w:tcPr>
            <w:tcW w:w="8413" w:type="dxa"/>
          </w:tcPr>
          <w:p w:rsidR="001018AD" w:rsidRDefault="00146749" w:rsidP="00F80C29">
            <w:pPr>
              <w:cnfStyle w:val="000000000000" w:firstRow="0" w:lastRow="0" w:firstColumn="0" w:lastColumn="0" w:oddVBand="0" w:evenVBand="0" w:oddHBand="0" w:evenHBand="0" w:firstRowFirstColumn="0" w:firstRowLastColumn="0" w:lastRowFirstColumn="0" w:lastRowLastColumn="0"/>
            </w:pPr>
            <w:r>
              <w:t>The shield cache returns the requested segment to the CDN.</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4B639C" w:rsidP="00F80C29">
            <w:r>
              <w:t>38</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The CDN returns the content segment in an HTTP response to the STB. The reply includes a new cookie that should be presented with the next request.</w:t>
            </w:r>
          </w:p>
        </w:tc>
      </w:tr>
      <w:tr w:rsidR="002934CC" w:rsidTr="00917428">
        <w:tc>
          <w:tcPr>
            <w:cnfStyle w:val="001000000000" w:firstRow="0" w:lastRow="0" w:firstColumn="1" w:lastColumn="0" w:oddVBand="0" w:evenVBand="0" w:oddHBand="0" w:evenHBand="0" w:firstRowFirstColumn="0" w:firstRowLastColumn="0" w:lastRowFirstColumn="0" w:lastRowLastColumn="0"/>
            <w:tcW w:w="1101" w:type="dxa"/>
          </w:tcPr>
          <w:p w:rsidR="002934CC" w:rsidRDefault="001018AD" w:rsidP="00F80C29">
            <w:r>
              <w:t>…</w:t>
            </w:r>
          </w:p>
        </w:tc>
        <w:tc>
          <w:tcPr>
            <w:tcW w:w="8413" w:type="dxa"/>
          </w:tcPr>
          <w:p w:rsidR="002934CC" w:rsidRDefault="002934CC" w:rsidP="00F80C29">
            <w:pPr>
              <w:cnfStyle w:val="000000000000" w:firstRow="0" w:lastRow="0" w:firstColumn="0" w:lastColumn="0" w:oddVBand="0" w:evenVBand="0" w:oddHBand="0" w:evenHBand="0" w:firstRowFirstColumn="0" w:firstRowLastColumn="0" w:lastRowFirstColumn="0" w:lastRowLastColumn="0"/>
            </w:pPr>
            <w:r>
              <w:t>The above continues for all segments in the manifest.</w:t>
            </w:r>
          </w:p>
        </w:tc>
      </w:tr>
    </w:tbl>
    <w:p w:rsidR="002934CC" w:rsidRDefault="002934CC" w:rsidP="002934CC"/>
    <w:p w:rsidR="004B639C" w:rsidRDefault="004B639C" w:rsidP="004B639C"/>
    <w:tbl>
      <w:tblPr>
        <w:tblStyle w:val="TableList4"/>
        <w:tblW w:w="0" w:type="auto"/>
        <w:tblCellMar>
          <w:top w:w="57" w:type="dxa"/>
          <w:bottom w:w="57" w:type="dxa"/>
        </w:tblCellMar>
        <w:tblLook w:val="04A0" w:firstRow="1" w:lastRow="0" w:firstColumn="1" w:lastColumn="0" w:noHBand="0" w:noVBand="1"/>
      </w:tblPr>
      <w:tblGrid>
        <w:gridCol w:w="1101"/>
        <w:gridCol w:w="8413"/>
      </w:tblGrid>
      <w:tr w:rsidR="004B639C" w:rsidTr="00623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4B639C" w:rsidDel="00917428" w:rsidRDefault="004B639C" w:rsidP="00623FEB">
            <w:r>
              <w:t>#</w:t>
            </w:r>
          </w:p>
        </w:tc>
        <w:tc>
          <w:tcPr>
            <w:tcW w:w="8413" w:type="dxa"/>
          </w:tcPr>
          <w:p w:rsidR="004B639C" w:rsidRDefault="004B639C" w:rsidP="00623FEB">
            <w:pPr>
              <w:cnfStyle w:val="100000000000" w:firstRow="1" w:lastRow="0" w:firstColumn="0" w:lastColumn="0" w:oddVBand="0" w:evenVBand="0" w:oddHBand="0" w:evenHBand="0" w:firstRowFirstColumn="0" w:firstRowLastColumn="0" w:lastRowFirstColumn="0" w:lastRowLastColumn="0"/>
            </w:pPr>
            <w:r>
              <w:t>Action</w:t>
            </w:r>
          </w:p>
        </w:tc>
      </w:tr>
      <w:tr w:rsidR="004B639C" w:rsidTr="00623FEB">
        <w:trPr>
          <w:trHeight w:val="216"/>
        </w:trPr>
        <w:tc>
          <w:tcPr>
            <w:cnfStyle w:val="001000000000" w:firstRow="0" w:lastRow="0" w:firstColumn="1" w:lastColumn="0" w:oddVBand="0" w:evenVBand="0" w:oddHBand="0" w:evenHBand="0" w:firstRowFirstColumn="0" w:firstRowLastColumn="0" w:lastRowFirstColumn="0" w:lastRowLastColumn="0"/>
            <w:tcW w:w="9514" w:type="dxa"/>
            <w:gridSpan w:val="2"/>
          </w:tcPr>
          <w:p w:rsidR="004B639C" w:rsidRPr="00917428" w:rsidRDefault="004B639C" w:rsidP="00623FEB">
            <w:pPr>
              <w:rPr>
                <w:b/>
              </w:rPr>
            </w:pPr>
            <w:r>
              <w:rPr>
                <w:b/>
              </w:rPr>
              <w:t>Reporting</w:t>
            </w:r>
          </w:p>
        </w:tc>
      </w:tr>
      <w:tr w:rsidR="004B639C" w:rsidTr="00623FEB">
        <w:tc>
          <w:tcPr>
            <w:cnfStyle w:val="001000000000" w:firstRow="0" w:lastRow="0" w:firstColumn="1" w:lastColumn="0" w:oddVBand="0" w:evenVBand="0" w:oddHBand="0" w:evenHBand="0" w:firstRowFirstColumn="0" w:firstRowLastColumn="0" w:lastRowFirstColumn="0" w:lastRowLastColumn="0"/>
            <w:tcW w:w="1101" w:type="dxa"/>
          </w:tcPr>
          <w:p w:rsidR="004B639C" w:rsidRDefault="004B639C" w:rsidP="00623FEB">
            <w:r>
              <w:t>40</w:t>
            </w:r>
          </w:p>
        </w:tc>
        <w:tc>
          <w:tcPr>
            <w:tcW w:w="8413" w:type="dxa"/>
          </w:tcPr>
          <w:p w:rsidR="004B639C" w:rsidRDefault="004B639C" w:rsidP="00623FEB">
            <w:pPr>
              <w:cnfStyle w:val="000000000000" w:firstRow="0" w:lastRow="0" w:firstColumn="0" w:lastColumn="0" w:oddVBand="0" w:evenVBand="0" w:oddHBand="0" w:evenHBand="0" w:firstRowFirstColumn="0" w:firstRowLastColumn="0" w:lastRowFirstColumn="0" w:lastRowLastColumn="0"/>
            </w:pPr>
            <w:r>
              <w:t>As the STB encounters and plays back adverts (in ad periods), it generates SCTE 130 Placement Status Notifications and sends these back</w:t>
            </w:r>
            <w:r w:rsidR="00FE46C4">
              <w:t xml:space="preserve"> to Cadent via the Ad Router</w:t>
            </w:r>
            <w:r>
              <w:t>.</w:t>
            </w:r>
          </w:p>
        </w:tc>
      </w:tr>
    </w:tbl>
    <w:p w:rsidR="003E4513" w:rsidRDefault="003E4513" w:rsidP="00E649E3"/>
    <w:p w:rsidR="000F4670" w:rsidRDefault="000F4670" w:rsidP="00E649E3"/>
    <w:p w:rsidR="00D60D9C" w:rsidRDefault="00D60D9C" w:rsidP="00D60D9C"/>
    <w:p w:rsidR="00D60D9C" w:rsidRDefault="00D60D9C" w:rsidP="00D60D9C"/>
    <w:p w:rsidR="00D60D9C" w:rsidRDefault="00D60D9C" w:rsidP="00FE46C4">
      <w:pPr>
        <w:pStyle w:val="Heading4"/>
        <w:pageBreakBefore/>
      </w:pPr>
      <w:bookmarkStart w:id="576" w:name="_Toc490729036"/>
      <w:r>
        <w:t>Compass VoD Setup Flow</w:t>
      </w:r>
      <w:bookmarkEnd w:id="576"/>
    </w:p>
    <w:p w:rsidR="00D60D9C" w:rsidRDefault="00D60D9C" w:rsidP="00D60D9C">
      <w:r>
        <w:t>The Compass flow differs slightly from the Leapfrog flow to accommodate the reduced processing power on the Compass box. These optimisations take advantage of the fact that the Compass box connects to the network in a different way to the Leapfrog box allowing security to be relaxed in some parts of the flow.</w:t>
      </w:r>
    </w:p>
    <w:p w:rsidR="00D60D9C" w:rsidRDefault="00D60D9C" w:rsidP="00D60D9C"/>
    <w:p w:rsidR="00D60D9C" w:rsidRDefault="00D60D9C" w:rsidP="00D60D9C">
      <w:r>
        <w:t>The Compass flow uses HTTP since HTTPS places a significant load on the limited processing power of the Compass box. This is acceptable from a security standpoint since the CMTS of the Compass STB is within VM’s internal network. This is then routed through the TiVo Secure Perimeter which acts as a NAT connecting the STBs to the network. This flow is different from that used by the Leapfrog box which has a different connection scheme to the network and also has the processing capacity to use HTTPS.</w:t>
      </w:r>
    </w:p>
    <w:p w:rsidR="007B273F" w:rsidRDefault="007B273F" w:rsidP="00D60D9C"/>
    <w:p w:rsidR="007B273F" w:rsidRDefault="007B273F" w:rsidP="00D60D9C">
      <w:r>
        <w:t>In the descriptions below, the differences from the Leapfrog flow are picked out in pink.</w:t>
      </w:r>
    </w:p>
    <w:p w:rsidR="00D60D9C" w:rsidRDefault="00D60D9C" w:rsidP="00D60D9C"/>
    <w:p w:rsidR="00D60D9C" w:rsidRDefault="007B273F" w:rsidP="00D60D9C">
      <w:r w:rsidRPr="007B273F">
        <w:rPr>
          <w:noProof/>
          <w:lang w:eastAsia="en-GB"/>
        </w:rPr>
        <w:drawing>
          <wp:inline distT="0" distB="0" distL="0" distR="0" wp14:anchorId="3F54DC27" wp14:editId="358EA67A">
            <wp:extent cx="5904230" cy="503625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04230" cy="5036258"/>
                    </a:xfrm>
                    <a:prstGeom prst="rect">
                      <a:avLst/>
                    </a:prstGeom>
                  </pic:spPr>
                </pic:pic>
              </a:graphicData>
            </a:graphic>
          </wp:inline>
        </w:drawing>
      </w:r>
    </w:p>
    <w:p w:rsidR="007B273F" w:rsidRDefault="007B273F" w:rsidP="00D60D9C"/>
    <w:p w:rsidR="00D60D9C" w:rsidRPr="00666133" w:rsidRDefault="00D60D9C" w:rsidP="00D60D9C"/>
    <w:tbl>
      <w:tblPr>
        <w:tblStyle w:val="TableList4"/>
        <w:tblW w:w="0" w:type="auto"/>
        <w:tblCellMar>
          <w:top w:w="57" w:type="dxa"/>
          <w:bottom w:w="57" w:type="dxa"/>
        </w:tblCellMar>
        <w:tblLook w:val="04A0" w:firstRow="1" w:lastRow="0" w:firstColumn="1" w:lastColumn="0" w:noHBand="0" w:noVBand="1"/>
      </w:tblPr>
      <w:tblGrid>
        <w:gridCol w:w="685"/>
        <w:gridCol w:w="416"/>
        <w:gridCol w:w="8413"/>
      </w:tblGrid>
      <w:tr w:rsidR="00D60D9C" w:rsidTr="007B2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rsidR="00D60D9C" w:rsidRDefault="00D60D9C" w:rsidP="00623FEB">
            <w:r>
              <w:t>#</w:t>
            </w:r>
          </w:p>
        </w:tc>
        <w:tc>
          <w:tcPr>
            <w:tcW w:w="8829" w:type="dxa"/>
            <w:gridSpan w:val="2"/>
          </w:tcPr>
          <w:p w:rsidR="00D60D9C" w:rsidRDefault="00D60D9C" w:rsidP="00623FEB">
            <w:pPr>
              <w:cnfStyle w:val="100000000000" w:firstRow="1" w:lastRow="0" w:firstColumn="0" w:lastColumn="0" w:oddVBand="0" w:evenVBand="0" w:oddHBand="0" w:evenHBand="0" w:firstRowFirstColumn="0" w:firstRowLastColumn="0" w:lastRowFirstColumn="0" w:lastRowLastColumn="0"/>
            </w:pPr>
            <w:r>
              <w:t>Action</w:t>
            </w:r>
          </w:p>
        </w:tc>
      </w:tr>
      <w:tr w:rsidR="007B273F" w:rsidTr="00623FEB">
        <w:tc>
          <w:tcPr>
            <w:cnfStyle w:val="001000000000" w:firstRow="0" w:lastRow="0" w:firstColumn="1" w:lastColumn="0" w:oddVBand="0" w:evenVBand="0" w:oddHBand="0" w:evenHBand="0" w:firstRowFirstColumn="0" w:firstRowLastColumn="0" w:lastRowFirstColumn="0" w:lastRowLastColumn="0"/>
            <w:tcW w:w="9514" w:type="dxa"/>
            <w:gridSpan w:val="3"/>
          </w:tcPr>
          <w:p w:rsidR="007B273F" w:rsidRPr="007B273F" w:rsidRDefault="007B273F" w:rsidP="00623FEB">
            <w:pPr>
              <w:rPr>
                <w:b/>
              </w:rPr>
            </w:pPr>
            <w:r w:rsidRPr="007B273F">
              <w:rPr>
                <w:b/>
              </w:rPr>
              <w:t>Setup</w:t>
            </w:r>
          </w:p>
        </w:tc>
      </w:tr>
      <w:tr w:rsidR="007B273F" w:rsidTr="00623FEB">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7B273F" w:rsidP="00623FEB">
            <w:r>
              <w:t>1</w:t>
            </w:r>
          </w:p>
        </w:tc>
        <w:tc>
          <w:tcPr>
            <w:tcW w:w="8413" w:type="dxa"/>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STB browses catalogue supplied by TiVo</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7B273F" w:rsidP="00623FEB">
            <w:r>
              <w:t>2</w:t>
            </w:r>
          </w:p>
        </w:tc>
        <w:tc>
          <w:tcPr>
            <w:tcW w:w="8413" w:type="dxa"/>
            <w:tcBorders>
              <w:bottom w:val="single" w:sz="6" w:space="0" w:color="808080"/>
            </w:tcBorders>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TiVo supplies ID of the offer.</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7B273F" w:rsidP="00623FEB">
            <w:r>
              <w:t>3</w:t>
            </w:r>
          </w:p>
        </w:tc>
        <w:tc>
          <w:tcPr>
            <w:tcW w:w="8413" w:type="dxa"/>
            <w:shd w:val="clear" w:color="auto" w:fill="FFCCFF"/>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Compass box requests streaming manifest from Traxis using HTTP. For Compass, the CMTS is inside Virgin’s network and thus plain HTTP can be used.</w:t>
            </w:r>
          </w:p>
        </w:tc>
      </w:tr>
      <w:tr w:rsidR="007B273F" w:rsidTr="00F45D71">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7B273F" w:rsidP="00623FEB">
            <w:r>
              <w:t>4</w:t>
            </w:r>
          </w:p>
        </w:tc>
        <w:tc>
          <w:tcPr>
            <w:tcW w:w="8413" w:type="dxa"/>
            <w:tcBorders>
              <w:bottom w:val="single" w:sz="6" w:space="0" w:color="808080"/>
            </w:tcBorders>
            <w:shd w:val="clear" w:color="auto" w:fill="FFCCFF"/>
          </w:tcPr>
          <w:p w:rsidR="007B273F" w:rsidRDefault="007B273F" w:rsidP="00F45D71">
            <w:pPr>
              <w:cnfStyle w:val="000000000000" w:firstRow="0" w:lastRow="0" w:firstColumn="0" w:lastColumn="0" w:oddVBand="0" w:evenVBand="0" w:oddHBand="0" w:evenHBand="0" w:firstRowFirstColumn="0" w:firstRowLastColumn="0" w:lastRowFirstColumn="0" w:lastRowLastColumn="0"/>
            </w:pPr>
            <w:r>
              <w:t>Traxis replies with an XML document containing a URL that the STB can use to request the stream. The URL contains a parameter indicating the STB’s MAC address</w:t>
            </w:r>
            <w:r w:rsidR="00F45D71">
              <w:t xml:space="preserve"> but omits the security token that is used for the Leapfrog request</w:t>
            </w:r>
            <w:r>
              <w:t>.</w:t>
            </w:r>
            <w:r w:rsidR="00F45D71">
              <w:t xml:space="preserve"> The STB need make no changes to this URL before using it to request the content.</w:t>
            </w:r>
          </w:p>
        </w:tc>
      </w:tr>
      <w:tr w:rsidR="007B273F" w:rsidTr="00F45D71">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F45D71" w:rsidP="00623FEB">
            <w:r>
              <w:t>5, 7</w:t>
            </w:r>
          </w:p>
        </w:tc>
        <w:tc>
          <w:tcPr>
            <w:tcW w:w="8413" w:type="dxa"/>
            <w:shd w:val="clear" w:color="auto" w:fill="FFCCFF"/>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The Compass box now uses the supplied URL to request the MPD manifest from the MM</w:t>
            </w:r>
            <w:r w:rsidR="00F45D71">
              <w:t xml:space="preserve"> via the F5 load balancer</w:t>
            </w:r>
            <w:r>
              <w:t xml:space="preserve">. This is an HTTP request that comes in via a NAT from the CMTS inside VM’s private network. The request is addressed directly to the </w:t>
            </w:r>
            <w:r w:rsidR="00F45D71">
              <w:t>F5 load balancer rather than the CDN.</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F45D71" w:rsidP="00623FEB">
            <w:r>
              <w:t>8, 9</w:t>
            </w:r>
          </w:p>
        </w:tc>
        <w:tc>
          <w:tcPr>
            <w:tcW w:w="8413" w:type="dxa"/>
          </w:tcPr>
          <w:p w:rsidR="007B273F" w:rsidRDefault="00F45D71" w:rsidP="00623FEB">
            <w:pPr>
              <w:cnfStyle w:val="000000000000" w:firstRow="0" w:lastRow="0" w:firstColumn="0" w:lastColumn="0" w:oddVBand="0" w:evenVBand="0" w:oddHBand="0" w:evenHBand="0" w:firstRowFirstColumn="0" w:firstRowLastColumn="0" w:lastRowFirstColumn="0" w:lastRowLastColumn="0"/>
            </w:pPr>
            <w:r>
              <w:t>The MM strips off the superfluous parameters from the URL and then uses this URL to query the VSPP for the manifest of the main VoD content. This traverses the Varnish Shield Cache and Load Balancer to direct the request to one of the VSPP nodes.</w:t>
            </w:r>
            <w:r w:rsidR="008E4E8F">
              <w:t xml:space="preserve"> Alternatively, the MM may satisfy this request from its own internal cache.</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F45D71" w:rsidP="00623FEB">
            <w:r>
              <w:t>10, 11, 12, 13</w:t>
            </w:r>
          </w:p>
        </w:tc>
        <w:tc>
          <w:tcPr>
            <w:tcW w:w="8413" w:type="dxa"/>
          </w:tcPr>
          <w:p w:rsidR="007B273F" w:rsidRDefault="00F45D71" w:rsidP="00623FEB">
            <w:pPr>
              <w:cnfStyle w:val="000000000000" w:firstRow="0" w:lastRow="0" w:firstColumn="0" w:lastColumn="0" w:oddVBand="0" w:evenVBand="0" w:oddHBand="0" w:evenHBand="0" w:firstRowFirstColumn="0" w:firstRowLastColumn="0" w:lastRowFirstColumn="0" w:lastRowLastColumn="0"/>
            </w:pPr>
            <w:r>
              <w:t>The VSPP either supplies the MPD from its cache or prepares it on-the-fly. This may also involve a trip to the SeaChange KMS to fetch encryption details.</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4938E7" w:rsidP="00623FEB">
            <w:r>
              <w:t>14</w:t>
            </w:r>
          </w:p>
        </w:tc>
        <w:tc>
          <w:tcPr>
            <w:tcW w:w="8413" w:type="dxa"/>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 xml:space="preserve">The MM makes a SCTE 130-3 request to Cadent using the </w:t>
            </w:r>
            <w:r w:rsidR="004938E7">
              <w:t>SeaChange</w:t>
            </w:r>
            <w:r>
              <w:t xml:space="preserve"> </w:t>
            </w:r>
            <w:proofErr w:type="spellStart"/>
            <w:r w:rsidR="004938E7">
              <w:t>BackOffice</w:t>
            </w:r>
            <w:r>
              <w:t>ID</w:t>
            </w:r>
            <w:proofErr w:type="spellEnd"/>
            <w:r>
              <w:t xml:space="preserve"> of the content and passing in the MAC that was supplied on the original request.</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4938E7" w:rsidP="00623FEB">
            <w:r>
              <w:t>14a</w:t>
            </w:r>
          </w:p>
        </w:tc>
        <w:tc>
          <w:tcPr>
            <w:tcW w:w="8413" w:type="dxa"/>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Cadent looks up the SeaChange to PID/PAID mapping and then uses this information to retrieve the ad map and calculate the ad placements required for this title.</w:t>
            </w:r>
          </w:p>
        </w:tc>
      </w:tr>
      <w:tr w:rsidR="007B273F" w:rsidTr="007B273F">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4938E7" w:rsidP="00623FEB">
            <w:r>
              <w:t>15</w:t>
            </w:r>
          </w:p>
        </w:tc>
        <w:tc>
          <w:tcPr>
            <w:tcW w:w="8413" w:type="dxa"/>
          </w:tcPr>
          <w:p w:rsidR="007B273F" w:rsidRDefault="007B273F" w:rsidP="00623FEB">
            <w:pPr>
              <w:cnfStyle w:val="000000000000" w:firstRow="0" w:lastRow="0" w:firstColumn="0" w:lastColumn="0" w:oddVBand="0" w:evenVBand="0" w:oddHBand="0" w:evenHBand="0" w:firstRowFirstColumn="0" w:firstRowLastColumn="0" w:lastRowFirstColumn="0" w:lastRowLastColumn="0"/>
            </w:pPr>
            <w:r>
              <w:t>Cadent returns the placement response to the MM including a URL for the later reporting of PSNs.</w:t>
            </w:r>
          </w:p>
        </w:tc>
      </w:tr>
      <w:tr w:rsidR="007B273F" w:rsidTr="004938E7">
        <w:tc>
          <w:tcPr>
            <w:cnfStyle w:val="001000000000" w:firstRow="0" w:lastRow="0" w:firstColumn="1" w:lastColumn="0" w:oddVBand="0" w:evenVBand="0" w:oddHBand="0" w:evenHBand="0" w:firstRowFirstColumn="0" w:firstRowLastColumn="0" w:lastRowFirstColumn="0" w:lastRowLastColumn="0"/>
            <w:tcW w:w="1101" w:type="dxa"/>
            <w:gridSpan w:val="2"/>
          </w:tcPr>
          <w:p w:rsidR="007B273F" w:rsidRDefault="004938E7" w:rsidP="00623FEB">
            <w:r>
              <w:t>16, 17, 18, 19</w:t>
            </w:r>
          </w:p>
        </w:tc>
        <w:tc>
          <w:tcPr>
            <w:tcW w:w="8413" w:type="dxa"/>
            <w:tcBorders>
              <w:bottom w:val="single" w:sz="6" w:space="0" w:color="808080"/>
            </w:tcBorders>
          </w:tcPr>
          <w:p w:rsidR="007B273F" w:rsidRDefault="004938E7" w:rsidP="00623FEB">
            <w:pPr>
              <w:cnfStyle w:val="000000000000" w:firstRow="0" w:lastRow="0" w:firstColumn="0" w:lastColumn="0" w:oddVBand="0" w:evenVBand="0" w:oddHBand="0" w:evenHBand="0" w:firstRowFirstColumn="0" w:firstRowLastColumn="0" w:lastRowFirstColumn="0" w:lastRowLastColumn="0"/>
            </w:pPr>
            <w:r>
              <w:t>For each of the ads in the response, the MM queries the VSPP for the MPD manifest of that ad via the Shield Cache. These might be satisfied from</w:t>
            </w:r>
            <w:r w:rsidR="008E4E8F">
              <w:t xml:space="preserve"> the MM internal cache,</w:t>
            </w:r>
            <w:r>
              <w:t xml:space="preserve"> the Shield Cache, the VSPP internal cache or, failing that, will be prepared on-the-fly by the VSPP. This packaging step does not involve any encryption processing since ads are unencrypted. The ad manifest is returned to the MM.</w:t>
            </w:r>
          </w:p>
        </w:tc>
      </w:tr>
      <w:tr w:rsidR="004938E7" w:rsidTr="004938E7">
        <w:tc>
          <w:tcPr>
            <w:cnfStyle w:val="001000000000" w:firstRow="0" w:lastRow="0" w:firstColumn="1" w:lastColumn="0" w:oddVBand="0" w:evenVBand="0" w:oddHBand="0" w:evenHBand="0" w:firstRowFirstColumn="0" w:firstRowLastColumn="0" w:lastRowFirstColumn="0" w:lastRowLastColumn="0"/>
            <w:tcW w:w="1101" w:type="dxa"/>
            <w:gridSpan w:val="2"/>
          </w:tcPr>
          <w:p w:rsidR="004938E7" w:rsidRDefault="004938E7" w:rsidP="00623FEB">
            <w:r>
              <w:t>20, 22</w:t>
            </w:r>
          </w:p>
        </w:tc>
        <w:tc>
          <w:tcPr>
            <w:tcW w:w="8413" w:type="dxa"/>
            <w:shd w:val="clear" w:color="auto" w:fill="FFCCFF"/>
          </w:tcPr>
          <w:p w:rsidR="004938E7" w:rsidRDefault="004938E7" w:rsidP="004938E7">
            <w:pPr>
              <w:cnfStyle w:val="000000000000" w:firstRow="0" w:lastRow="0" w:firstColumn="0" w:lastColumn="0" w:oddVBand="0" w:evenVBand="0" w:oddHBand="0" w:evenHBand="0" w:firstRowFirstColumn="0" w:firstRowLastColumn="0" w:lastRowFirstColumn="0" w:lastRowLastColumn="0"/>
            </w:pPr>
            <w:r>
              <w:t>The MM prepares a combined manifest using the structure indicated in the SCTE 130-3 response and interleaves the ad manifest period into the pre, mid and post roll breaks in the main content periods. Tracking information from the SCTE 130-3 message is placed into the ad period headers. This customised manifest is then returned to the STB via the F5 load balancer. Note that this response does not contain a security cookie as would be the case for a reply from the CDN.</w:t>
            </w:r>
          </w:p>
        </w:tc>
      </w:tr>
    </w:tbl>
    <w:p w:rsidR="00D60D9C" w:rsidRDefault="00D60D9C" w:rsidP="00D60D9C"/>
    <w:p w:rsidR="004938E7" w:rsidRDefault="004938E7" w:rsidP="004938E7"/>
    <w:tbl>
      <w:tblPr>
        <w:tblStyle w:val="TableList4"/>
        <w:tblW w:w="0" w:type="auto"/>
        <w:tblCellMar>
          <w:top w:w="57" w:type="dxa"/>
          <w:bottom w:w="57" w:type="dxa"/>
        </w:tblCellMar>
        <w:tblLook w:val="04A0" w:firstRow="1" w:lastRow="0" w:firstColumn="1" w:lastColumn="0" w:noHBand="0" w:noVBand="1"/>
      </w:tblPr>
      <w:tblGrid>
        <w:gridCol w:w="1101"/>
        <w:gridCol w:w="8413"/>
      </w:tblGrid>
      <w:tr w:rsidR="004938E7" w:rsidTr="00623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4938E7" w:rsidDel="00917428" w:rsidRDefault="004938E7" w:rsidP="00623FEB">
            <w:r>
              <w:t>#</w:t>
            </w:r>
          </w:p>
        </w:tc>
        <w:tc>
          <w:tcPr>
            <w:tcW w:w="8413" w:type="dxa"/>
          </w:tcPr>
          <w:p w:rsidR="004938E7" w:rsidRDefault="004938E7" w:rsidP="00623FEB">
            <w:pPr>
              <w:cnfStyle w:val="100000000000" w:firstRow="1" w:lastRow="0" w:firstColumn="0" w:lastColumn="0" w:oddVBand="0" w:evenVBand="0" w:oddHBand="0" w:evenHBand="0" w:firstRowFirstColumn="0" w:firstRowLastColumn="0" w:lastRowFirstColumn="0" w:lastRowLastColumn="0"/>
            </w:pPr>
            <w:r>
              <w:t>Action</w:t>
            </w:r>
          </w:p>
        </w:tc>
      </w:tr>
      <w:tr w:rsidR="004938E7" w:rsidTr="00623FEB">
        <w:trPr>
          <w:trHeight w:val="216"/>
        </w:trPr>
        <w:tc>
          <w:tcPr>
            <w:cnfStyle w:val="001000000000" w:firstRow="0" w:lastRow="0" w:firstColumn="1" w:lastColumn="0" w:oddVBand="0" w:evenVBand="0" w:oddHBand="0" w:evenHBand="0" w:firstRowFirstColumn="0" w:firstRowLastColumn="0" w:lastRowFirstColumn="0" w:lastRowLastColumn="0"/>
            <w:tcW w:w="9514" w:type="dxa"/>
            <w:gridSpan w:val="2"/>
          </w:tcPr>
          <w:p w:rsidR="004938E7" w:rsidRPr="00917428" w:rsidRDefault="004938E7" w:rsidP="00623FEB">
            <w:pPr>
              <w:rPr>
                <w:b/>
              </w:rPr>
            </w:pPr>
            <w:r w:rsidRPr="00917428">
              <w:rPr>
                <w:b/>
              </w:rPr>
              <w:t>Playback…</w:t>
            </w:r>
          </w:p>
        </w:tc>
      </w:tr>
      <w:tr w:rsidR="004938E7" w:rsidTr="004938E7">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25 to 30</w:t>
            </w:r>
          </w:p>
        </w:tc>
        <w:tc>
          <w:tcPr>
            <w:tcW w:w="8413" w:type="dxa"/>
            <w:tcBorders>
              <w:bottom w:val="single" w:sz="6" w:space="0" w:color="808080"/>
            </w:tcBorders>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 xml:space="preserve">The STB parses the manifest and extracts the PlayReady DRM information. Using this information, the STB makes </w:t>
            </w:r>
            <w:r w:rsidR="001D7487">
              <w:t xml:space="preserve">an </w:t>
            </w:r>
            <w:r w:rsidR="000D72DC">
              <w:t>HTTPS</w:t>
            </w:r>
            <w:r w:rsidR="001D7487">
              <w:t xml:space="preserve"> </w:t>
            </w:r>
            <w:r>
              <w:t>request to the PlayReady licence server and negotiates the challenge/response. The Licence Server will in turn issue an authorisation check with TRAXIS. At the successful conclusion of this process the STB will have the means of decrypting the content in the segments.</w:t>
            </w:r>
          </w:p>
          <w:p w:rsidR="004938E7" w:rsidRDefault="004938E7" w:rsidP="00623FEB">
            <w:pPr>
              <w:cnfStyle w:val="000000000000" w:firstRow="0" w:lastRow="0" w:firstColumn="0" w:lastColumn="0" w:oddVBand="0" w:evenVBand="0" w:oddHBand="0" w:evenHBand="0" w:firstRowFirstColumn="0" w:firstRowLastColumn="0" w:lastRowFirstColumn="0" w:lastRowLastColumn="0"/>
            </w:pPr>
          </w:p>
          <w:p w:rsidR="004938E7" w:rsidRDefault="004938E7" w:rsidP="00623FEB">
            <w:pPr>
              <w:cnfStyle w:val="000000000000" w:firstRow="0" w:lastRow="0" w:firstColumn="0" w:lastColumn="0" w:oddVBand="0" w:evenVBand="0" w:oddHBand="0" w:evenHBand="0" w:firstRowFirstColumn="0" w:firstRowLastColumn="0" w:lastRowFirstColumn="0" w:lastRowLastColumn="0"/>
            </w:pPr>
            <w:r>
              <w:t>If this is the first time that the STB has requested IP VoD content then the Licence Server will initiate an automatic one-time registration of the STB.</w:t>
            </w:r>
          </w:p>
        </w:tc>
      </w:tr>
      <w:tr w:rsidR="004938E7" w:rsidTr="004938E7">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31</w:t>
            </w:r>
          </w:p>
        </w:tc>
        <w:tc>
          <w:tcPr>
            <w:tcW w:w="8413" w:type="dxa"/>
            <w:shd w:val="clear" w:color="auto" w:fill="FFCCFF"/>
          </w:tcPr>
          <w:p w:rsidR="004938E7" w:rsidRDefault="004938E7" w:rsidP="004938E7">
            <w:pPr>
              <w:cnfStyle w:val="000000000000" w:firstRow="0" w:lastRow="0" w:firstColumn="0" w:lastColumn="0" w:oddVBand="0" w:evenVBand="0" w:oddHBand="0" w:evenHBand="0" w:firstRowFirstColumn="0" w:firstRowLastColumn="0" w:lastRowFirstColumn="0" w:lastRowLastColumn="0"/>
            </w:pPr>
            <w:r>
              <w:t xml:space="preserve">The STB makes an HTTP request to the CDN for a segment as specified in the manifest. The CDN checks its cache for the requested segment. </w:t>
            </w:r>
            <w:proofErr w:type="gramStart"/>
            <w:r>
              <w:t>if</w:t>
            </w:r>
            <w:proofErr w:type="gramEnd"/>
            <w:r>
              <w:t xml:space="preserve"> the request can be satisfied from cache then the data is returned immediately (step 38) otherwise the CDN proceeds to fetch from the VSPP.</w:t>
            </w:r>
            <w:r w:rsidR="00FE46C4">
              <w:t xml:space="preserve"> Note that unlike the Leapfrog request, this request doesn’t carry the validation cookie. The CDN knows to accept this request without a cookie since it comes from one of a small number of whitelisted NAT nodes that serve the Compass boxes.</w:t>
            </w:r>
          </w:p>
        </w:tc>
      </w:tr>
      <w:tr w:rsidR="004938E7" w:rsidTr="00623FEB">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32</w:t>
            </w:r>
          </w:p>
        </w:tc>
        <w:tc>
          <w:tcPr>
            <w:tcW w:w="8413" w:type="dxa"/>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For a cache-miss, the CDN requests the segment from the VSPP via the Varnish Shield Cache and Load Balancer.</w:t>
            </w:r>
          </w:p>
        </w:tc>
      </w:tr>
      <w:tr w:rsidR="004938E7" w:rsidTr="00623FEB">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33</w:t>
            </w:r>
          </w:p>
        </w:tc>
        <w:tc>
          <w:tcPr>
            <w:tcW w:w="8413" w:type="dxa"/>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If the request can be satisfied at the Shield Cache then the data is returned immediately (step 37), otherwise, the Shield Cache proceeds to request the content from the VSPP.</w:t>
            </w:r>
          </w:p>
        </w:tc>
      </w:tr>
      <w:tr w:rsidR="004938E7" w:rsidTr="00623FEB">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34, 35</w:t>
            </w:r>
          </w:p>
        </w:tc>
        <w:tc>
          <w:tcPr>
            <w:tcW w:w="8413" w:type="dxa"/>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For encrypted segments (i.e. main content) the VSPP Packager needs to encrypt the returned data and thus a call is needed to the SeaChange Key Management Server to fetch the PlayReady encryption keys. Ad content is delivered in the clear and thus does not require this step.</w:t>
            </w:r>
          </w:p>
        </w:tc>
      </w:tr>
      <w:tr w:rsidR="004938E7" w:rsidTr="00623FEB">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36</w:t>
            </w:r>
          </w:p>
        </w:tc>
        <w:tc>
          <w:tcPr>
            <w:tcW w:w="8413" w:type="dxa"/>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The VSPP packager returns the requested segment to the Shield Cache.</w:t>
            </w:r>
          </w:p>
        </w:tc>
      </w:tr>
      <w:tr w:rsidR="004938E7" w:rsidTr="00FE46C4">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37</w:t>
            </w:r>
          </w:p>
        </w:tc>
        <w:tc>
          <w:tcPr>
            <w:tcW w:w="8413" w:type="dxa"/>
            <w:tcBorders>
              <w:bottom w:val="single" w:sz="6" w:space="0" w:color="808080"/>
            </w:tcBorders>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The shield cache returns the requested segment to the CDN.</w:t>
            </w:r>
          </w:p>
        </w:tc>
      </w:tr>
      <w:tr w:rsidR="004938E7" w:rsidTr="00FE46C4">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38</w:t>
            </w:r>
          </w:p>
        </w:tc>
        <w:tc>
          <w:tcPr>
            <w:tcW w:w="8413" w:type="dxa"/>
            <w:shd w:val="clear" w:color="auto" w:fill="FFCCFF"/>
          </w:tcPr>
          <w:p w:rsidR="004938E7" w:rsidRDefault="004938E7" w:rsidP="00FE46C4">
            <w:pPr>
              <w:cnfStyle w:val="000000000000" w:firstRow="0" w:lastRow="0" w:firstColumn="0" w:lastColumn="0" w:oddVBand="0" w:evenVBand="0" w:oddHBand="0" w:evenHBand="0" w:firstRowFirstColumn="0" w:firstRowLastColumn="0" w:lastRowFirstColumn="0" w:lastRowLastColumn="0"/>
            </w:pPr>
            <w:r>
              <w:t xml:space="preserve">The CDN returns the content segment in an HTTP response to the STB. </w:t>
            </w:r>
            <w:r w:rsidR="00FE46C4">
              <w:t>For the Compass box, no cookie is supplied.</w:t>
            </w:r>
          </w:p>
        </w:tc>
      </w:tr>
      <w:tr w:rsidR="004938E7" w:rsidTr="00623FEB">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w:t>
            </w:r>
          </w:p>
        </w:tc>
        <w:tc>
          <w:tcPr>
            <w:tcW w:w="8413" w:type="dxa"/>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The above continues for all segments in the manifest.</w:t>
            </w:r>
          </w:p>
        </w:tc>
      </w:tr>
    </w:tbl>
    <w:p w:rsidR="004938E7" w:rsidRDefault="004938E7" w:rsidP="004938E7"/>
    <w:p w:rsidR="004938E7" w:rsidRDefault="004938E7" w:rsidP="004938E7"/>
    <w:tbl>
      <w:tblPr>
        <w:tblStyle w:val="TableList4"/>
        <w:tblW w:w="0" w:type="auto"/>
        <w:tblCellMar>
          <w:top w:w="57" w:type="dxa"/>
          <w:bottom w:w="57" w:type="dxa"/>
        </w:tblCellMar>
        <w:tblLook w:val="04A0" w:firstRow="1" w:lastRow="0" w:firstColumn="1" w:lastColumn="0" w:noHBand="0" w:noVBand="1"/>
      </w:tblPr>
      <w:tblGrid>
        <w:gridCol w:w="1101"/>
        <w:gridCol w:w="8413"/>
      </w:tblGrid>
      <w:tr w:rsidR="004938E7" w:rsidTr="00623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4938E7" w:rsidDel="00917428" w:rsidRDefault="004938E7" w:rsidP="00623FEB">
            <w:r>
              <w:t>#</w:t>
            </w:r>
          </w:p>
        </w:tc>
        <w:tc>
          <w:tcPr>
            <w:tcW w:w="8413" w:type="dxa"/>
          </w:tcPr>
          <w:p w:rsidR="004938E7" w:rsidRDefault="004938E7" w:rsidP="00623FEB">
            <w:pPr>
              <w:cnfStyle w:val="100000000000" w:firstRow="1" w:lastRow="0" w:firstColumn="0" w:lastColumn="0" w:oddVBand="0" w:evenVBand="0" w:oddHBand="0" w:evenHBand="0" w:firstRowFirstColumn="0" w:firstRowLastColumn="0" w:lastRowFirstColumn="0" w:lastRowLastColumn="0"/>
            </w:pPr>
            <w:r>
              <w:t>Action</w:t>
            </w:r>
          </w:p>
        </w:tc>
      </w:tr>
      <w:tr w:rsidR="004938E7" w:rsidTr="00623FEB">
        <w:trPr>
          <w:trHeight w:val="216"/>
        </w:trPr>
        <w:tc>
          <w:tcPr>
            <w:cnfStyle w:val="001000000000" w:firstRow="0" w:lastRow="0" w:firstColumn="1" w:lastColumn="0" w:oddVBand="0" w:evenVBand="0" w:oddHBand="0" w:evenHBand="0" w:firstRowFirstColumn="0" w:firstRowLastColumn="0" w:lastRowFirstColumn="0" w:lastRowLastColumn="0"/>
            <w:tcW w:w="9514" w:type="dxa"/>
            <w:gridSpan w:val="2"/>
          </w:tcPr>
          <w:p w:rsidR="004938E7" w:rsidRPr="00917428" w:rsidRDefault="004938E7" w:rsidP="00623FEB">
            <w:pPr>
              <w:rPr>
                <w:b/>
              </w:rPr>
            </w:pPr>
            <w:r>
              <w:rPr>
                <w:b/>
              </w:rPr>
              <w:t>Reporting</w:t>
            </w:r>
          </w:p>
        </w:tc>
      </w:tr>
      <w:tr w:rsidR="004938E7" w:rsidTr="00FE46C4">
        <w:tc>
          <w:tcPr>
            <w:cnfStyle w:val="001000000000" w:firstRow="0" w:lastRow="0" w:firstColumn="1" w:lastColumn="0" w:oddVBand="0" w:evenVBand="0" w:oddHBand="0" w:evenHBand="0" w:firstRowFirstColumn="0" w:firstRowLastColumn="0" w:lastRowFirstColumn="0" w:lastRowLastColumn="0"/>
            <w:tcW w:w="1101" w:type="dxa"/>
          </w:tcPr>
          <w:p w:rsidR="004938E7" w:rsidRDefault="004938E7" w:rsidP="00623FEB">
            <w:r>
              <w:t>40</w:t>
            </w:r>
          </w:p>
        </w:tc>
        <w:tc>
          <w:tcPr>
            <w:tcW w:w="8413" w:type="dxa"/>
            <w:shd w:val="clear" w:color="auto" w:fill="FFCCFF"/>
          </w:tcPr>
          <w:p w:rsidR="004938E7" w:rsidRDefault="004938E7" w:rsidP="00623FEB">
            <w:pPr>
              <w:cnfStyle w:val="000000000000" w:firstRow="0" w:lastRow="0" w:firstColumn="0" w:lastColumn="0" w:oddVBand="0" w:evenVBand="0" w:oddHBand="0" w:evenHBand="0" w:firstRowFirstColumn="0" w:firstRowLastColumn="0" w:lastRowFirstColumn="0" w:lastRowLastColumn="0"/>
            </w:pPr>
            <w:r>
              <w:t>As the STB encounters and plays back adverts (in ad periods), it generates SCTE 130 Placement Status Notifications and sends these back</w:t>
            </w:r>
            <w:r w:rsidR="00FE46C4">
              <w:t xml:space="preserve"> to Cadent via the Ad Router</w:t>
            </w:r>
            <w:r>
              <w:t>.</w:t>
            </w:r>
            <w:r w:rsidR="00FE46C4">
              <w:t xml:space="preserve"> For Compass boxes, this is sent using HTTP (rather than HTTPS).</w:t>
            </w:r>
          </w:p>
        </w:tc>
      </w:tr>
    </w:tbl>
    <w:p w:rsidR="004938E7" w:rsidRDefault="004938E7" w:rsidP="004938E7"/>
    <w:p w:rsidR="00D60D9C" w:rsidRDefault="00D60D9C" w:rsidP="00D60D9C"/>
    <w:p w:rsidR="001A0AAC" w:rsidRDefault="001A0AAC" w:rsidP="001A0AAC">
      <w:pPr>
        <w:pStyle w:val="Heading3"/>
      </w:pPr>
      <w:bookmarkStart w:id="577" w:name="_Toc483321030"/>
      <w:bookmarkStart w:id="578" w:name="_Toc483321031"/>
      <w:bookmarkStart w:id="579" w:name="_Toc490729037"/>
      <w:bookmarkEnd w:id="577"/>
      <w:bookmarkEnd w:id="578"/>
      <w:r>
        <w:t>Playout Flow URLs</w:t>
      </w:r>
      <w:bookmarkEnd w:id="579"/>
    </w:p>
    <w:p w:rsidR="001A0AAC" w:rsidRDefault="001A0AAC" w:rsidP="001A0AAC">
      <w:r>
        <w:t>There are a number of URLs used in the playout flow between the STB and the back end components. There are also communications between the back-end components. At each of these stages, there can be some alteration to the URL. The URL is also used to carry parameters through the system and these also get added and removed by various components. The following table summarises these URL journeys for both a Leapfrog STB and a Compass STB and shows where these transformations take place.</w:t>
      </w:r>
    </w:p>
    <w:p w:rsidR="00A27DAC" w:rsidRDefault="00A27DAC" w:rsidP="001A0AAC"/>
    <w:p w:rsidR="00A27DAC" w:rsidRDefault="00A27DAC" w:rsidP="001A0AAC">
      <w:r>
        <w:t xml:space="preserve">The different journeys begin at the point that the STB contacts Traxis with the two different architectures using HTTP and HTTPS respectively. Traxis </w:t>
      </w:r>
      <w:r w:rsidR="0005049C">
        <w:t>will</w:t>
      </w:r>
      <w:r>
        <w:t xml:space="preserve"> use the user-agent string in the request to distinguish requests from the different STBs. The user-agent strings are as follows-</w:t>
      </w:r>
    </w:p>
    <w:p w:rsidR="00A27DAC" w:rsidRDefault="00A27DAC" w:rsidP="001A0AAC"/>
    <w:p w:rsidR="00A27DAC" w:rsidRDefault="00A27DAC" w:rsidP="00A27DAC">
      <w:pPr>
        <w:pStyle w:val="ListParagraph"/>
        <w:numPr>
          <w:ilvl w:val="0"/>
          <w:numId w:val="36"/>
        </w:numPr>
      </w:pPr>
      <w:r w:rsidRPr="00A27DAC">
        <w:rPr>
          <w:b/>
        </w:rPr>
        <w:t>Compass</w:t>
      </w:r>
      <w:r>
        <w:t xml:space="preserve">: </w:t>
      </w:r>
      <w:r w:rsidRPr="00A27DAC">
        <w:rPr>
          <w:rStyle w:val="CodeSnippetBoxed"/>
        </w:rPr>
        <w:t>TiVo VOD Client/TiVo_Client;1.0</w:t>
      </w:r>
    </w:p>
    <w:p w:rsidR="00A27DAC" w:rsidRDefault="00A27DAC" w:rsidP="00A27DAC">
      <w:pPr>
        <w:pStyle w:val="ListParagraph"/>
        <w:numPr>
          <w:ilvl w:val="0"/>
          <w:numId w:val="36"/>
        </w:numPr>
      </w:pPr>
      <w:r w:rsidRPr="00A27DAC">
        <w:rPr>
          <w:b/>
        </w:rPr>
        <w:t>Leapfrog</w:t>
      </w:r>
      <w:r>
        <w:t xml:space="preserve">: </w:t>
      </w:r>
      <w:r w:rsidRPr="00A27DAC">
        <w:rPr>
          <w:rStyle w:val="CodeSnippetBoxed"/>
        </w:rPr>
        <w:t>TiVo VOD Client/TiVo_Secure_Client;1.0</w:t>
      </w:r>
    </w:p>
    <w:p w:rsidR="000C1B8D" w:rsidRDefault="000C1B8D" w:rsidP="001A0AAC"/>
    <w:tbl>
      <w:tblPr>
        <w:tblStyle w:val="VMTableLeftTopHeader"/>
        <w:tblW w:w="0" w:type="auto"/>
        <w:tblLayout w:type="fixed"/>
        <w:tblCellMar>
          <w:top w:w="57" w:type="dxa"/>
          <w:bottom w:w="57" w:type="dxa"/>
        </w:tblCellMar>
        <w:tblLook w:val="04A0" w:firstRow="1" w:lastRow="0" w:firstColumn="1" w:lastColumn="0" w:noHBand="0" w:noVBand="1"/>
      </w:tblPr>
      <w:tblGrid>
        <w:gridCol w:w="1503"/>
        <w:gridCol w:w="3969"/>
        <w:gridCol w:w="3996"/>
      </w:tblGrid>
      <w:tr w:rsidR="001A0AAC" w:rsidRPr="00ED187C" w:rsidTr="00ED1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Mar>
              <w:top w:w="28" w:type="dxa"/>
              <w:bottom w:w="28" w:type="dxa"/>
            </w:tcMar>
          </w:tcPr>
          <w:p w:rsidR="001A0AAC" w:rsidRPr="00ED187C" w:rsidRDefault="00ED187C" w:rsidP="009513A2">
            <w:pPr>
              <w:rPr>
                <w:b/>
              </w:rPr>
            </w:pPr>
            <w:r w:rsidRPr="00ED187C">
              <w:rPr>
                <w:b/>
              </w:rPr>
              <w:t>Step</w:t>
            </w:r>
          </w:p>
        </w:tc>
        <w:tc>
          <w:tcPr>
            <w:tcW w:w="3969" w:type="dxa"/>
            <w:tcMar>
              <w:top w:w="28" w:type="dxa"/>
              <w:bottom w:w="28" w:type="dxa"/>
            </w:tcMar>
          </w:tcPr>
          <w:p w:rsidR="001A0AAC" w:rsidRPr="00ED187C" w:rsidRDefault="001A0AAC" w:rsidP="009513A2">
            <w:pPr>
              <w:cnfStyle w:val="100000000000" w:firstRow="1" w:lastRow="0" w:firstColumn="0" w:lastColumn="0" w:oddVBand="0" w:evenVBand="0" w:oddHBand="0" w:evenHBand="0" w:firstRowFirstColumn="0" w:firstRowLastColumn="0" w:lastRowFirstColumn="0" w:lastRowLastColumn="0"/>
              <w:rPr>
                <w:b/>
              </w:rPr>
            </w:pPr>
            <w:r w:rsidRPr="00ED187C">
              <w:rPr>
                <w:b/>
              </w:rPr>
              <w:t>Leapfrog</w:t>
            </w:r>
          </w:p>
        </w:tc>
        <w:tc>
          <w:tcPr>
            <w:tcW w:w="3996" w:type="dxa"/>
            <w:tcMar>
              <w:top w:w="28" w:type="dxa"/>
              <w:bottom w:w="28" w:type="dxa"/>
            </w:tcMar>
          </w:tcPr>
          <w:p w:rsidR="001A0AAC" w:rsidRPr="00ED187C" w:rsidRDefault="001A0AAC" w:rsidP="009513A2">
            <w:pPr>
              <w:cnfStyle w:val="100000000000" w:firstRow="1" w:lastRow="0" w:firstColumn="0" w:lastColumn="0" w:oddVBand="0" w:evenVBand="0" w:oddHBand="0" w:evenHBand="0" w:firstRowFirstColumn="0" w:firstRowLastColumn="0" w:lastRowFirstColumn="0" w:lastRowLastColumn="0"/>
              <w:rPr>
                <w:b/>
              </w:rPr>
            </w:pPr>
            <w:r w:rsidRPr="00ED187C">
              <w:rPr>
                <w:b/>
              </w:rPr>
              <w:t>Compass</w:t>
            </w: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STB to Traxis</w:t>
            </w:r>
          </w:p>
        </w:tc>
        <w:tc>
          <w:tcPr>
            <w:tcW w:w="3969" w:type="dxa"/>
          </w:tcPr>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Protocol:</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rPr>
                <w:shd w:val="clear" w:color="auto" w:fill="DAEEF3" w:themeFill="accent5" w:themeFillTint="33"/>
              </w:rPr>
              <w:t>HTTPS</w:t>
            </w: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Address:</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t>adrenalin.anywhere.msp.virginmedia.com</w:t>
            </w:r>
            <w:r w:rsidRPr="00DE6DD8">
              <w:rPr>
                <w:shd w:val="clear" w:color="auto" w:fill="DAEEF3" w:themeFill="accent5" w:themeFillTint="33"/>
              </w:rPr>
              <w:t>:8443</w:t>
            </w: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Command:</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t>POST</w:t>
            </w:r>
            <w:r>
              <w:t> </w:t>
            </w:r>
            <w:r w:rsidRPr="00DE6DD8">
              <w:t>TRAXIS/Web/Session/Props/Playlist?cpeid=44%3a58%3a29%3a19%3a87%3a6F HTTP/1.1</w:t>
            </w: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Headers:</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Connection</w:t>
            </w:r>
            <w:r w:rsidRPr="00DE6DD8">
              <w:t>: Keep-Alive</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Content-Length</w:t>
            </w:r>
            <w:r w:rsidRPr="00DE6DD8">
              <w:t>: ???</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Content-Type</w:t>
            </w:r>
            <w:r w:rsidRPr="00DE6DD8">
              <w:t>: application / text; charset = utf – 8</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Host</w:t>
            </w:r>
            <w:r w:rsidRPr="00DE6DD8">
              <w:t>: 10.185.64.194</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User</w:t>
            </w:r>
            <w:r w:rsidRPr="0000731F">
              <w:rPr>
                <w:color w:val="auto"/>
                <w:shd w:val="clear" w:color="auto" w:fill="D9D9D9" w:themeFill="background1" w:themeFillShade="D9"/>
              </w:rPr>
              <w:noBreakHyphen/>
              <w:t>Agent</w:t>
            </w:r>
            <w:r w:rsidRPr="00DE6DD8">
              <w:t>: </w:t>
            </w:r>
            <w:r w:rsidRPr="00DE6DD8">
              <w:rPr>
                <w:shd w:val="clear" w:color="auto" w:fill="DAEEF3" w:themeFill="accent5" w:themeFillTint="33"/>
              </w:rPr>
              <w:t>TiVo VOD Client/TiVo_Secure_Client;1.0</w:t>
            </w: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Body:</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t>&lt;CreateSession&gt;</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t>&lt;ContentId&gt;crid://schange.com/schange.com/TITL1234000001254728,imi:7c8e2a9e33d48daa01c7c948ef302bdd&lt;/ContentId&gt;</w:t>
            </w:r>
          </w:p>
          <w:p w:rsidR="00DE6DD8" w:rsidRPr="00DE6DD8" w:rsidRDefault="00DE6DD8" w:rsidP="00DE6DD8">
            <w:pPr>
              <w:pStyle w:val="CodeBlockWithinCell"/>
              <w:cnfStyle w:val="000000000000" w:firstRow="0" w:lastRow="0" w:firstColumn="0" w:lastColumn="0" w:oddVBand="0" w:evenVBand="0" w:oddHBand="0" w:evenHBand="0" w:firstRowFirstColumn="0" w:firstRowLastColumn="0" w:lastRowFirstColumn="0" w:lastRowLastColumn="0"/>
            </w:pPr>
            <w:r w:rsidRPr="00DE6DD8">
              <w:t>&lt;/CreateSession&gt;</w:t>
            </w:r>
          </w:p>
          <w:p w:rsidR="00DE6DD8" w:rsidRDefault="00DE6DD8"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t xml:space="preserve">: </w:t>
            </w: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t>This is an HTTPS request.</w:t>
            </w: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t>In the “msp” part of the domain name, the “p” stands for production.</w:t>
            </w: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p>
          <w:p w:rsidR="00A342D1" w:rsidRDefault="0005049C" w:rsidP="007C00CD">
            <w:pPr>
              <w:pStyle w:val="CommentBoxWithinCell"/>
              <w:cnfStyle w:val="000000000000" w:firstRow="0" w:lastRow="0" w:firstColumn="0" w:lastColumn="0" w:oddVBand="0" w:evenVBand="0" w:oddHBand="0" w:evenHBand="0" w:firstRowFirstColumn="0" w:firstRowLastColumn="0" w:lastRowFirstColumn="0" w:lastRowLastColumn="0"/>
            </w:pPr>
            <w:r>
              <w:t>The XML document returned is described in the SeaChange IF-5j specification.</w:t>
            </w:r>
          </w:p>
          <w:p w:rsidR="00A342D1" w:rsidRDefault="00A342D1" w:rsidP="007C00CD">
            <w:pPr>
              <w:pStyle w:val="CommentBoxWithinCell"/>
              <w:cnfStyle w:val="000000000000" w:firstRow="0" w:lastRow="0" w:firstColumn="0" w:lastColumn="0" w:oddVBand="0" w:evenVBand="0" w:oddHBand="0" w:evenHBand="0" w:firstRowFirstColumn="0" w:firstRowLastColumn="0" w:lastRowFirstColumn="0" w:lastRowLastColumn="0"/>
            </w:pPr>
          </w:p>
          <w:p w:rsidR="00A342D1" w:rsidRDefault="00A342D1" w:rsidP="007C00CD">
            <w:pPr>
              <w:pStyle w:val="CommentBoxWithinCell"/>
              <w:cnfStyle w:val="000000000000" w:firstRow="0" w:lastRow="0" w:firstColumn="0" w:lastColumn="0" w:oddVBand="0" w:evenVBand="0" w:oddHBand="0" w:evenHBand="0" w:firstRowFirstColumn="0" w:firstRowLastColumn="0" w:lastRowFirstColumn="0" w:lastRowLastColumn="0"/>
            </w:pPr>
            <w:r>
              <w:t>This is simplified here. The request will actually pass through a load balancer which will add an X-Forwarded-For header.</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c>
          <w:tcPr>
            <w:tcW w:w="3996" w:type="dxa"/>
          </w:tcPr>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Protocol:</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rPr>
                <w:shd w:val="clear" w:color="auto" w:fill="DAEEF3" w:themeFill="accent5" w:themeFillTint="33"/>
              </w:rPr>
              <w:t>HTTP</w:t>
            </w: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Address:</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t>adrenalin.anywhere.m</w:t>
            </w:r>
            <w:r>
              <w:t>sp.virginmedia.com</w:t>
            </w: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Command:</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t>POST</w:t>
            </w:r>
            <w:r>
              <w:t> </w:t>
            </w:r>
            <w:r w:rsidRPr="00DE6DD8">
              <w:t>TRAXIS/Web/Session/Props/Playlist?cpeid=44%3a58%3a29%3a19%3a87%3a6F HTTP/1.1</w:t>
            </w: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Headers:</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Connection</w:t>
            </w:r>
            <w:r w:rsidRPr="00DE6DD8">
              <w:t>: Keep-Alive</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Content-Length</w:t>
            </w:r>
            <w:r w:rsidRPr="00DE6DD8">
              <w:t>: ???</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Content-Type</w:t>
            </w:r>
            <w:r w:rsidRPr="00DE6DD8">
              <w:t>: application / text; charset = utf – 8</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Host</w:t>
            </w:r>
            <w:r w:rsidRPr="00DE6DD8">
              <w:t>: 10.185.64.194</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00731F">
              <w:rPr>
                <w:color w:val="auto"/>
                <w:shd w:val="clear" w:color="auto" w:fill="D9D9D9" w:themeFill="background1" w:themeFillShade="D9"/>
              </w:rPr>
              <w:t>User</w:t>
            </w:r>
            <w:r w:rsidRPr="0000731F">
              <w:rPr>
                <w:color w:val="auto"/>
                <w:shd w:val="clear" w:color="auto" w:fill="D9D9D9" w:themeFill="background1" w:themeFillShade="D9"/>
              </w:rPr>
              <w:noBreakHyphen/>
              <w:t>Agent</w:t>
            </w:r>
            <w:r w:rsidRPr="00DE6DD8">
              <w:t>: </w:t>
            </w:r>
            <w:r w:rsidRPr="00DE6DD8">
              <w:rPr>
                <w:shd w:val="clear" w:color="auto" w:fill="DAEEF3" w:themeFill="accent5" w:themeFillTint="33"/>
              </w:rPr>
              <w:t>TiVo VOD </w:t>
            </w:r>
            <w:r>
              <w:rPr>
                <w:shd w:val="clear" w:color="auto" w:fill="DAEEF3" w:themeFill="accent5" w:themeFillTint="33"/>
              </w:rPr>
              <w:t>Client/TiVo</w:t>
            </w:r>
            <w:r w:rsidRPr="00DE6DD8">
              <w:rPr>
                <w:shd w:val="clear" w:color="auto" w:fill="DAEEF3" w:themeFill="accent5" w:themeFillTint="33"/>
              </w:rPr>
              <w:t>_Client;1.0</w:t>
            </w: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Body:</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t>&lt;CreateSession&gt;</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t>&lt;ContentId&gt;crid://schange.com/schange.com/TITL1234000001254728,imi:7c8e2a9e33d48daa01c7c948ef302bdd&lt;/ContentId&gt;</w:t>
            </w:r>
          </w:p>
          <w:p w:rsidR="007C00CD" w:rsidRPr="00DE6DD8"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rsidRPr="00DE6DD8">
              <w:t>&lt;/CreateSession&gt;</w:t>
            </w:r>
          </w:p>
          <w:p w:rsidR="007C00CD" w:rsidRDefault="007C00CD" w:rsidP="007C00CD">
            <w:pPr>
              <w:cnfStyle w:val="000000000000" w:firstRow="0" w:lastRow="0" w:firstColumn="0" w:lastColumn="0" w:oddVBand="0" w:evenVBand="0" w:oddHBand="0" w:evenHBand="0" w:firstRowFirstColumn="0" w:firstRowLastColumn="0" w:lastRowFirstColumn="0" w:lastRowLastColumn="0"/>
              <w:rPr>
                <w:b/>
                <w:noProof/>
                <w:sz w:val="16"/>
                <w:szCs w:val="16"/>
              </w:rPr>
            </w:pP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rPr>
                <w:b/>
              </w:rPr>
              <w:t>Note</w:t>
            </w:r>
            <w:r w:rsidRPr="007C00CD">
              <w:t>:</w:t>
            </w:r>
          </w:p>
          <w:p w:rsidR="001A0AAC" w:rsidRP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 xml:space="preserve">This is an </w:t>
            </w:r>
            <w:r w:rsidR="002C0E7C">
              <w:t>HTTP</w:t>
            </w:r>
            <w:r w:rsidRPr="007C00CD">
              <w:t xml:space="preserve"> request.</w:t>
            </w:r>
          </w:p>
          <w:p w:rsidR="001A0AAC" w:rsidRP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p>
          <w:p w:rsidR="001A0AAC" w:rsidRP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No security token used for Compass.</w:t>
            </w:r>
          </w:p>
          <w:p w:rsidR="001A0AAC" w:rsidRP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p>
          <w:p w:rsidR="001A0AAC" w:rsidRP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Any of the parameters that will be sent in XML messages will be appropriately XML escaped.</w:t>
            </w:r>
          </w:p>
          <w:p w:rsidR="0005049C" w:rsidRPr="007C00CD" w:rsidRDefault="0005049C" w:rsidP="007C00CD">
            <w:pPr>
              <w:pStyle w:val="CommentBoxWithinCell"/>
              <w:cnfStyle w:val="000000000000" w:firstRow="0" w:lastRow="0" w:firstColumn="0" w:lastColumn="0" w:oddVBand="0" w:evenVBand="0" w:oddHBand="0" w:evenHBand="0" w:firstRowFirstColumn="0" w:firstRowLastColumn="0" w:lastRowFirstColumn="0" w:lastRowLastColumn="0"/>
            </w:pPr>
          </w:p>
          <w:p w:rsidR="0005049C" w:rsidRDefault="0005049C"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The XML document returned is described in the SeaChange IF-5j specification.</w:t>
            </w:r>
          </w:p>
          <w:p w:rsidR="00A342D1" w:rsidRDefault="00A342D1" w:rsidP="007C00CD">
            <w:pPr>
              <w:pStyle w:val="CommentBoxWithinCell"/>
              <w:cnfStyle w:val="000000000000" w:firstRow="0" w:lastRow="0" w:firstColumn="0" w:lastColumn="0" w:oddVBand="0" w:evenVBand="0" w:oddHBand="0" w:evenHBand="0" w:firstRowFirstColumn="0" w:firstRowLastColumn="0" w:lastRowFirstColumn="0" w:lastRowLastColumn="0"/>
            </w:pPr>
          </w:p>
          <w:p w:rsidR="00A342D1" w:rsidRPr="007C00CD" w:rsidRDefault="00A342D1" w:rsidP="007C00CD">
            <w:pPr>
              <w:pStyle w:val="CommentBoxWithinCell"/>
              <w:cnfStyle w:val="000000000000" w:firstRow="0" w:lastRow="0" w:firstColumn="0" w:lastColumn="0" w:oddVBand="0" w:evenVBand="0" w:oddHBand="0" w:evenHBand="0" w:firstRowFirstColumn="0" w:firstRowLastColumn="0" w:lastRowFirstColumn="0" w:lastRowLastColumn="0"/>
            </w:pPr>
            <w:r>
              <w:t>This is simplified here. The request will actually pass through a load balancer which will add an X-Forwarded-For header.</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URL returned from Traxis</w:t>
            </w:r>
          </w:p>
        </w:tc>
        <w:tc>
          <w:tcPr>
            <w:tcW w:w="3969" w:type="dxa"/>
          </w:tcPr>
          <w:p w:rsidR="007C00CD" w:rsidRPr="007C00CD" w:rsidRDefault="007C00CD" w:rsidP="007C00CD">
            <w:pPr>
              <w:cnfStyle w:val="000000000000" w:firstRow="0" w:lastRow="0" w:firstColumn="0" w:lastColumn="0" w:oddVBand="0" w:evenVBand="0" w:oddHBand="0" w:evenHBand="0" w:firstRowFirstColumn="0" w:firstRowLastColumn="0" w:lastRowFirstColumn="0" w:lastRowLastColumn="0"/>
              <w:rPr>
                <w:b/>
                <w:sz w:val="16"/>
                <w:szCs w:val="16"/>
              </w:rPr>
            </w:pPr>
            <w:r w:rsidRPr="007C00CD">
              <w:rPr>
                <w:b/>
                <w:sz w:val="16"/>
                <w:szCs w:val="16"/>
              </w:rPr>
              <w:t>URL:</w:t>
            </w:r>
          </w:p>
          <w:p w:rsidR="001A0AAC" w:rsidRP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rPr>
                <w:shd w:val="clear" w:color="auto" w:fill="D6E3BC" w:themeFill="accent3" w:themeFillTint="66"/>
              </w:rPr>
            </w:pPr>
            <w:r w:rsidRPr="001A0AAC">
              <w:t>https://</w:t>
            </w:r>
            <w:r w:rsidRPr="002061F3">
              <w:rPr>
                <w:shd w:val="clear" w:color="auto" w:fill="D6E3BC" w:themeFill="accent3" w:themeFillTint="66"/>
              </w:rPr>
              <w:t>multiscreen-mpd.vod.msp.virginmedia.com/sdash/11111111-1111-1111-1111-111111111111/index.mpd/Manifest</w:t>
            </w:r>
          </w:p>
          <w:p w:rsidR="001A0AAC" w:rsidRPr="001A0AAC"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rsidRPr="002061F3">
              <w:rPr>
                <w:shd w:val="clear" w:color="auto" w:fill="D6E3BC" w:themeFill="accent3" w:themeFillTint="66"/>
              </w:rPr>
              <w:t xml:space="preserve">  ?</w:t>
            </w:r>
            <w:r w:rsidRPr="001A0AAC">
              <w:t>__gda__=d7s4</w:t>
            </w:r>
            <w:r>
              <w:t>jsfdfewwewfewfewr432</w:t>
            </w:r>
          </w:p>
          <w:p w:rsidR="001A0AAC" w:rsidRP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rPr>
                <w:shd w:val="clear" w:color="auto" w:fill="D6E3BC" w:themeFill="accent3" w:themeFillTint="66"/>
              </w:rPr>
            </w:pPr>
            <w:r>
              <w:t xml:space="preserve">  </w:t>
            </w:r>
            <w:r w:rsidRPr="002061F3">
              <w:rPr>
                <w:shd w:val="clear" w:color="auto" w:fill="D6E3BC" w:themeFill="accent3" w:themeFillTint="66"/>
              </w:rPr>
              <w:t>&amp;pid=vme</w:t>
            </w:r>
          </w:p>
          <w:p w:rsidR="001A0AAC" w:rsidRP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rPr>
                <w:shd w:val="clear" w:color="auto" w:fill="D6E3BC" w:themeFill="accent3" w:themeFillTint="66"/>
              </w:rPr>
            </w:pPr>
            <w:r w:rsidRPr="002061F3">
              <w:rPr>
                <w:shd w:val="clear" w:color="auto" w:fill="D6E3BC" w:themeFill="accent3" w:themeFillTint="66"/>
              </w:rPr>
              <w:t xml:space="preserve">  &amp;paid=TITL000000123456789</w:t>
            </w:r>
          </w:p>
          <w:p w:rsidR="001A0AAC" w:rsidRP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rPr>
                <w:shd w:val="clear" w:color="auto" w:fill="D6E3BC" w:themeFill="accent3" w:themeFillTint="66"/>
              </w:rPr>
            </w:pPr>
            <w:r w:rsidRPr="002061F3">
              <w:rPr>
                <w:shd w:val="clear" w:color="auto" w:fill="D6E3BC" w:themeFill="accent3" w:themeFillTint="66"/>
              </w:rPr>
              <w:t xml:space="preserve">  &amp;cpeid=43</w:t>
            </w:r>
            <w:r w:rsidR="00530D36">
              <w:rPr>
                <w:shd w:val="clear" w:color="auto" w:fill="D6E3BC" w:themeFill="accent3" w:themeFillTint="66"/>
              </w:rPr>
              <w:t>%3a</w:t>
            </w:r>
            <w:r w:rsidRPr="002061F3">
              <w:rPr>
                <w:shd w:val="clear" w:color="auto" w:fill="D6E3BC" w:themeFill="accent3" w:themeFillTint="66"/>
              </w:rPr>
              <w:t>ae</w:t>
            </w:r>
            <w:r w:rsidR="00530D36">
              <w:rPr>
                <w:shd w:val="clear" w:color="auto" w:fill="D6E3BC" w:themeFill="accent3" w:themeFillTint="66"/>
              </w:rPr>
              <w:t>%3a</w:t>
            </w:r>
            <w:r w:rsidRPr="002061F3">
              <w:rPr>
                <w:shd w:val="clear" w:color="auto" w:fill="D6E3BC" w:themeFill="accent3" w:themeFillTint="66"/>
              </w:rPr>
              <w:t>4f</w:t>
            </w:r>
            <w:r w:rsidR="00530D36">
              <w:rPr>
                <w:shd w:val="clear" w:color="auto" w:fill="D6E3BC" w:themeFill="accent3" w:themeFillTint="66"/>
              </w:rPr>
              <w:t>%3a</w:t>
            </w:r>
            <w:r w:rsidRPr="002061F3">
              <w:rPr>
                <w:shd w:val="clear" w:color="auto" w:fill="D6E3BC" w:themeFill="accent3" w:themeFillTint="66"/>
              </w:rPr>
              <w:t>2c</w:t>
            </w:r>
            <w:r w:rsidR="00530D36">
              <w:rPr>
                <w:shd w:val="clear" w:color="auto" w:fill="D6E3BC" w:themeFill="accent3" w:themeFillTint="66"/>
              </w:rPr>
              <w:t>%3a</w:t>
            </w:r>
            <w:r w:rsidRPr="002061F3">
              <w:rPr>
                <w:shd w:val="clear" w:color="auto" w:fill="D6E3BC" w:themeFill="accent3" w:themeFillTint="66"/>
              </w:rPr>
              <w:t>46</w:t>
            </w:r>
            <w:r w:rsidR="00530D36">
              <w:rPr>
                <w:shd w:val="clear" w:color="auto" w:fill="D6E3BC" w:themeFill="accent3" w:themeFillTint="66"/>
              </w:rPr>
              <w:t>%3a</w:t>
            </w:r>
            <w:r w:rsidRPr="002061F3">
              <w:rPr>
                <w:shd w:val="clear" w:color="auto" w:fill="D6E3BC" w:themeFill="accent3" w:themeFillTint="66"/>
              </w:rPr>
              <w:t>FF</w:t>
            </w:r>
          </w:p>
          <w:p w:rsidR="001A0AAC" w:rsidRP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rPr>
                <w:shd w:val="clear" w:color="auto" w:fill="D6E3BC" w:themeFill="accent3" w:themeFillTint="66"/>
              </w:rPr>
            </w:pPr>
            <w:r w:rsidRPr="002061F3">
              <w:rPr>
                <w:shd w:val="clear" w:color="auto" w:fill="D6E3BC" w:themeFill="accent3" w:themeFillTint="66"/>
              </w:rPr>
              <w:t xml:space="preserve">  &amp;device=TiVo</w:t>
            </w: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7C00CD"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t xml:space="preserve">: </w:t>
            </w: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t xml:space="preserve">The first parameter is the security token; the value is 32 chars long. </w:t>
            </w: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p>
          <w:p w:rsidR="001A0AAC" w:rsidRDefault="001A0AAC" w:rsidP="007C00CD">
            <w:pPr>
              <w:pStyle w:val="CommentBoxWithinCell"/>
              <w:cnfStyle w:val="000000000000" w:firstRow="0" w:lastRow="0" w:firstColumn="0" w:lastColumn="0" w:oddVBand="0" w:evenVBand="0" w:oddHBand="0" w:evenHBand="0" w:firstRowFirstColumn="0" w:firstRowLastColumn="0" w:lastRowFirstColumn="0" w:lastRowLastColumn="0"/>
            </w:pPr>
            <w:r>
              <w:t>The pid is the provider ID and is usually 3 characters long but systems should allow for a variable length alphanumeric string here.</w:t>
            </w:r>
            <w:r w:rsidR="002061F3">
              <w:t xml:space="preserve"> Defined in the SeaChange IF-2 specification.</w:t>
            </w:r>
          </w:p>
          <w:p w:rsidR="0005049C" w:rsidRDefault="0005049C" w:rsidP="007C00CD">
            <w:pPr>
              <w:pStyle w:val="CommentBoxWithinCell"/>
              <w:cnfStyle w:val="000000000000" w:firstRow="0" w:lastRow="0" w:firstColumn="0" w:lastColumn="0" w:oddVBand="0" w:evenVBand="0" w:oddHBand="0" w:evenHBand="0" w:firstRowFirstColumn="0" w:firstRowLastColumn="0" w:lastRowFirstColumn="0" w:lastRowLastColumn="0"/>
            </w:pPr>
          </w:p>
          <w:p w:rsidR="0005049C" w:rsidRDefault="0005049C" w:rsidP="007C00CD">
            <w:pPr>
              <w:pStyle w:val="CommentBoxWithinCell"/>
              <w:cnfStyle w:val="000000000000" w:firstRow="0" w:lastRow="0" w:firstColumn="0" w:lastColumn="0" w:oddVBand="0" w:evenVBand="0" w:oddHBand="0" w:evenHBand="0" w:firstRowFirstColumn="0" w:firstRowLastColumn="0" w:lastRowFirstColumn="0" w:lastRowLastColumn="0"/>
            </w:pPr>
            <w:r>
              <w:t xml:space="preserve">The </w:t>
            </w:r>
            <w:r w:rsidRPr="0005049C">
              <w:rPr>
                <w:shd w:val="clear" w:color="auto" w:fill="D6E3BC" w:themeFill="accent3" w:themeFillTint="66"/>
              </w:rPr>
              <w:t>green</w:t>
            </w:r>
            <w:r>
              <w:t xml:space="preserve"> shaded part of this returned URL represents the part used in the formation of the hashed security token.</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c>
          <w:tcPr>
            <w:tcW w:w="3996" w:type="dxa"/>
          </w:tcPr>
          <w:p w:rsidR="007C00CD" w:rsidRPr="007C00CD" w:rsidRDefault="007C00CD"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sidRPr="007C00CD">
              <w:rPr>
                <w:b/>
                <w:noProof/>
                <w:sz w:val="16"/>
                <w:szCs w:val="16"/>
              </w:rPr>
              <w:t>URL:</w:t>
            </w:r>
          </w:p>
          <w:p w:rsidR="001A0AAC" w:rsidRPr="001A0AAC"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rsidRPr="001A0AAC">
              <w:t>http://arris-multiscreen-mpd.vod.msp.virginmedia.com/sdash/11111111-1111-1111-1111-111111111111/index.mpd/Manifest</w:t>
            </w:r>
          </w:p>
          <w:p w:rsidR="001A0AAC" w:rsidRPr="001A0AAC"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t xml:space="preserve">  ?pid=vme</w:t>
            </w:r>
          </w:p>
          <w:p w:rsidR="001A0AAC" w:rsidRPr="001A0AAC"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rsidRPr="001A0AAC">
              <w:t xml:space="preserve">  &amp;paid=TITL000000123456789</w:t>
            </w:r>
          </w:p>
          <w:p w:rsidR="001A0AAC" w:rsidRPr="001A0AAC"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rsidRPr="001A0AAC">
              <w:t xml:space="preserve">  &amp;cpeid=</w:t>
            </w:r>
            <w:r w:rsidR="008367D8" w:rsidRPr="008367D8">
              <w:t>43%3aae%3a4f%3a2c%3a46%3aFF</w:t>
            </w:r>
          </w:p>
          <w:p w:rsidR="002061F3" w:rsidRDefault="001A0AAC" w:rsidP="007C00CD">
            <w:pPr>
              <w:pStyle w:val="CodeBlockWithinCell"/>
              <w:cnfStyle w:val="000000000000" w:firstRow="0" w:lastRow="0" w:firstColumn="0" w:lastColumn="0" w:oddVBand="0" w:evenVBand="0" w:oddHBand="0" w:evenHBand="0" w:firstRowFirstColumn="0" w:firstRowLastColumn="0" w:lastRowFirstColumn="0" w:lastRowLastColumn="0"/>
            </w:pPr>
            <w:r w:rsidRPr="001A0AAC">
              <w:t xml:space="preserve">  &amp;device=TiVo</w:t>
            </w:r>
          </w:p>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7C00CD" w:rsidRDefault="007C00CD"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rPr>
                <w:b/>
              </w:rPr>
              <w:t>Note</w:t>
            </w:r>
            <w:r w:rsidRPr="007C00CD">
              <w:t xml:space="preserve">: </w:t>
            </w:r>
          </w:p>
          <w:p w:rsidR="007C00CD" w:rsidRPr="007C00CD" w:rsidRDefault="007C00CD"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This points directly to the F5 load balancer that fronts the Arris MDC.</w:t>
            </w:r>
          </w:p>
          <w:p w:rsidR="007C00CD" w:rsidRPr="007C00CD" w:rsidRDefault="007C00CD" w:rsidP="007C00CD">
            <w:pPr>
              <w:pStyle w:val="CommentBoxWithinCell"/>
              <w:cnfStyle w:val="000000000000" w:firstRow="0" w:lastRow="0" w:firstColumn="0" w:lastColumn="0" w:oddVBand="0" w:evenVBand="0" w:oddHBand="0" w:evenHBand="0" w:firstRowFirstColumn="0" w:firstRowLastColumn="0" w:lastRowFirstColumn="0" w:lastRowLastColumn="0"/>
            </w:pPr>
          </w:p>
          <w:p w:rsidR="007C00CD" w:rsidRPr="002061F3" w:rsidRDefault="007C00CD" w:rsidP="007C00CD">
            <w:pPr>
              <w:pStyle w:val="CommentBoxWithinCell"/>
              <w:cnfStyle w:val="000000000000" w:firstRow="0" w:lastRow="0" w:firstColumn="0" w:lastColumn="0" w:oddVBand="0" w:evenVBand="0" w:oddHBand="0" w:evenHBand="0" w:firstRowFirstColumn="0" w:firstRowLastColumn="0" w:lastRowFirstColumn="0" w:lastRowLastColumn="0"/>
            </w:pPr>
            <w:r w:rsidRPr="007C00CD">
              <w:t>No security token required here as the request is within the VM network and goes to the MDC rather than the CDN.</w:t>
            </w: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STB to CDN</w:t>
            </w:r>
          </w:p>
        </w:tc>
        <w:tc>
          <w:tcPr>
            <w:tcW w:w="3969" w:type="dxa"/>
          </w:tcPr>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827FFC">
              <w:rPr>
                <w:b/>
                <w:noProof/>
                <w:sz w:val="16"/>
                <w:szCs w:val="16"/>
              </w:rPr>
              <w:t>Protocol</w:t>
            </w:r>
            <w:r>
              <w:rPr>
                <w:noProof/>
                <w:sz w:val="16"/>
                <w:szCs w:val="16"/>
              </w:rPr>
              <w:t>:</w:t>
            </w:r>
          </w:p>
          <w:p w:rsidR="007C00CD" w:rsidRDefault="007C00CD" w:rsidP="007C00CD">
            <w:pPr>
              <w:pStyle w:val="CodeBlockWithinCell"/>
              <w:cnfStyle w:val="000000000000" w:firstRow="0" w:lastRow="0" w:firstColumn="0" w:lastColumn="0" w:oddVBand="0" w:evenVBand="0" w:oddHBand="0" w:evenHBand="0" w:firstRowFirstColumn="0" w:firstRowLastColumn="0" w:lastRowFirstColumn="0" w:lastRowLastColumn="0"/>
            </w:pPr>
            <w:r>
              <w:t>HTTPS</w:t>
            </w:r>
          </w:p>
          <w:p w:rsidR="00827FFC" w:rsidRDefault="00827FFC"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827FFC">
              <w:rPr>
                <w:b/>
                <w:noProof/>
                <w:sz w:val="16"/>
                <w:szCs w:val="16"/>
              </w:rPr>
              <w:t>Address</w:t>
            </w:r>
            <w:r>
              <w:rPr>
                <w:noProof/>
                <w:sz w:val="16"/>
                <w:szCs w:val="16"/>
              </w:rPr>
              <w:t>:</w:t>
            </w:r>
          </w:p>
          <w:p w:rsidR="00827FF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t>multiscreen</w:t>
            </w:r>
            <w:r>
              <w:noBreakHyphen/>
            </w:r>
            <w:r w:rsidRPr="001A0AAC">
              <w:t>mpd.vod.msp.virginmedia.com</w:t>
            </w:r>
          </w:p>
          <w:p w:rsidR="00827FFC" w:rsidRDefault="00827FFC"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2C0E7C" w:rsidRDefault="002C0E7C" w:rsidP="009513A2">
            <w:pPr>
              <w:cnfStyle w:val="000000000000" w:firstRow="0" w:lastRow="0" w:firstColumn="0" w:lastColumn="0" w:oddVBand="0" w:evenVBand="0" w:oddHBand="0" w:evenHBand="0" w:firstRowFirstColumn="0" w:firstRowLastColumn="0" w:lastRowFirstColumn="0" w:lastRowLastColumn="0"/>
              <w:rPr>
                <w:b/>
                <w:noProof/>
                <w:sz w:val="16"/>
                <w:szCs w:val="16"/>
              </w:rPr>
            </w:pPr>
            <w:r>
              <w:rPr>
                <w:b/>
                <w:noProof/>
                <w:sz w:val="16"/>
                <w:szCs w:val="16"/>
              </w:rPr>
              <w:t>Port:</w:t>
            </w:r>
          </w:p>
          <w:p w:rsidR="002C0E7C" w:rsidRDefault="002C0E7C" w:rsidP="002C0E7C">
            <w:pPr>
              <w:pStyle w:val="CodeBlockWithinCell"/>
              <w:cnfStyle w:val="000000000000" w:firstRow="0" w:lastRow="0" w:firstColumn="0" w:lastColumn="0" w:oddVBand="0" w:evenVBand="0" w:oddHBand="0" w:evenHBand="0" w:firstRowFirstColumn="0" w:firstRowLastColumn="0" w:lastRowFirstColumn="0" w:lastRowLastColumn="0"/>
            </w:pPr>
            <w:r>
              <w:t>443</w:t>
            </w:r>
          </w:p>
          <w:p w:rsidR="002C0E7C" w:rsidRDefault="002C0E7C"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827FFC">
              <w:rPr>
                <w:b/>
                <w:noProof/>
                <w:sz w:val="16"/>
                <w:szCs w:val="16"/>
              </w:rPr>
              <w:t>Command</w:t>
            </w:r>
            <w:r>
              <w:rPr>
                <w:noProof/>
                <w:sz w:val="16"/>
                <w:szCs w:val="16"/>
              </w:rPr>
              <w:t>:</w:t>
            </w:r>
          </w:p>
          <w:p w:rsidR="00827FF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w:t>
            </w:r>
            <w:r w:rsidRPr="00827FFC">
              <w:rPr>
                <w:color w:val="auto"/>
                <w:shd w:val="clear" w:color="auto" w:fill="D9D9D9" w:themeFill="background1" w:themeFillShade="D9"/>
              </w:rPr>
              <w:t>__gda__=</w:t>
            </w:r>
            <w:r w:rsidRPr="00827FFC">
              <w:rPr>
                <w:shd w:val="clear" w:color="auto" w:fill="D9D9D9" w:themeFill="background1" w:themeFillShade="D9"/>
              </w:rPr>
              <w:t>d7s4jsfdfewwewfewfewr432</w:t>
            </w:r>
            <w:r w:rsidRPr="001A0AAC">
              <w:t>&amp;</w:t>
            </w:r>
            <w:r w:rsidRPr="00827FFC">
              <w:rPr>
                <w:shd w:val="clear" w:color="auto" w:fill="D9D9D9" w:themeFill="background1" w:themeFillShade="D9"/>
              </w:rPr>
              <w:t>pid=vme&amp;paid=TITL000000123456789</w:t>
            </w:r>
            <w:r>
              <w:t>&amp;</w:t>
            </w:r>
            <w:r w:rsidRPr="00827FFC">
              <w:rPr>
                <w:shd w:val="clear" w:color="auto" w:fill="D9D9D9" w:themeFill="background1" w:themeFillShade="D9"/>
              </w:rPr>
              <w:t>cpeid=43%3aae%3a4f%3a2c%3a46%3aFF</w:t>
            </w:r>
            <w:r w:rsidRPr="001A0AAC">
              <w:t>&amp;</w:t>
            </w:r>
            <w:r w:rsidRPr="00827FFC">
              <w:rPr>
                <w:shd w:val="clear" w:color="auto" w:fill="D9D9D9" w:themeFill="background1" w:themeFillShade="D9"/>
              </w:rPr>
              <w:t>device=TiVo</w:t>
            </w:r>
            <w:r>
              <w:t> HTTP/1.1</w:t>
            </w:r>
          </w:p>
          <w:p w:rsidR="00827FFC" w:rsidRDefault="00827FFC" w:rsidP="009513A2">
            <w:pPr>
              <w:cnfStyle w:val="000000000000" w:firstRow="0" w:lastRow="0" w:firstColumn="0" w:lastColumn="0" w:oddVBand="0" w:evenVBand="0" w:oddHBand="0" w:evenHBand="0" w:firstRowFirstColumn="0" w:firstRowLastColumn="0" w:lastRowFirstColumn="0" w:lastRowLastColumn="0"/>
              <w:rPr>
                <w:b/>
                <w:noProof/>
                <w:sz w:val="16"/>
                <w:szCs w:val="16"/>
              </w:rPr>
            </w:pPr>
          </w:p>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827FFC">
              <w:rPr>
                <w:b/>
                <w:noProof/>
                <w:sz w:val="16"/>
                <w:szCs w:val="16"/>
              </w:rPr>
              <w:t>Headers</w:t>
            </w:r>
            <w:r>
              <w:rPr>
                <w:noProof/>
                <w:sz w:val="16"/>
                <w:szCs w:val="16"/>
              </w:rPr>
              <w:t>:</w:t>
            </w:r>
          </w:p>
          <w:p w:rsidR="00827FFC" w:rsidRPr="001A0AA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rsidRPr="00891052">
              <w:rPr>
                <w:color w:val="auto"/>
                <w:shd w:val="clear" w:color="auto" w:fill="D9D9D9" w:themeFill="background1" w:themeFillShade="D9"/>
              </w:rPr>
              <w:t>Connection</w:t>
            </w:r>
            <w:r w:rsidRPr="001A0AAC">
              <w:t>: Keep-Alive</w:t>
            </w:r>
          </w:p>
          <w:p w:rsidR="00827FFC" w:rsidRPr="001A0AA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rsidRPr="00891052">
              <w:rPr>
                <w:color w:val="auto"/>
                <w:shd w:val="clear" w:color="auto" w:fill="D9D9D9" w:themeFill="background1" w:themeFillShade="D9"/>
              </w:rPr>
              <w:t>Content-Length</w:t>
            </w:r>
            <w:r>
              <w:t>: ???</w:t>
            </w:r>
          </w:p>
          <w:p w:rsidR="00827FFC" w:rsidRPr="001A0AA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rsidRPr="00891052">
              <w:rPr>
                <w:color w:val="auto"/>
                <w:shd w:val="clear" w:color="auto" w:fill="D9D9D9" w:themeFill="background1" w:themeFillShade="D9"/>
              </w:rPr>
              <w:t>Content-Type</w:t>
            </w:r>
            <w:r w:rsidRPr="001A0AAC">
              <w:t>: application / text; charset = utf - 8</w:t>
            </w:r>
          </w:p>
          <w:p w:rsidR="00827FFC" w:rsidRPr="001A0AA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rsidRPr="00891052">
              <w:rPr>
                <w:color w:val="auto"/>
                <w:shd w:val="clear" w:color="auto" w:fill="D9D9D9" w:themeFill="background1" w:themeFillShade="D9"/>
              </w:rPr>
              <w:t>Host</w:t>
            </w:r>
            <w:r>
              <w:t>: multiscreen</w:t>
            </w:r>
            <w:r>
              <w:noBreakHyphen/>
            </w:r>
            <w:r w:rsidRPr="001A0AAC">
              <w:t>mpd.vod.msp.virginmedia.com</w:t>
            </w:r>
          </w:p>
          <w:p w:rsidR="00827FFC" w:rsidRPr="001A0AAC" w:rsidRDefault="00827FFC" w:rsidP="00827FFC">
            <w:pPr>
              <w:pStyle w:val="CodeBlockWithinCell"/>
              <w:cnfStyle w:val="000000000000" w:firstRow="0" w:lastRow="0" w:firstColumn="0" w:lastColumn="0" w:oddVBand="0" w:evenVBand="0" w:oddHBand="0" w:evenHBand="0" w:firstRowFirstColumn="0" w:firstRowLastColumn="0" w:lastRowFirstColumn="0" w:lastRowLastColumn="0"/>
            </w:pPr>
            <w:r w:rsidRPr="00891052">
              <w:rPr>
                <w:color w:val="auto"/>
                <w:shd w:val="clear" w:color="auto" w:fill="D9D9D9" w:themeFill="background1" w:themeFillShade="D9"/>
              </w:rPr>
              <w:t>User</w:t>
            </w:r>
            <w:r w:rsidRPr="00891052">
              <w:rPr>
                <w:color w:val="auto"/>
                <w:shd w:val="clear" w:color="auto" w:fill="D9D9D9" w:themeFill="background1" w:themeFillShade="D9"/>
              </w:rPr>
              <w:noBreakHyphen/>
              <w:t>Agent</w:t>
            </w:r>
            <w:r>
              <w:t>: TiVo VOD </w:t>
            </w:r>
            <w:r w:rsidRPr="00827FFC">
              <w:t>Client/TiVo_Secure_Client;1.0</w:t>
            </w:r>
          </w:p>
          <w:p w:rsidR="007C00CD" w:rsidRDefault="007C00CD"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BA798A" w:rsidRDefault="00BA798A" w:rsidP="00AD27BA">
            <w:pPr>
              <w:cnfStyle w:val="000000000000" w:firstRow="0" w:lastRow="0" w:firstColumn="0" w:lastColumn="0" w:oddVBand="0" w:evenVBand="0" w:oddHBand="0" w:evenHBand="0" w:firstRowFirstColumn="0" w:firstRowLastColumn="0" w:lastRowFirstColumn="0" w:lastRowLastColumn="0"/>
              <w:rPr>
                <w:noProof/>
              </w:rPr>
            </w:pPr>
          </w:p>
        </w:tc>
        <w:tc>
          <w:tcPr>
            <w:tcW w:w="3996" w:type="dxa"/>
          </w:tcPr>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 xml:space="preserve">CDN to </w:t>
            </w:r>
            <w:r w:rsidR="004C2342">
              <w:t>F5</w:t>
            </w:r>
            <w:r w:rsidR="00337577">
              <w:t xml:space="preserve"> / MM</w:t>
            </w:r>
          </w:p>
        </w:tc>
        <w:tc>
          <w:tcPr>
            <w:tcW w:w="3969" w:type="dxa"/>
          </w:tcPr>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AD27BA">
              <w:rPr>
                <w:b/>
                <w:noProof/>
                <w:sz w:val="16"/>
                <w:szCs w:val="16"/>
              </w:rPr>
              <w:t>Protocol</w:t>
            </w:r>
            <w:r>
              <w:rPr>
                <w:noProof/>
                <w:sz w:val="16"/>
                <w:szCs w:val="16"/>
              </w:rPr>
              <w:t>:</w:t>
            </w:r>
          </w:p>
          <w:p w:rsidR="00AD27BA" w:rsidRDefault="00AD27BA" w:rsidP="00AD27BA">
            <w:pPr>
              <w:pStyle w:val="CodeBlockWithinCell"/>
              <w:cnfStyle w:val="000000000000" w:firstRow="0" w:lastRow="0" w:firstColumn="0" w:lastColumn="0" w:oddVBand="0" w:evenVBand="0" w:oddHBand="0" w:evenHBand="0" w:firstRowFirstColumn="0" w:firstRowLastColumn="0" w:lastRowFirstColumn="0" w:lastRowLastColumn="0"/>
            </w:pPr>
            <w:r>
              <w:t>HTTPS</w:t>
            </w: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AD27BA">
              <w:rPr>
                <w:b/>
                <w:noProof/>
                <w:sz w:val="16"/>
                <w:szCs w:val="16"/>
              </w:rPr>
              <w:t>Address</w:t>
            </w:r>
            <w:r>
              <w:rPr>
                <w:noProof/>
                <w:sz w:val="16"/>
                <w:szCs w:val="16"/>
              </w:rPr>
              <w:t>:</w:t>
            </w:r>
          </w:p>
          <w:p w:rsidR="00AD27BA" w:rsidRPr="00891052" w:rsidRDefault="00891052" w:rsidP="00AD27BA">
            <w:pPr>
              <w:pStyle w:val="CodeBlockWithinCell"/>
              <w:cnfStyle w:val="000000000000" w:firstRow="0" w:lastRow="0" w:firstColumn="0" w:lastColumn="0" w:oddVBand="0" w:evenVBand="0" w:oddHBand="0" w:evenHBand="0" w:firstRowFirstColumn="0" w:firstRowLastColumn="0" w:lastRowFirstColumn="0" w:lastRowLastColumn="0"/>
              <w:rPr>
                <w:i/>
              </w:rPr>
            </w:pPr>
            <w:r w:rsidRPr="00891052">
              <w:rPr>
                <w:i/>
              </w:rPr>
              <w:t>&lt;</w:t>
            </w:r>
            <w:r w:rsidR="009A4917">
              <w:rPr>
                <w:i/>
              </w:rPr>
              <w:t>configured connection</w:t>
            </w:r>
            <w:r w:rsidRPr="00891052">
              <w:rPr>
                <w:i/>
              </w:rPr>
              <w:t xml:space="preserve"> to F5&gt;</w:t>
            </w:r>
          </w:p>
          <w:p w:rsidR="00AD27BA" w:rsidRDefault="00AD27BA" w:rsidP="004C2342">
            <w:pPr>
              <w:cnfStyle w:val="000000000000" w:firstRow="0" w:lastRow="0" w:firstColumn="0" w:lastColumn="0" w:oddVBand="0" w:evenVBand="0" w:oddHBand="0" w:evenHBand="0" w:firstRowFirstColumn="0" w:firstRowLastColumn="0" w:lastRowFirstColumn="0" w:lastRowLastColumn="0"/>
              <w:rPr>
                <w:b/>
                <w:noProof/>
                <w:sz w:val="16"/>
                <w:szCs w:val="16"/>
              </w:rPr>
            </w:pP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AD27BA">
              <w:rPr>
                <w:b/>
                <w:noProof/>
                <w:sz w:val="16"/>
                <w:szCs w:val="16"/>
              </w:rPr>
              <w:t>Command</w:t>
            </w:r>
            <w:r>
              <w:rPr>
                <w:noProof/>
                <w:sz w:val="16"/>
                <w:szCs w:val="16"/>
              </w:rPr>
              <w:t>:</w:t>
            </w:r>
          </w:p>
          <w:p w:rsidR="00AD27BA" w:rsidRDefault="00AD27BA" w:rsidP="00AD27BA">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w:t>
            </w:r>
            <w:r w:rsidR="002C0E7C">
              <w:t>?</w:t>
            </w:r>
            <w:r w:rsidR="002C0E7C" w:rsidRPr="00827FFC">
              <w:rPr>
                <w:shd w:val="clear" w:color="auto" w:fill="D9D9D9" w:themeFill="background1" w:themeFillShade="D9"/>
              </w:rPr>
              <w:t>pid=vme&amp;paid=TITL000000123456789</w:t>
            </w:r>
            <w:r w:rsidR="002C0E7C">
              <w:t>&amp;</w:t>
            </w:r>
            <w:r w:rsidR="002C0E7C" w:rsidRPr="00827FFC">
              <w:rPr>
                <w:shd w:val="clear" w:color="auto" w:fill="D9D9D9" w:themeFill="background1" w:themeFillShade="D9"/>
              </w:rPr>
              <w:t>cpeid=43%3aae%3a4f%3a2c%3a46%3aFF</w:t>
            </w:r>
            <w:r w:rsidR="002C0E7C" w:rsidRPr="001A0AAC">
              <w:t>&amp;</w:t>
            </w:r>
            <w:r w:rsidR="002C0E7C" w:rsidRPr="00827FFC">
              <w:rPr>
                <w:shd w:val="clear" w:color="auto" w:fill="D9D9D9" w:themeFill="background1" w:themeFillShade="D9"/>
              </w:rPr>
              <w:t>device=TiVo</w:t>
            </w:r>
            <w:r>
              <w:t> HTTP/1.1</w:t>
            </w: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AD27BA">
              <w:rPr>
                <w:b/>
                <w:noProof/>
                <w:sz w:val="16"/>
                <w:szCs w:val="16"/>
              </w:rPr>
              <w:t>Headers</w:t>
            </w:r>
            <w:r>
              <w:rPr>
                <w:noProof/>
                <w:sz w:val="16"/>
                <w:szCs w:val="16"/>
              </w:rPr>
              <w:t>:</w:t>
            </w:r>
          </w:p>
          <w:p w:rsidR="00891052" w:rsidRPr="001A0AAC" w:rsidRDefault="00891052" w:rsidP="00891052">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Connection</w:t>
            </w:r>
            <w:r w:rsidRPr="001A0AAC">
              <w:t>: Keep-Alive</w:t>
            </w:r>
          </w:p>
          <w:p w:rsidR="00891052" w:rsidRPr="001A0AAC" w:rsidRDefault="00891052" w:rsidP="00891052">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Host</w:t>
            </w:r>
            <w:r>
              <w:t>: multiscreen</w:t>
            </w:r>
            <w:r>
              <w:noBreakHyphen/>
            </w:r>
            <w:r w:rsidRPr="001A0AAC">
              <w:t>mpd.vod.msp.virginmedia.com</w:t>
            </w:r>
          </w:p>
          <w:p w:rsidR="00891052" w:rsidRPr="001A0AAC" w:rsidRDefault="00891052" w:rsidP="00891052">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User</w:t>
            </w:r>
            <w:r w:rsidRPr="00891052">
              <w:rPr>
                <w:shd w:val="clear" w:color="auto" w:fill="D9D9D9" w:themeFill="background1" w:themeFillShade="D9"/>
              </w:rPr>
              <w:noBreakHyphen/>
              <w:t>Agent</w:t>
            </w:r>
            <w:r w:rsidRPr="00891052">
              <w:t>: TiVo VOD Client/TiVo_Secure_Client;1.0</w:t>
            </w:r>
          </w:p>
          <w:p w:rsidR="00891052" w:rsidRDefault="00891052" w:rsidP="00891052">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X-Forwarded-For</w:t>
            </w:r>
            <w:r>
              <w:t xml:space="preserve">: </w:t>
            </w:r>
            <w:r w:rsidRPr="001A0AAC">
              <w:t>10.185.64.194</w:t>
            </w:r>
          </w:p>
          <w:p w:rsidR="00AD27BA" w:rsidRDefault="00AD27BA"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4C2342" w:rsidRDefault="004C2342"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AD27BA" w:rsidRDefault="001A0AAC" w:rsidP="00AD27BA">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t>:</w:t>
            </w:r>
          </w:p>
          <w:p w:rsidR="00AD27BA" w:rsidRDefault="00AD27BA" w:rsidP="00AD27BA">
            <w:pPr>
              <w:pStyle w:val="CommentBoxWithinCell"/>
              <w:cnfStyle w:val="000000000000" w:firstRow="0" w:lastRow="0" w:firstColumn="0" w:lastColumn="0" w:oddVBand="0" w:evenVBand="0" w:oddHBand="0" w:evenHBand="0" w:firstRowFirstColumn="0" w:firstRowLastColumn="0" w:lastRowFirstColumn="0" w:lastRowLastColumn="0"/>
            </w:pPr>
            <w:r>
              <w:t>The security token is no longer present, this having been dealt with by the CDN.</w:t>
            </w:r>
          </w:p>
          <w:p w:rsidR="00AD27BA" w:rsidRDefault="00AD27BA" w:rsidP="00AD27BA">
            <w:pPr>
              <w:pStyle w:val="CommentBoxWithinCell"/>
              <w:cnfStyle w:val="000000000000" w:firstRow="0" w:lastRow="0" w:firstColumn="0" w:lastColumn="0" w:oddVBand="0" w:evenVBand="0" w:oddHBand="0" w:evenHBand="0" w:firstRowFirstColumn="0" w:firstRowLastColumn="0" w:lastRowFirstColumn="0" w:lastRowLastColumn="0"/>
            </w:pPr>
          </w:p>
          <w:p w:rsidR="00AD27BA" w:rsidRDefault="00AD27BA" w:rsidP="00AD27BA">
            <w:pPr>
              <w:pStyle w:val="CommentBoxWithinCell"/>
              <w:cnfStyle w:val="000000000000" w:firstRow="0" w:lastRow="0" w:firstColumn="0" w:lastColumn="0" w:oddVBand="0" w:evenVBand="0" w:oddHBand="0" w:evenHBand="0" w:firstRowFirstColumn="0" w:firstRowLastColumn="0" w:lastRowFirstColumn="0" w:lastRowLastColumn="0"/>
            </w:pPr>
            <w:r>
              <w:t xml:space="preserve">The address </w:t>
            </w:r>
            <w:r w:rsidR="00891052">
              <w:t>targeted is the address of the F5 load balancer fronting the Arris MDC.</w:t>
            </w:r>
          </w:p>
          <w:p w:rsidR="00AD27BA" w:rsidRDefault="00AD27BA" w:rsidP="00AD27BA">
            <w:pPr>
              <w:pStyle w:val="CommentBoxWithinCell"/>
              <w:cnfStyle w:val="000000000000" w:firstRow="0" w:lastRow="0" w:firstColumn="0" w:lastColumn="0" w:oddVBand="0" w:evenVBand="0" w:oddHBand="0" w:evenHBand="0" w:firstRowFirstColumn="0" w:firstRowLastColumn="0" w:lastRowFirstColumn="0" w:lastRowLastColumn="0"/>
            </w:pPr>
          </w:p>
          <w:p w:rsidR="001A0AAC" w:rsidRDefault="00891052" w:rsidP="00AD27BA">
            <w:pPr>
              <w:pStyle w:val="CommentBoxWithinCell"/>
              <w:cnfStyle w:val="000000000000" w:firstRow="0" w:lastRow="0" w:firstColumn="0" w:lastColumn="0" w:oddVBand="0" w:evenVBand="0" w:oddHBand="0" w:evenHBand="0" w:firstRowFirstColumn="0" w:firstRowLastColumn="0" w:lastRowFirstColumn="0" w:lastRowLastColumn="0"/>
            </w:pPr>
            <w:r>
              <w:t>Note that the full request string with the parameters is now part of the “host” header and has come off the command.</w:t>
            </w:r>
          </w:p>
          <w:p w:rsidR="004C2342" w:rsidRDefault="004C2342" w:rsidP="00AD27BA">
            <w:pPr>
              <w:pStyle w:val="CommentBoxWithinCell"/>
              <w:cnfStyle w:val="000000000000" w:firstRow="0" w:lastRow="0" w:firstColumn="0" w:lastColumn="0" w:oddVBand="0" w:evenVBand="0" w:oddHBand="0" w:evenHBand="0" w:firstRowFirstColumn="0" w:firstRowLastColumn="0" w:lastRowFirstColumn="0" w:lastRowLastColumn="0"/>
            </w:pPr>
          </w:p>
          <w:p w:rsidR="004C2342" w:rsidRDefault="004C2342" w:rsidP="00AD27BA">
            <w:pPr>
              <w:pStyle w:val="CommentBoxWithinCell"/>
              <w:cnfStyle w:val="000000000000" w:firstRow="0" w:lastRow="0" w:firstColumn="0" w:lastColumn="0" w:oddVBand="0" w:evenVBand="0" w:oddHBand="0" w:evenHBand="0" w:firstRowFirstColumn="0" w:firstRowLastColumn="0" w:lastRowFirstColumn="0" w:lastRowLastColumn="0"/>
            </w:pPr>
            <w:r>
              <w:t xml:space="preserve">CDN </w:t>
            </w:r>
            <w:r w:rsidR="009A4917">
              <w:t>h</w:t>
            </w:r>
            <w:r w:rsidR="00741BCB">
              <w:t>as a perman</w:t>
            </w:r>
            <w:r w:rsidR="009A4917">
              <w:t>ent configured connection</w:t>
            </w:r>
            <w:r>
              <w:t xml:space="preserve"> to F5 and hence doesn’t need a domain name on request. This is </w:t>
            </w:r>
            <w:r w:rsidR="009A4917">
              <w:t>pre-</w:t>
            </w:r>
            <w:r>
              <w:t>configured.</w:t>
            </w:r>
            <w:r w:rsidR="00337577">
              <w:t xml:space="preserve"> The F5 will pass through to  one of a number of configured MM nodes.</w:t>
            </w: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rPr>
            </w:pPr>
          </w:p>
        </w:tc>
        <w:tc>
          <w:tcPr>
            <w:tcW w:w="3996" w:type="dxa"/>
          </w:tcPr>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rPr>
            </w:pPr>
          </w:p>
        </w:tc>
      </w:tr>
      <w:tr w:rsidR="004C2342" w:rsidTr="006C2F3D">
        <w:tc>
          <w:tcPr>
            <w:cnfStyle w:val="001000000000" w:firstRow="0" w:lastRow="0" w:firstColumn="1" w:lastColumn="0" w:oddVBand="0" w:evenVBand="0" w:oddHBand="0" w:evenHBand="0" w:firstRowFirstColumn="0" w:firstRowLastColumn="0" w:lastRowFirstColumn="0" w:lastRowLastColumn="0"/>
            <w:tcW w:w="1503" w:type="dxa"/>
          </w:tcPr>
          <w:p w:rsidR="004C2342" w:rsidRDefault="004C2342" w:rsidP="009513A2">
            <w:r>
              <w:t>F5 to MM</w:t>
            </w:r>
          </w:p>
        </w:tc>
        <w:tc>
          <w:tcPr>
            <w:tcW w:w="3969" w:type="dxa"/>
          </w:tcPr>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Protocol</w:t>
            </w:r>
            <w:r>
              <w:rPr>
                <w:noProof/>
                <w:sz w:val="16"/>
                <w:szCs w:val="16"/>
              </w:rPr>
              <w:t>:</w:t>
            </w:r>
          </w:p>
          <w:p w:rsid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t>HTTP</w:t>
            </w: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Address</w:t>
            </w:r>
            <w:r>
              <w:rPr>
                <w:noProof/>
                <w:sz w:val="16"/>
                <w:szCs w:val="16"/>
              </w:rPr>
              <w:t>:</w:t>
            </w:r>
          </w:p>
          <w:p w:rsidR="00337577" w:rsidRP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rPr>
                <w:i/>
              </w:rPr>
            </w:pPr>
            <w:r w:rsidRPr="00337577">
              <w:rPr>
                <w:i/>
              </w:rPr>
              <w:t>&lt;Tunnelled to available MM node&gt;</w:t>
            </w: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Command</w:t>
            </w:r>
            <w:r>
              <w:rPr>
                <w:noProof/>
                <w:sz w:val="16"/>
                <w:szCs w:val="16"/>
              </w:rPr>
              <w:t>:</w:t>
            </w:r>
          </w:p>
          <w:p w:rsid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w:t>
            </w:r>
            <w:r w:rsidR="002C0E7C">
              <w:t>?</w:t>
            </w:r>
            <w:r w:rsidR="002C0E7C" w:rsidRPr="00827FFC">
              <w:rPr>
                <w:shd w:val="clear" w:color="auto" w:fill="D9D9D9" w:themeFill="background1" w:themeFillShade="D9"/>
              </w:rPr>
              <w:t>pid=vme&amp;paid=TITL000000123456789</w:t>
            </w:r>
            <w:r w:rsidR="002C0E7C">
              <w:t>&amp;</w:t>
            </w:r>
            <w:r w:rsidR="002C0E7C" w:rsidRPr="00827FFC">
              <w:rPr>
                <w:shd w:val="clear" w:color="auto" w:fill="D9D9D9" w:themeFill="background1" w:themeFillShade="D9"/>
              </w:rPr>
              <w:t>cpeid=43%3aae%3a4f%3a2c%3a46%3aFF</w:t>
            </w:r>
            <w:r w:rsidR="002C0E7C" w:rsidRPr="001A0AAC">
              <w:t>&amp;</w:t>
            </w:r>
            <w:r w:rsidR="002C0E7C" w:rsidRPr="00827FFC">
              <w:rPr>
                <w:shd w:val="clear" w:color="auto" w:fill="D9D9D9" w:themeFill="background1" w:themeFillShade="D9"/>
              </w:rPr>
              <w:t>device=TiVo</w:t>
            </w:r>
            <w:r>
              <w:t> HTTP/1.1</w:t>
            </w: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337577" w:rsidRDefault="00337577" w:rsidP="004C234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Headers</w:t>
            </w:r>
            <w:r>
              <w:rPr>
                <w:noProof/>
                <w:sz w:val="16"/>
                <w:szCs w:val="16"/>
              </w:rPr>
              <w:t>:</w:t>
            </w:r>
          </w:p>
          <w:p w:rsidR="00337577" w:rsidRPr="001A0AAC"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Connection</w:t>
            </w:r>
            <w:r w:rsidRPr="001A0AAC">
              <w:t>: Keep-Alive</w:t>
            </w:r>
          </w:p>
          <w:p w:rsidR="00337577" w:rsidRPr="001A0AAC"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Host</w:t>
            </w:r>
            <w:r>
              <w:t>: multiscreen</w:t>
            </w:r>
            <w:r>
              <w:noBreakHyphen/>
            </w:r>
            <w:r w:rsidRPr="001A0AAC">
              <w:t>mpd.vod.msp.virginmedia.com</w:t>
            </w:r>
          </w:p>
          <w:p w:rsidR="00337577" w:rsidRPr="001A0AAC"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User</w:t>
            </w:r>
            <w:r w:rsidRPr="00891052">
              <w:rPr>
                <w:shd w:val="clear" w:color="auto" w:fill="D9D9D9" w:themeFill="background1" w:themeFillShade="D9"/>
              </w:rPr>
              <w:noBreakHyphen/>
              <w:t>Agent</w:t>
            </w:r>
            <w:r w:rsidRPr="00891052">
              <w:t>: TiVo VOD Client/TiVo_Secure_Client;1.0</w:t>
            </w:r>
          </w:p>
          <w:p w:rsid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X-Forwarded-For</w:t>
            </w:r>
            <w:r>
              <w:t xml:space="preserve">: </w:t>
            </w:r>
            <w:r w:rsidRPr="001A0AAC">
              <w:t>10.185.64.194</w:t>
            </w:r>
          </w:p>
          <w:p w:rsidR="004C2342" w:rsidRDefault="004C2342" w:rsidP="004C2342">
            <w:pPr>
              <w:cnfStyle w:val="000000000000" w:firstRow="0" w:lastRow="0" w:firstColumn="0" w:lastColumn="0" w:oddVBand="0" w:evenVBand="0" w:oddHBand="0" w:evenHBand="0" w:firstRowFirstColumn="0" w:firstRowLastColumn="0" w:lastRowFirstColumn="0" w:lastRowLastColumn="0"/>
              <w:rPr>
                <w:noProof/>
                <w:sz w:val="16"/>
                <w:szCs w:val="16"/>
              </w:rPr>
            </w:pPr>
          </w:p>
          <w:p w:rsidR="00891052" w:rsidRDefault="004C2342" w:rsidP="00891052">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rsidR="00891052">
              <w:t>:</w:t>
            </w:r>
          </w:p>
          <w:p w:rsidR="004C2342" w:rsidRDefault="00337577" w:rsidP="00891052">
            <w:pPr>
              <w:pStyle w:val="CommentBoxWithinCell"/>
              <w:cnfStyle w:val="000000000000" w:firstRow="0" w:lastRow="0" w:firstColumn="0" w:lastColumn="0" w:oddVBand="0" w:evenVBand="0" w:oddHBand="0" w:evenHBand="0" w:firstRowFirstColumn="0" w:firstRowLastColumn="0" w:lastRowFirstColumn="0" w:lastRowLastColumn="0"/>
            </w:pPr>
            <w:r>
              <w:t>F5 has a</w:t>
            </w:r>
            <w:r w:rsidR="004C2342">
              <w:t xml:space="preserve"> </w:t>
            </w:r>
            <w:r w:rsidR="009A4917">
              <w:t xml:space="preserve">configured connection </w:t>
            </w:r>
            <w:r w:rsidR="004C2342">
              <w:t>to MM cluster and hence doesn’t need a domain name on request. This is configured.</w:t>
            </w:r>
          </w:p>
          <w:p w:rsidR="00337577" w:rsidRDefault="00337577" w:rsidP="00891052">
            <w:pPr>
              <w:pStyle w:val="CommentBoxWithinCell"/>
              <w:cnfStyle w:val="000000000000" w:firstRow="0" w:lastRow="0" w:firstColumn="0" w:lastColumn="0" w:oddVBand="0" w:evenVBand="0" w:oddHBand="0" w:evenHBand="0" w:firstRowFirstColumn="0" w:firstRowLastColumn="0" w:lastRowFirstColumn="0" w:lastRowLastColumn="0"/>
            </w:pPr>
          </w:p>
          <w:p w:rsidR="00337577" w:rsidRDefault="00337577" w:rsidP="00891052">
            <w:pPr>
              <w:pStyle w:val="CommentBoxWithinCell"/>
              <w:cnfStyle w:val="000000000000" w:firstRow="0" w:lastRow="0" w:firstColumn="0" w:lastColumn="0" w:oddVBand="0" w:evenVBand="0" w:oddHBand="0" w:evenHBand="0" w:firstRowFirstColumn="0" w:firstRowLastColumn="0" w:lastRowFirstColumn="0" w:lastRowLastColumn="0"/>
            </w:pPr>
            <w:r>
              <w:t>Request into MM is HTTP. The F5 has performed SSL offloading.</w:t>
            </w:r>
          </w:p>
          <w:p w:rsidR="004C2342" w:rsidRDefault="004C2342" w:rsidP="004C2342">
            <w:pPr>
              <w:cnfStyle w:val="000000000000" w:firstRow="0" w:lastRow="0" w:firstColumn="0" w:lastColumn="0" w:oddVBand="0" w:evenVBand="0" w:oddHBand="0" w:evenHBand="0" w:firstRowFirstColumn="0" w:firstRowLastColumn="0" w:lastRowFirstColumn="0" w:lastRowLastColumn="0"/>
              <w:rPr>
                <w:noProof/>
                <w:sz w:val="16"/>
                <w:szCs w:val="16"/>
              </w:rPr>
            </w:pPr>
          </w:p>
        </w:tc>
        <w:tc>
          <w:tcPr>
            <w:tcW w:w="3996" w:type="dxa"/>
          </w:tcPr>
          <w:p w:rsidR="004C2342" w:rsidRDefault="004C2342" w:rsidP="009513A2">
            <w:pPr>
              <w:cnfStyle w:val="000000000000" w:firstRow="0" w:lastRow="0" w:firstColumn="0" w:lastColumn="0" w:oddVBand="0" w:evenVBand="0" w:oddHBand="0" w:evenHBand="0" w:firstRowFirstColumn="0" w:firstRowLastColumn="0" w:lastRowFirstColumn="0" w:lastRowLastColumn="0"/>
              <w:rPr>
                <w:noProof/>
              </w:rPr>
            </w:pPr>
          </w:p>
        </w:tc>
      </w:tr>
      <w:tr w:rsidR="00103C52" w:rsidTr="006C2F3D">
        <w:tc>
          <w:tcPr>
            <w:cnfStyle w:val="001000000000" w:firstRow="0" w:lastRow="0" w:firstColumn="1" w:lastColumn="0" w:oddVBand="0" w:evenVBand="0" w:oddHBand="0" w:evenHBand="0" w:firstRowFirstColumn="0" w:firstRowLastColumn="0" w:lastRowFirstColumn="0" w:lastRowLastColumn="0"/>
            <w:tcW w:w="1503" w:type="dxa"/>
          </w:tcPr>
          <w:p w:rsidR="00103C52" w:rsidRDefault="00103C52" w:rsidP="009513A2">
            <w:r>
              <w:t>STB to F5</w:t>
            </w:r>
            <w:r w:rsidR="00337577">
              <w:t xml:space="preserve"> / MM</w:t>
            </w:r>
          </w:p>
        </w:tc>
        <w:tc>
          <w:tcPr>
            <w:tcW w:w="3969" w:type="dxa"/>
          </w:tcPr>
          <w:p w:rsidR="00103C52" w:rsidRDefault="00103C52" w:rsidP="004C2342">
            <w:pPr>
              <w:cnfStyle w:val="000000000000" w:firstRow="0" w:lastRow="0" w:firstColumn="0" w:lastColumn="0" w:oddVBand="0" w:evenVBand="0" w:oddHBand="0" w:evenHBand="0" w:firstRowFirstColumn="0" w:firstRowLastColumn="0" w:lastRowFirstColumn="0" w:lastRowLastColumn="0"/>
              <w:rPr>
                <w:noProof/>
                <w:sz w:val="16"/>
                <w:szCs w:val="16"/>
              </w:rPr>
            </w:pPr>
          </w:p>
        </w:tc>
        <w:tc>
          <w:tcPr>
            <w:tcW w:w="3996" w:type="dxa"/>
          </w:tcPr>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Protocol</w:t>
            </w:r>
            <w:r>
              <w:rPr>
                <w:noProof/>
                <w:sz w:val="16"/>
                <w:szCs w:val="16"/>
              </w:rPr>
              <w:t>:</w:t>
            </w:r>
          </w:p>
          <w:p w:rsid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t>HTTP</w:t>
            </w:r>
          </w:p>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p>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Address</w:t>
            </w:r>
            <w:r>
              <w:rPr>
                <w:noProof/>
                <w:sz w:val="16"/>
                <w:szCs w:val="16"/>
              </w:rPr>
              <w:t>:</w:t>
            </w:r>
          </w:p>
          <w:p w:rsidR="00337577" w:rsidRDefault="00337577" w:rsidP="00337577">
            <w:pPr>
              <w:pStyle w:val="CodeBlockWithinCell"/>
              <w:cnfStyle w:val="000000000000" w:firstRow="0" w:lastRow="0" w:firstColumn="0" w:lastColumn="0" w:oddVBand="0" w:evenVBand="0" w:oddHBand="0" w:evenHBand="0" w:firstRowFirstColumn="0" w:firstRowLastColumn="0" w:lastRowFirstColumn="0" w:lastRowLastColumn="0"/>
            </w:pPr>
            <w:r>
              <w:t>arris</w:t>
            </w:r>
            <w:r>
              <w:noBreakHyphen/>
            </w:r>
            <w:r w:rsidRPr="001A0AAC">
              <w:t>multiscreen</w:t>
            </w:r>
            <w:r>
              <w:noBreakHyphen/>
              <w:t>mpd.vod.msp.virginmedia.com</w:t>
            </w:r>
          </w:p>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p>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Command</w:t>
            </w:r>
            <w:r>
              <w:rPr>
                <w:noProof/>
                <w:sz w:val="16"/>
                <w:szCs w:val="16"/>
              </w:rPr>
              <w:t>:</w:t>
            </w:r>
          </w:p>
          <w:p w:rsidR="00486B6D"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w:t>
            </w:r>
            <w:r>
              <w:t>?pid=</w:t>
            </w:r>
            <w:r w:rsidRPr="00486B6D">
              <w:rPr>
                <w:color w:val="548DD4" w:themeColor="text2" w:themeTint="99"/>
              </w:rPr>
              <w:t>vme</w:t>
            </w:r>
            <w:r w:rsidRPr="001A0AAC">
              <w:t>&amp;paid=</w:t>
            </w:r>
            <w:r w:rsidRPr="00486B6D">
              <w:rPr>
                <w:color w:val="548DD4" w:themeColor="text2" w:themeTint="99"/>
              </w:rPr>
              <w:t>TITL000000123456789</w:t>
            </w:r>
            <w:r w:rsidRPr="001A0AAC">
              <w:t>&amp;cpeid=</w:t>
            </w:r>
            <w:r>
              <w:rPr>
                <w:color w:val="548DD4" w:themeColor="text2" w:themeTint="99"/>
              </w:rPr>
              <w:t>43%3aae%3a4f%3a2c%3a46%3a</w:t>
            </w:r>
            <w:r w:rsidRPr="00486B6D">
              <w:rPr>
                <w:color w:val="548DD4" w:themeColor="text2" w:themeTint="99"/>
              </w:rPr>
              <w:t>FF</w:t>
            </w:r>
            <w:r w:rsidRPr="001A0AAC">
              <w:t>&amp;device=</w:t>
            </w:r>
            <w:r w:rsidRPr="00486B6D">
              <w:rPr>
                <w:color w:val="548DD4" w:themeColor="text2" w:themeTint="99"/>
              </w:rPr>
              <w:t>TiVo</w:t>
            </w:r>
            <w:r>
              <w:t xml:space="preserve"> HTTP/1.1</w:t>
            </w:r>
          </w:p>
          <w:p w:rsidR="00337577" w:rsidRDefault="00337577" w:rsidP="00103C52">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337577" w:rsidP="00486B6D">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Headers</w:t>
            </w:r>
            <w:r>
              <w:rPr>
                <w:noProof/>
                <w:sz w:val="16"/>
                <w:szCs w:val="16"/>
              </w:rPr>
              <w:t>:</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486B6D">
              <w:rPr>
                <w:color w:val="auto"/>
                <w:shd w:val="clear" w:color="auto" w:fill="D9D9D9" w:themeFill="background1" w:themeFillShade="D9"/>
              </w:rPr>
              <w:t>Connection</w:t>
            </w:r>
            <w:r w:rsidRPr="001A0AAC">
              <w:t>: Keep-Alive</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486B6D">
              <w:rPr>
                <w:color w:val="auto"/>
                <w:shd w:val="clear" w:color="auto" w:fill="D9D9D9" w:themeFill="background1" w:themeFillShade="D9"/>
              </w:rPr>
              <w:t>Host</w:t>
            </w:r>
            <w:r>
              <w:t> </w:t>
            </w:r>
            <w:r w:rsidRPr="001A0AAC">
              <w:t xml:space="preserve"> </w:t>
            </w:r>
            <w:r>
              <w:t>arris</w:t>
            </w:r>
            <w:r>
              <w:noBreakHyphen/>
            </w:r>
            <w:r w:rsidRPr="001A0AAC">
              <w:t>multiscreen</w:t>
            </w:r>
            <w:r>
              <w:noBreakHyphen/>
              <w:t>mpd.vod.msp.virginmedia.com</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486B6D">
              <w:rPr>
                <w:color w:val="auto"/>
                <w:shd w:val="clear" w:color="auto" w:fill="D9D9D9" w:themeFill="background1" w:themeFillShade="D9"/>
              </w:rPr>
              <w:t>User-Agent</w:t>
            </w:r>
            <w:r w:rsidRPr="00486B6D">
              <w:t>: TiVo VOD Client/TiVo_Client;1.0</w:t>
            </w:r>
          </w:p>
          <w:p w:rsidR="00486B6D" w:rsidRDefault="00486B6D" w:rsidP="00103C52">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r w:rsidRPr="00486B6D">
              <w:rPr>
                <w:b/>
              </w:rPr>
              <w:t>Note</w:t>
            </w:r>
            <w:r>
              <w:t>:</w:t>
            </w: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r>
              <w:t>Request is directly to the F5 load balancer fronting the Arris MM cluster.</w:t>
            </w:r>
          </w:p>
          <w:p w:rsidR="00ED187C" w:rsidRDefault="00ED187C" w:rsidP="00486B6D">
            <w:pPr>
              <w:pStyle w:val="CommentBoxWithinCell"/>
              <w:cnfStyle w:val="000000000000" w:firstRow="0" w:lastRow="0" w:firstColumn="0" w:lastColumn="0" w:oddVBand="0" w:evenVBand="0" w:oddHBand="0" w:evenHBand="0" w:firstRowFirstColumn="0" w:firstRowLastColumn="0" w:lastRowFirstColumn="0" w:lastRowLastColumn="0"/>
            </w:pPr>
          </w:p>
          <w:p w:rsidR="00ED187C" w:rsidRPr="00486B6D" w:rsidRDefault="00ED187C" w:rsidP="00486B6D">
            <w:pPr>
              <w:pStyle w:val="CommentBoxWithinCell"/>
              <w:cnfStyle w:val="000000000000" w:firstRow="0" w:lastRow="0" w:firstColumn="0" w:lastColumn="0" w:oddVBand="0" w:evenVBand="0" w:oddHBand="0" w:evenHBand="0" w:firstRowFirstColumn="0" w:firstRowLastColumn="0" w:lastRowFirstColumn="0" w:lastRowLastColumn="0"/>
            </w:pPr>
            <w:r>
              <w:t>This will be routed to th F5 load balancer in a different way from the Leapfrog request since the Compass box request effectively comes from a NAT within the VM network and uses HTTP rather than HTTPS.</w:t>
            </w: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03C52" w:rsidP="009513A2">
            <w:r>
              <w:t xml:space="preserve">F5 </w:t>
            </w:r>
            <w:r w:rsidR="001A0AAC">
              <w:t>to MM</w:t>
            </w:r>
          </w:p>
        </w:tc>
        <w:tc>
          <w:tcPr>
            <w:tcW w:w="3969" w:type="dxa"/>
          </w:tcPr>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rPr>
            </w:pPr>
          </w:p>
        </w:tc>
        <w:tc>
          <w:tcPr>
            <w:tcW w:w="3996" w:type="dxa"/>
          </w:tcPr>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Protocol</w:t>
            </w:r>
            <w:r>
              <w:rPr>
                <w:noProof/>
                <w:sz w:val="16"/>
                <w:szCs w:val="16"/>
              </w:rPr>
              <w:t>:</w:t>
            </w:r>
          </w:p>
          <w:p w:rsidR="00486B6D"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t>HTTP</w:t>
            </w: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Address</w:t>
            </w:r>
            <w:r>
              <w:rPr>
                <w:noProof/>
                <w:sz w:val="16"/>
                <w:szCs w:val="16"/>
              </w:rPr>
              <w:t>:</w:t>
            </w:r>
          </w:p>
          <w:p w:rsidR="00486B6D" w:rsidRPr="00337577"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rPr>
                <w:i/>
              </w:rPr>
            </w:pPr>
            <w:r w:rsidRPr="00337577">
              <w:rPr>
                <w:i/>
              </w:rPr>
              <w:t>&lt;Tunnelled to available MM node&gt;</w:t>
            </w: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Command</w:t>
            </w:r>
            <w:r>
              <w:rPr>
                <w:noProof/>
                <w:sz w:val="16"/>
                <w:szCs w:val="16"/>
              </w:rPr>
              <w:t>:</w:t>
            </w:r>
          </w:p>
          <w:p w:rsidR="00486B6D"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w:t>
            </w:r>
            <w:r w:rsidR="002C0E7C">
              <w:t>?</w:t>
            </w:r>
            <w:r w:rsidR="002C0E7C" w:rsidRPr="00827FFC">
              <w:rPr>
                <w:shd w:val="clear" w:color="auto" w:fill="D9D9D9" w:themeFill="background1" w:themeFillShade="D9"/>
              </w:rPr>
              <w:t>pid=vme&amp;paid=TITL000000123456789</w:t>
            </w:r>
            <w:r w:rsidR="002C0E7C">
              <w:t>&amp;</w:t>
            </w:r>
            <w:r w:rsidR="002C0E7C" w:rsidRPr="00827FFC">
              <w:rPr>
                <w:shd w:val="clear" w:color="auto" w:fill="D9D9D9" w:themeFill="background1" w:themeFillShade="D9"/>
              </w:rPr>
              <w:t>cpeid=43%3aae%3a4f%3a2c%3a46%3aFF</w:t>
            </w:r>
            <w:r w:rsidR="002C0E7C" w:rsidRPr="001A0AAC">
              <w:t>&amp;</w:t>
            </w:r>
            <w:r w:rsidR="002C0E7C" w:rsidRPr="00827FFC">
              <w:rPr>
                <w:shd w:val="clear" w:color="auto" w:fill="D9D9D9" w:themeFill="background1" w:themeFillShade="D9"/>
              </w:rPr>
              <w:t>device=TiVo</w:t>
            </w:r>
            <w:r>
              <w:t> HTTP/1.1</w:t>
            </w: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r w:rsidRPr="00337577">
              <w:rPr>
                <w:b/>
                <w:noProof/>
                <w:sz w:val="16"/>
                <w:szCs w:val="16"/>
              </w:rPr>
              <w:t>Headers</w:t>
            </w:r>
            <w:r>
              <w:rPr>
                <w:noProof/>
                <w:sz w:val="16"/>
                <w:szCs w:val="16"/>
              </w:rPr>
              <w:t>:</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Connection</w:t>
            </w:r>
            <w:r w:rsidRPr="001A0AAC">
              <w:t>: Keep-Alive</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Host</w:t>
            </w:r>
            <w:r>
              <w:t>: multiscreen</w:t>
            </w:r>
            <w:r>
              <w:noBreakHyphen/>
            </w:r>
            <w:r w:rsidRPr="001A0AAC">
              <w:t>mpd.vod.msp.virginmedia.com</w:t>
            </w:r>
          </w:p>
          <w:p w:rsidR="00486B6D" w:rsidRPr="001A0AAC"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User</w:t>
            </w:r>
            <w:r w:rsidRPr="00891052">
              <w:rPr>
                <w:shd w:val="clear" w:color="auto" w:fill="D9D9D9" w:themeFill="background1" w:themeFillShade="D9"/>
              </w:rPr>
              <w:noBreakHyphen/>
              <w:t>Agent</w:t>
            </w:r>
            <w:r w:rsidRPr="00891052">
              <w:t>: TiVo VOD Client/TiVo_Secure_Client;1.0</w:t>
            </w:r>
          </w:p>
          <w:p w:rsidR="00486B6D" w:rsidRDefault="00486B6D" w:rsidP="00486B6D">
            <w:pPr>
              <w:pStyle w:val="CodeBlockWithinCell"/>
              <w:cnfStyle w:val="000000000000" w:firstRow="0" w:lastRow="0" w:firstColumn="0" w:lastColumn="0" w:oddVBand="0" w:evenVBand="0" w:oddHBand="0" w:evenHBand="0" w:firstRowFirstColumn="0" w:firstRowLastColumn="0" w:lastRowFirstColumn="0" w:lastRowLastColumn="0"/>
            </w:pPr>
            <w:r w:rsidRPr="00891052">
              <w:rPr>
                <w:shd w:val="clear" w:color="auto" w:fill="D9D9D9" w:themeFill="background1" w:themeFillShade="D9"/>
              </w:rPr>
              <w:t>X-Forwarded-For</w:t>
            </w:r>
            <w:r>
              <w:t xml:space="preserve">: </w:t>
            </w:r>
            <w:r w:rsidRPr="001A0AAC">
              <w:t>10.185.64.194</w:t>
            </w:r>
          </w:p>
          <w:p w:rsidR="00486B6D" w:rsidRDefault="00486B6D" w:rsidP="00486B6D">
            <w:pPr>
              <w:cnfStyle w:val="000000000000" w:firstRow="0" w:lastRow="0" w:firstColumn="0" w:lastColumn="0" w:oddVBand="0" w:evenVBand="0" w:oddHBand="0" w:evenHBand="0" w:firstRowFirstColumn="0" w:firstRowLastColumn="0" w:lastRowFirstColumn="0" w:lastRowLastColumn="0"/>
              <w:rPr>
                <w:noProof/>
                <w:sz w:val="16"/>
                <w:szCs w:val="16"/>
              </w:rPr>
            </w:pP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t>:</w:t>
            </w: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r>
              <w:t>F5 has a tunnel to MM cluster and hence doesn’t need a domain name on request. This is configured.</w:t>
            </w: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p>
          <w:p w:rsidR="00486B6D" w:rsidRDefault="00486B6D" w:rsidP="00486B6D">
            <w:pPr>
              <w:pStyle w:val="CommentBoxWithinCell"/>
              <w:cnfStyle w:val="000000000000" w:firstRow="0" w:lastRow="0" w:firstColumn="0" w:lastColumn="0" w:oddVBand="0" w:evenVBand="0" w:oddHBand="0" w:evenHBand="0" w:firstRowFirstColumn="0" w:firstRowLastColumn="0" w:lastRowFirstColumn="0" w:lastRowLastColumn="0"/>
            </w:pPr>
            <w:r>
              <w:t>Parameters are now present in the “Host” header and are removed from the command.</w:t>
            </w: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MM to SHC (Shield Cache)</w:t>
            </w:r>
          </w:p>
          <w:p w:rsidR="001A0AAC" w:rsidRDefault="001A0AAC" w:rsidP="009513A2">
            <w:r>
              <w:t>(</w:t>
            </w:r>
            <w:r w:rsidR="00ED187C">
              <w:t xml:space="preserve">For </w:t>
            </w:r>
            <w:r>
              <w:t>Content)</w:t>
            </w:r>
          </w:p>
        </w:tc>
        <w:tc>
          <w:tcPr>
            <w:tcW w:w="7965" w:type="dxa"/>
            <w:gridSpan w:val="2"/>
          </w:tcPr>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Protocol</w:t>
            </w:r>
            <w:r>
              <w:rPr>
                <w:noProof/>
                <w:sz w:val="16"/>
                <w:szCs w:val="16"/>
              </w:rPr>
              <w:t>:</w:t>
            </w:r>
          </w:p>
          <w:p w:rsidR="00ED187C" w:rsidRDefault="00ED187C" w:rsidP="00ED187C">
            <w:pPr>
              <w:pStyle w:val="CodeBlockWithinCell"/>
              <w:cnfStyle w:val="000000000000" w:firstRow="0" w:lastRow="0" w:firstColumn="0" w:lastColumn="0" w:oddVBand="0" w:evenVBand="0" w:oddHBand="0" w:evenHBand="0" w:firstRowFirstColumn="0" w:firstRowLastColumn="0" w:lastRowFirstColumn="0" w:lastRowLastColumn="0"/>
            </w:pPr>
            <w:r>
              <w:t>HTTP</w:t>
            </w: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Address</w:t>
            </w:r>
            <w:r>
              <w:rPr>
                <w:noProof/>
                <w:sz w:val="16"/>
                <w:szCs w:val="16"/>
              </w:rPr>
              <w:t>:</w:t>
            </w: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r>
              <w:rPr>
                <w:noProof/>
                <w:sz w:val="16"/>
                <w:szCs w:val="16"/>
              </w:rPr>
              <w:t>&lt;</w:t>
            </w:r>
            <w:r w:rsidRPr="00ED187C">
              <w:rPr>
                <w:noProof/>
                <w:sz w:val="16"/>
                <w:szCs w:val="16"/>
                <w:highlight w:val="yellow"/>
              </w:rPr>
              <w:t>?</w:t>
            </w:r>
            <w:r>
              <w:rPr>
                <w:noProof/>
                <w:sz w:val="16"/>
                <w:szCs w:val="16"/>
              </w:rPr>
              <w:t>&gt;</w:t>
            </w: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Command</w:t>
            </w:r>
            <w:r>
              <w:rPr>
                <w:noProof/>
                <w:sz w:val="16"/>
                <w:szCs w:val="16"/>
              </w:rPr>
              <w:t>:</w:t>
            </w:r>
          </w:p>
          <w:p w:rsidR="00ED187C" w:rsidRDefault="00ED187C" w:rsidP="00ED187C">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111111111111/index.mpd/Manifest?device=TiVo</w:t>
            </w:r>
            <w:r>
              <w:t xml:space="preserve"> HTTP/1.1</w:t>
            </w: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ED187C" w:rsidRDefault="00ED187C"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Headers</w:t>
            </w:r>
            <w:r>
              <w:rPr>
                <w:noProof/>
                <w:sz w:val="16"/>
                <w:szCs w:val="16"/>
              </w:rPr>
              <w:t>:</w:t>
            </w:r>
          </w:p>
          <w:p w:rsidR="00ED187C" w:rsidRPr="001A0AAC" w:rsidRDefault="00ED187C" w:rsidP="00ED187C">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Connection</w:t>
            </w:r>
            <w:r w:rsidRPr="001A0AAC">
              <w:t>: Keep-Alive</w:t>
            </w:r>
          </w:p>
          <w:p w:rsidR="00ED187C" w:rsidRPr="001A0AAC" w:rsidRDefault="00ED187C" w:rsidP="00ED187C">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Host</w:t>
            </w:r>
            <w:r w:rsidRPr="001A0AAC">
              <w:t>: multiscreen</w:t>
            </w:r>
            <w:r>
              <w:t>-mpd.vod.msp.virginmedia.com</w:t>
            </w:r>
          </w:p>
          <w:p w:rsidR="000A7FEC" w:rsidRDefault="000A7FE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ED187C" w:rsidRDefault="001A0AAC" w:rsidP="00ED187C">
            <w:pPr>
              <w:pStyle w:val="CommentBoxWithinCell"/>
              <w:cnfStyle w:val="000000000000" w:firstRow="0" w:lastRow="0" w:firstColumn="0" w:lastColumn="0" w:oddVBand="0" w:evenVBand="0" w:oddHBand="0" w:evenHBand="0" w:firstRowFirstColumn="0" w:firstRowLastColumn="0" w:lastRowFirstColumn="0" w:lastRowLastColumn="0"/>
            </w:pPr>
            <w:r w:rsidRPr="00107D1D">
              <w:rPr>
                <w:b/>
              </w:rPr>
              <w:t>Note</w:t>
            </w:r>
            <w:r>
              <w:t>:</w:t>
            </w:r>
          </w:p>
          <w:p w:rsidR="001A0AAC" w:rsidRDefault="001A0AAC" w:rsidP="00ED187C">
            <w:pPr>
              <w:pStyle w:val="CommentBoxWithinCell"/>
              <w:cnfStyle w:val="000000000000" w:firstRow="0" w:lastRow="0" w:firstColumn="0" w:lastColumn="0" w:oddVBand="0" w:evenVBand="0" w:oddHBand="0" w:evenHBand="0" w:firstRowFirstColumn="0" w:firstRowLastColumn="0" w:lastRowFirstColumn="0" w:lastRowLastColumn="0"/>
            </w:pPr>
            <w:r>
              <w:t>The cache may be able to service the request directly in which case the request is not forwarded to the VSPP.</w:t>
            </w:r>
          </w:p>
          <w:p w:rsidR="00A3204E" w:rsidRDefault="00A3204E" w:rsidP="00ED187C">
            <w:pPr>
              <w:pStyle w:val="CommentBoxWithinCell"/>
              <w:cnfStyle w:val="000000000000" w:firstRow="0" w:lastRow="0" w:firstColumn="0" w:lastColumn="0" w:oddVBand="0" w:evenVBand="0" w:oddHBand="0" w:evenHBand="0" w:firstRowFirstColumn="0" w:firstRowLastColumn="0" w:lastRowFirstColumn="0" w:lastRowLastColumn="0"/>
            </w:pPr>
          </w:p>
          <w:p w:rsidR="00107D1D" w:rsidRDefault="00107D1D" w:rsidP="00ED187C">
            <w:pPr>
              <w:pStyle w:val="CommentBoxWithinCell"/>
              <w:cnfStyle w:val="000000000000" w:firstRow="0" w:lastRow="0" w:firstColumn="0" w:lastColumn="0" w:oddVBand="0" w:evenVBand="0" w:oddHBand="0" w:evenHBand="0" w:firstRowFirstColumn="0" w:firstRowLastColumn="0" w:lastRowFirstColumn="0" w:lastRowLastColumn="0"/>
            </w:pPr>
            <w:r>
              <w:t>Arris will apply a translation rule in the “Host” field ensuring that the requests from Compass and Leapfrog appear the same. This entails stripping of the “:443” suffix from Leapfrog and removing the “arris-“ prefix for Compass.</w:t>
            </w:r>
          </w:p>
          <w:p w:rsidR="001A0AAC" w:rsidRPr="001A0AAC" w:rsidRDefault="001A0AAC" w:rsidP="00107D1D">
            <w:pPr>
              <w:cnfStyle w:val="000000000000" w:firstRow="0" w:lastRow="0" w:firstColumn="0" w:lastColumn="0" w:oddVBand="0" w:evenVBand="0" w:oddHBand="0" w:evenHBand="0" w:firstRowFirstColumn="0" w:firstRowLastColumn="0" w:lastRowFirstColumn="0" w:lastRowLastColumn="0"/>
              <w:rPr>
                <w:noProof/>
                <w:sz w:val="16"/>
                <w:szCs w:val="16"/>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SHC to VSPP (content)</w:t>
            </w:r>
          </w:p>
        </w:tc>
        <w:tc>
          <w:tcPr>
            <w:tcW w:w="7965" w:type="dxa"/>
            <w:gridSpan w:val="2"/>
          </w:tcPr>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107D1D">
              <w:rPr>
                <w:b/>
                <w:noProof/>
                <w:sz w:val="16"/>
                <w:szCs w:val="16"/>
              </w:rPr>
              <w:t>Protocol</w:t>
            </w:r>
            <w:r>
              <w:rPr>
                <w:noProof/>
                <w:sz w:val="16"/>
                <w:szCs w:val="16"/>
              </w:rPr>
              <w:t>:</w:t>
            </w:r>
          </w:p>
          <w:p w:rsidR="00107D1D" w:rsidRDefault="00107D1D" w:rsidP="00107D1D">
            <w:pPr>
              <w:pStyle w:val="CodeBlockWithinCell"/>
              <w:cnfStyle w:val="000000000000" w:firstRow="0" w:lastRow="0" w:firstColumn="0" w:lastColumn="0" w:oddVBand="0" w:evenVBand="0" w:oddHBand="0" w:evenHBand="0" w:firstRowFirstColumn="0" w:firstRowLastColumn="0" w:lastRowFirstColumn="0" w:lastRowLastColumn="0"/>
            </w:pPr>
            <w:r>
              <w:t>HTTP</w:t>
            </w: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107D1D">
              <w:rPr>
                <w:b/>
                <w:noProof/>
                <w:sz w:val="16"/>
                <w:szCs w:val="16"/>
              </w:rPr>
              <w:t>Address</w:t>
            </w:r>
            <w:r>
              <w:rPr>
                <w:noProof/>
                <w:sz w:val="16"/>
                <w:szCs w:val="16"/>
              </w:rPr>
              <w:t>:</w:t>
            </w:r>
          </w:p>
          <w:p w:rsidR="00107D1D" w:rsidRDefault="00107D1D" w:rsidP="00107D1D">
            <w:pPr>
              <w:pStyle w:val="CodeBlockWithinCell"/>
              <w:cnfStyle w:val="000000000000" w:firstRow="0" w:lastRow="0" w:firstColumn="0" w:lastColumn="0" w:oddVBand="0" w:evenVBand="0" w:oddHBand="0" w:evenHBand="0" w:firstRowFirstColumn="0" w:firstRowLastColumn="0" w:lastRowFirstColumn="0" w:lastRowLastColumn="0"/>
            </w:pPr>
            <w:r w:rsidRPr="001A0AAC">
              <w:t>vspp_dnsvip.vod.msp.virginmedia.com</w:t>
            </w: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107D1D">
              <w:rPr>
                <w:b/>
                <w:noProof/>
                <w:sz w:val="16"/>
                <w:szCs w:val="16"/>
              </w:rPr>
              <w:t>Command</w:t>
            </w:r>
            <w:r>
              <w:rPr>
                <w:noProof/>
                <w:sz w:val="16"/>
                <w:szCs w:val="16"/>
              </w:rPr>
              <w:t>:</w:t>
            </w:r>
          </w:p>
          <w:p w:rsidR="00107D1D" w:rsidRDefault="00107D1D" w:rsidP="00107D1D">
            <w:pPr>
              <w:pStyle w:val="CodeBlockWithinCell"/>
              <w:cnfStyle w:val="000000000000" w:firstRow="0" w:lastRow="0" w:firstColumn="0" w:lastColumn="0" w:oddVBand="0" w:evenVBand="0" w:oddHBand="0" w:evenHBand="0" w:firstRowFirstColumn="0" w:firstRowLastColumn="0" w:lastRowFirstColumn="0" w:lastRowLastColumn="0"/>
            </w:pPr>
            <w:r>
              <w:t>GET /sdash/11111111</w:t>
            </w:r>
            <w:r>
              <w:noBreakHyphen/>
              <w:t>1111</w:t>
            </w:r>
            <w:r>
              <w:noBreakHyphen/>
              <w:t>1111</w:t>
            </w:r>
            <w:r>
              <w:noBreakHyphen/>
              <w:t>1111</w:t>
            </w:r>
            <w:r>
              <w:noBreakHyphen/>
            </w:r>
            <w:r w:rsidRPr="001A0AAC">
              <w:t>111111111111/index.mpd/Manifest?device=TiVo</w:t>
            </w:r>
            <w:r>
              <w:t xml:space="preserve"> HTTP/1.1</w:t>
            </w: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107D1D" w:rsidRDefault="00107D1D" w:rsidP="009513A2">
            <w:pPr>
              <w:cnfStyle w:val="000000000000" w:firstRow="0" w:lastRow="0" w:firstColumn="0" w:lastColumn="0" w:oddVBand="0" w:evenVBand="0" w:oddHBand="0" w:evenHBand="0" w:firstRowFirstColumn="0" w:firstRowLastColumn="0" w:lastRowFirstColumn="0" w:lastRowLastColumn="0"/>
              <w:rPr>
                <w:noProof/>
                <w:sz w:val="16"/>
                <w:szCs w:val="16"/>
              </w:rPr>
            </w:pPr>
            <w:r w:rsidRPr="00107D1D">
              <w:rPr>
                <w:b/>
                <w:noProof/>
                <w:sz w:val="16"/>
                <w:szCs w:val="16"/>
              </w:rPr>
              <w:t>Headers</w:t>
            </w:r>
            <w:r>
              <w:rPr>
                <w:noProof/>
                <w:sz w:val="16"/>
                <w:szCs w:val="16"/>
              </w:rPr>
              <w:t>:</w:t>
            </w:r>
          </w:p>
          <w:p w:rsidR="00107D1D" w:rsidRPr="001A0AAC" w:rsidRDefault="00107D1D" w:rsidP="00107D1D">
            <w:pPr>
              <w:pStyle w:val="CodeBlockWithinCell"/>
              <w:cnfStyle w:val="000000000000" w:firstRow="0" w:lastRow="0" w:firstColumn="0" w:lastColumn="0" w:oddVBand="0" w:evenVBand="0" w:oddHBand="0" w:evenHBand="0" w:firstRowFirstColumn="0" w:firstRowLastColumn="0" w:lastRowFirstColumn="0" w:lastRowLastColumn="0"/>
            </w:pPr>
            <w:r w:rsidRPr="00107D1D">
              <w:rPr>
                <w:color w:val="auto"/>
                <w:shd w:val="clear" w:color="auto" w:fill="D9D9D9" w:themeFill="background1" w:themeFillShade="D9"/>
              </w:rPr>
              <w:t>Connection</w:t>
            </w:r>
            <w:r w:rsidRPr="001A0AAC">
              <w:t>: Keep-Alive</w:t>
            </w:r>
          </w:p>
          <w:p w:rsidR="00107D1D" w:rsidRDefault="00107D1D" w:rsidP="00107D1D">
            <w:pPr>
              <w:pStyle w:val="CodeBlockWithinCell"/>
              <w:cnfStyle w:val="000000000000" w:firstRow="0" w:lastRow="0" w:firstColumn="0" w:lastColumn="0" w:oddVBand="0" w:evenVBand="0" w:oddHBand="0" w:evenHBand="0" w:firstRowFirstColumn="0" w:firstRowLastColumn="0" w:lastRowFirstColumn="0" w:lastRowLastColumn="0"/>
            </w:pPr>
            <w:r w:rsidRPr="00107D1D">
              <w:rPr>
                <w:color w:val="auto"/>
                <w:shd w:val="clear" w:color="auto" w:fill="D9D9D9" w:themeFill="background1" w:themeFillShade="D9"/>
              </w:rPr>
              <w:t>Host</w:t>
            </w:r>
            <w:r w:rsidRPr="001A0AAC">
              <w:t>: multiscreen</w:t>
            </w:r>
            <w:r>
              <w:t>-mpd.vod.msp.virginmedia.com</w:t>
            </w:r>
          </w:p>
          <w:p w:rsid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107D1D" w:rsidRDefault="001A0AAC" w:rsidP="00107D1D">
            <w:pPr>
              <w:pStyle w:val="CommentBoxWithinCell"/>
              <w:cnfStyle w:val="000000000000" w:firstRow="0" w:lastRow="0" w:firstColumn="0" w:lastColumn="0" w:oddVBand="0" w:evenVBand="0" w:oddHBand="0" w:evenHBand="0" w:firstRowFirstColumn="0" w:firstRowLastColumn="0" w:lastRowFirstColumn="0" w:lastRowLastColumn="0"/>
            </w:pPr>
            <w:r w:rsidRPr="001A0AAC">
              <w:rPr>
                <w:b/>
              </w:rPr>
              <w:t>Note</w:t>
            </w:r>
            <w:r>
              <w:t>:</w:t>
            </w:r>
          </w:p>
          <w:p w:rsidR="001A0AAC" w:rsidRDefault="001A0AAC" w:rsidP="00107D1D">
            <w:pPr>
              <w:pStyle w:val="CommentBoxWithinCell"/>
              <w:cnfStyle w:val="000000000000" w:firstRow="0" w:lastRow="0" w:firstColumn="0" w:lastColumn="0" w:oddVBand="0" w:evenVBand="0" w:oddHBand="0" w:evenHBand="0" w:firstRowFirstColumn="0" w:firstRowLastColumn="0" w:lastRowFirstColumn="0" w:lastRowLastColumn="0"/>
            </w:pPr>
            <w:r>
              <w:t>The VSPP will ignore any irrelevant parameters on the request.</w:t>
            </w:r>
          </w:p>
          <w:p w:rsidR="001A0AAC" w:rsidRDefault="001A0AAC" w:rsidP="00107D1D">
            <w:pPr>
              <w:pStyle w:val="CommentBoxWithinCell"/>
              <w:cnfStyle w:val="000000000000" w:firstRow="0" w:lastRow="0" w:firstColumn="0" w:lastColumn="0" w:oddVBand="0" w:evenVBand="0" w:oddHBand="0" w:evenHBand="0" w:firstRowFirstColumn="0" w:firstRowLastColumn="0" w:lastRowFirstColumn="0" w:lastRowLastColumn="0"/>
            </w:pPr>
          </w:p>
          <w:p w:rsidR="001A0AAC" w:rsidRDefault="001A0AAC" w:rsidP="00107D1D">
            <w:pPr>
              <w:pStyle w:val="CommentBoxWithinCell"/>
              <w:cnfStyle w:val="000000000000" w:firstRow="0" w:lastRow="0" w:firstColumn="0" w:lastColumn="0" w:oddVBand="0" w:evenVBand="0" w:oddHBand="0" w:evenHBand="0" w:firstRowFirstColumn="0" w:firstRowLastColumn="0" w:lastRowFirstColumn="0" w:lastRowLastColumn="0"/>
            </w:pPr>
            <w:r>
              <w:t>The “device=TiVo” part is mandatory.</w:t>
            </w:r>
          </w:p>
          <w:p w:rsidR="000A7FEC" w:rsidRDefault="000A7FEC" w:rsidP="00107D1D">
            <w:pPr>
              <w:pStyle w:val="CommentBoxWithinCell"/>
              <w:cnfStyle w:val="000000000000" w:firstRow="0" w:lastRow="0" w:firstColumn="0" w:lastColumn="0" w:oddVBand="0" w:evenVBand="0" w:oddHBand="0" w:evenHBand="0" w:firstRowFirstColumn="0" w:firstRowLastColumn="0" w:lastRowFirstColumn="0" w:lastRowLastColumn="0"/>
            </w:pPr>
          </w:p>
          <w:p w:rsidR="000A7FEC" w:rsidRDefault="000A7FEC" w:rsidP="00107D1D">
            <w:pPr>
              <w:pStyle w:val="CommentBoxWithinCell"/>
              <w:cnfStyle w:val="000000000000" w:firstRow="0" w:lastRow="0" w:firstColumn="0" w:lastColumn="0" w:oddVBand="0" w:evenVBand="0" w:oddHBand="0" w:evenHBand="0" w:firstRowFirstColumn="0" w:firstRowLastColumn="0" w:lastRowFirstColumn="0" w:lastRowLastColumn="0"/>
            </w:pPr>
            <w:r>
              <w:t xml:space="preserve">The VSPP cluster manager acts as a DNS allowing the request for </w:t>
            </w:r>
            <w:r w:rsidRPr="000A7FEC">
              <w:rPr>
                <w:b/>
              </w:rPr>
              <w:t>vspp_dnsvip.vod.msp.virginmedia.com</w:t>
            </w:r>
            <w:r>
              <w:t xml:space="preserve"> to resolve to a list of IP addresses pointing to the nodes.</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 xml:space="preserve">MM to SHC </w:t>
            </w:r>
          </w:p>
          <w:p w:rsidR="001A0AAC" w:rsidRDefault="001A0AAC" w:rsidP="009513A2">
            <w:r>
              <w:t>(ads)</w:t>
            </w:r>
          </w:p>
        </w:tc>
        <w:tc>
          <w:tcPr>
            <w:tcW w:w="7965" w:type="dxa"/>
            <w:gridSpan w:val="2"/>
          </w:tcPr>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Protocol</w:t>
            </w:r>
            <w:r>
              <w:rPr>
                <w:noProof/>
                <w:sz w:val="16"/>
                <w:szCs w:val="16"/>
              </w:rPr>
              <w:t>:</w:t>
            </w:r>
          </w:p>
          <w:p w:rsidR="009358A9"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t>HTTP</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Address</w:t>
            </w:r>
            <w:r>
              <w:rPr>
                <w:noProof/>
                <w:sz w:val="16"/>
                <w:szCs w:val="16"/>
              </w:rPr>
              <w:t>:</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Pr>
                <w:noProof/>
                <w:sz w:val="16"/>
                <w:szCs w:val="16"/>
              </w:rPr>
              <w:t>&lt;</w:t>
            </w:r>
            <w:r w:rsidRPr="00ED187C">
              <w:rPr>
                <w:noProof/>
                <w:sz w:val="16"/>
                <w:szCs w:val="16"/>
                <w:highlight w:val="yellow"/>
              </w:rPr>
              <w:t>?</w:t>
            </w:r>
            <w:r>
              <w:rPr>
                <w:noProof/>
                <w:sz w:val="16"/>
                <w:szCs w:val="16"/>
              </w:rPr>
              <w:t>&gt;</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Command</w:t>
            </w:r>
            <w:r>
              <w:rPr>
                <w:noProof/>
                <w:sz w:val="16"/>
                <w:szCs w:val="16"/>
              </w:rPr>
              <w:t>:</w:t>
            </w:r>
          </w:p>
          <w:p w:rsidR="009358A9"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t>GET /sdash/22222222</w:t>
            </w:r>
            <w:r>
              <w:noBreakHyphen/>
              <w:t>2222</w:t>
            </w:r>
            <w:r>
              <w:noBreakHyphen/>
              <w:t>2222</w:t>
            </w:r>
            <w:r>
              <w:noBreakHyphen/>
              <w:t>2222</w:t>
            </w:r>
            <w:r>
              <w:noBreakHyphen/>
              <w:t>222222222222</w:t>
            </w:r>
            <w:r w:rsidRPr="001A0AAC">
              <w:t>/index.mpd/Manifest?device=TiVo</w:t>
            </w:r>
            <w:r>
              <w:t>Advert HTTP/1.1</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Headers</w:t>
            </w:r>
            <w:r>
              <w:rPr>
                <w:noProof/>
                <w:sz w:val="16"/>
                <w:szCs w:val="16"/>
              </w:rPr>
              <w:t>:</w:t>
            </w:r>
          </w:p>
          <w:p w:rsidR="009358A9" w:rsidRPr="001A0AAC"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Connection</w:t>
            </w:r>
            <w:r w:rsidRPr="001A0AAC">
              <w:t>: Keep-Alive</w:t>
            </w:r>
          </w:p>
          <w:p w:rsidR="009358A9" w:rsidRPr="001A0AAC"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Host</w:t>
            </w:r>
            <w:r w:rsidRPr="001A0AAC">
              <w:t>: multiscreen</w:t>
            </w:r>
            <w:r>
              <w:t>-mpd.vod.msp.virginmedia.com</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pStyle w:val="CommentBoxWithinCell"/>
              <w:cnfStyle w:val="000000000000" w:firstRow="0" w:lastRow="0" w:firstColumn="0" w:lastColumn="0" w:oddVBand="0" w:evenVBand="0" w:oddHBand="0" w:evenHBand="0" w:firstRowFirstColumn="0" w:firstRowLastColumn="0" w:lastRowFirstColumn="0" w:lastRowLastColumn="0"/>
            </w:pPr>
            <w:r w:rsidRPr="00107D1D">
              <w:rPr>
                <w:b/>
              </w:rPr>
              <w:t>Note</w:t>
            </w:r>
            <w:r>
              <w:t>:</w:t>
            </w:r>
          </w:p>
          <w:p w:rsidR="009358A9" w:rsidRDefault="009358A9" w:rsidP="009358A9">
            <w:pPr>
              <w:pStyle w:val="CommentBoxWithinCell"/>
              <w:cnfStyle w:val="000000000000" w:firstRow="0" w:lastRow="0" w:firstColumn="0" w:lastColumn="0" w:oddVBand="0" w:evenVBand="0" w:oddHBand="0" w:evenHBand="0" w:firstRowFirstColumn="0" w:firstRowLastColumn="0" w:lastRowFirstColumn="0" w:lastRowLastColumn="0"/>
            </w:pPr>
            <w:r>
              <w:t>The cache may be able to service the request directly in which case the request is not forwarded to the VSPP.</w:t>
            </w:r>
          </w:p>
          <w:p w:rsidR="009358A9" w:rsidRDefault="009358A9" w:rsidP="009358A9">
            <w:pPr>
              <w:pStyle w:val="CommentBoxWithinCell"/>
              <w:cnfStyle w:val="000000000000" w:firstRow="0" w:lastRow="0" w:firstColumn="0" w:lastColumn="0" w:oddVBand="0" w:evenVBand="0" w:oddHBand="0" w:evenHBand="0" w:firstRowFirstColumn="0" w:firstRowLastColumn="0" w:lastRowFirstColumn="0" w:lastRowLastColumn="0"/>
            </w:pPr>
          </w:p>
          <w:p w:rsidR="009358A9" w:rsidRDefault="009358A9" w:rsidP="009358A9">
            <w:pPr>
              <w:pStyle w:val="CommentBoxWithinCell"/>
              <w:cnfStyle w:val="000000000000" w:firstRow="0" w:lastRow="0" w:firstColumn="0" w:lastColumn="0" w:oddVBand="0" w:evenVBand="0" w:oddHBand="0" w:evenHBand="0" w:firstRowFirstColumn="0" w:firstRowLastColumn="0" w:lastRowFirstColumn="0" w:lastRowLastColumn="0"/>
            </w:pPr>
            <w:r>
              <w:t>For ads, the “&amp;device” parameter is “TiVoAdvert”.</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r>
      <w:tr w:rsidR="001A0AAC" w:rsidTr="006C2F3D">
        <w:tc>
          <w:tcPr>
            <w:cnfStyle w:val="001000000000" w:firstRow="0" w:lastRow="0" w:firstColumn="1" w:lastColumn="0" w:oddVBand="0" w:evenVBand="0" w:oddHBand="0" w:evenHBand="0" w:firstRowFirstColumn="0" w:firstRowLastColumn="0" w:lastRowFirstColumn="0" w:lastRowLastColumn="0"/>
            <w:tcW w:w="1503" w:type="dxa"/>
          </w:tcPr>
          <w:p w:rsidR="001A0AAC" w:rsidRDefault="001A0AAC" w:rsidP="009513A2">
            <w:r>
              <w:t>SHC to VSPP (ads)</w:t>
            </w:r>
          </w:p>
        </w:tc>
        <w:tc>
          <w:tcPr>
            <w:tcW w:w="7965" w:type="dxa"/>
            <w:gridSpan w:val="2"/>
          </w:tcPr>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Protocol</w:t>
            </w:r>
            <w:r>
              <w:rPr>
                <w:noProof/>
                <w:sz w:val="16"/>
                <w:szCs w:val="16"/>
              </w:rPr>
              <w:t>:</w:t>
            </w:r>
          </w:p>
          <w:p w:rsidR="009358A9"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t>HTTP</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Address</w:t>
            </w:r>
            <w:r>
              <w:rPr>
                <w:noProof/>
                <w:sz w:val="16"/>
                <w:szCs w:val="16"/>
              </w:rPr>
              <w:t>:</w:t>
            </w:r>
          </w:p>
          <w:p w:rsidR="00204FE0" w:rsidRDefault="00204FE0" w:rsidP="00204FE0">
            <w:pPr>
              <w:pStyle w:val="CodeBlockWithinCell"/>
              <w:cnfStyle w:val="000000000000" w:firstRow="0" w:lastRow="0" w:firstColumn="0" w:lastColumn="0" w:oddVBand="0" w:evenVBand="0" w:oddHBand="0" w:evenHBand="0" w:firstRowFirstColumn="0" w:firstRowLastColumn="0" w:lastRowFirstColumn="0" w:lastRowLastColumn="0"/>
            </w:pPr>
            <w:r w:rsidRPr="001A0AAC">
              <w:t>vspp_dnsvip.vod.msp.virginmedia.com</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Command</w:t>
            </w:r>
            <w:r>
              <w:rPr>
                <w:noProof/>
                <w:sz w:val="16"/>
                <w:szCs w:val="16"/>
              </w:rPr>
              <w:t>:</w:t>
            </w:r>
          </w:p>
          <w:p w:rsidR="009358A9"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t>GET /sdash/22222222</w:t>
            </w:r>
            <w:r>
              <w:noBreakHyphen/>
              <w:t>2222</w:t>
            </w:r>
            <w:r>
              <w:noBreakHyphen/>
              <w:t>2222</w:t>
            </w:r>
            <w:r>
              <w:noBreakHyphen/>
              <w:t>2222</w:t>
            </w:r>
            <w:r>
              <w:noBreakHyphen/>
              <w:t>222222222222</w:t>
            </w:r>
            <w:r w:rsidRPr="001A0AAC">
              <w:t>/index.mpd/Manifest?device=TiVo</w:t>
            </w:r>
            <w:r>
              <w:t>Advert HTTP/1.1</w:t>
            </w: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9358A9" w:rsidP="009358A9">
            <w:pPr>
              <w:cnfStyle w:val="000000000000" w:firstRow="0" w:lastRow="0" w:firstColumn="0" w:lastColumn="0" w:oddVBand="0" w:evenVBand="0" w:oddHBand="0" w:evenHBand="0" w:firstRowFirstColumn="0" w:firstRowLastColumn="0" w:lastRowFirstColumn="0" w:lastRowLastColumn="0"/>
              <w:rPr>
                <w:noProof/>
                <w:sz w:val="16"/>
                <w:szCs w:val="16"/>
              </w:rPr>
            </w:pPr>
            <w:r w:rsidRPr="00ED187C">
              <w:rPr>
                <w:b/>
                <w:noProof/>
                <w:sz w:val="16"/>
                <w:szCs w:val="16"/>
              </w:rPr>
              <w:t>Headers</w:t>
            </w:r>
            <w:r>
              <w:rPr>
                <w:noProof/>
                <w:sz w:val="16"/>
                <w:szCs w:val="16"/>
              </w:rPr>
              <w:t>:</w:t>
            </w:r>
          </w:p>
          <w:p w:rsidR="009358A9" w:rsidRPr="001A0AAC"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Connection</w:t>
            </w:r>
            <w:r w:rsidRPr="001A0AAC">
              <w:t>: Keep-Alive</w:t>
            </w:r>
          </w:p>
          <w:p w:rsidR="009358A9" w:rsidRPr="001A0AAC" w:rsidRDefault="009358A9" w:rsidP="009358A9">
            <w:pPr>
              <w:pStyle w:val="CodeBlockWithinCell"/>
              <w:cnfStyle w:val="000000000000" w:firstRow="0" w:lastRow="0" w:firstColumn="0" w:lastColumn="0" w:oddVBand="0" w:evenVBand="0" w:oddHBand="0" w:evenHBand="0" w:firstRowFirstColumn="0" w:firstRowLastColumn="0" w:lastRowFirstColumn="0" w:lastRowLastColumn="0"/>
            </w:pPr>
            <w:r w:rsidRPr="00ED187C">
              <w:rPr>
                <w:color w:val="auto"/>
                <w:shd w:val="clear" w:color="auto" w:fill="D9D9D9" w:themeFill="background1" w:themeFillShade="D9"/>
              </w:rPr>
              <w:t>Host</w:t>
            </w:r>
            <w:r w:rsidRPr="001A0AAC">
              <w:t>: multiscreen</w:t>
            </w:r>
            <w:r>
              <w:t>-mpd.vod.msp.virginmedia.com</w:t>
            </w:r>
          </w:p>
          <w:p w:rsidR="009358A9" w:rsidRDefault="009358A9" w:rsidP="009513A2">
            <w:pPr>
              <w:cnfStyle w:val="000000000000" w:firstRow="0" w:lastRow="0" w:firstColumn="0" w:lastColumn="0" w:oddVBand="0" w:evenVBand="0" w:oddHBand="0" w:evenHBand="0" w:firstRowFirstColumn="0" w:firstRowLastColumn="0" w:lastRowFirstColumn="0" w:lastRowLastColumn="0"/>
              <w:rPr>
                <w:noProof/>
                <w:sz w:val="16"/>
                <w:szCs w:val="16"/>
              </w:rPr>
            </w:pPr>
          </w:p>
          <w:p w:rsidR="009358A9" w:rsidRDefault="001A0AAC" w:rsidP="009358A9">
            <w:pPr>
              <w:pStyle w:val="CommentBoxWithinCell"/>
              <w:cnfStyle w:val="000000000000" w:firstRow="0" w:lastRow="0" w:firstColumn="0" w:lastColumn="0" w:oddVBand="0" w:evenVBand="0" w:oddHBand="0" w:evenHBand="0" w:firstRowFirstColumn="0" w:firstRowLastColumn="0" w:lastRowFirstColumn="0" w:lastRowLastColumn="0"/>
            </w:pPr>
            <w:r w:rsidRPr="009358A9">
              <w:rPr>
                <w:b/>
              </w:rPr>
              <w:t>Note</w:t>
            </w:r>
            <w:r>
              <w:t xml:space="preserve">: </w:t>
            </w:r>
          </w:p>
          <w:p w:rsidR="001A0AAC" w:rsidRDefault="001A0AAC" w:rsidP="009358A9">
            <w:pPr>
              <w:pStyle w:val="CommentBoxWithinCell"/>
              <w:cnfStyle w:val="000000000000" w:firstRow="0" w:lastRow="0" w:firstColumn="0" w:lastColumn="0" w:oddVBand="0" w:evenVBand="0" w:oddHBand="0" w:evenHBand="0" w:firstRowFirstColumn="0" w:firstRowLastColumn="0" w:lastRowFirstColumn="0" w:lastRowLastColumn="0"/>
            </w:pPr>
            <w:r>
              <w:t>The “device=TiVoAdvert” part is mandatory and signals to the VSPP that this should be supplied unencrypted.</w:t>
            </w:r>
          </w:p>
          <w:p w:rsidR="001A0AAC" w:rsidRPr="001A0AAC" w:rsidRDefault="001A0AAC" w:rsidP="009513A2">
            <w:pPr>
              <w:cnfStyle w:val="000000000000" w:firstRow="0" w:lastRow="0" w:firstColumn="0" w:lastColumn="0" w:oddVBand="0" w:evenVBand="0" w:oddHBand="0" w:evenHBand="0" w:firstRowFirstColumn="0" w:firstRowLastColumn="0" w:lastRowFirstColumn="0" w:lastRowLastColumn="0"/>
              <w:rPr>
                <w:noProof/>
                <w:sz w:val="16"/>
                <w:szCs w:val="16"/>
              </w:rPr>
            </w:pPr>
          </w:p>
        </w:tc>
      </w:tr>
    </w:tbl>
    <w:p w:rsidR="001A0AAC" w:rsidRDefault="001A0AAC" w:rsidP="001A0AAC"/>
    <w:p w:rsidR="00116A82" w:rsidRDefault="00116A82" w:rsidP="001A0AAC">
      <w:r>
        <w:t>Note the importance of the “&amp;device” parameter; this provides information to the VSPP about what sort of renderings are being requested. Main content can be SD or HD and these have different renderings. However, HD and SD content are stored on the Traxis system as different offerings and hence an offering can only be SD or HD and its corresponding essences will similarly be either SD or HD. Consequently, Traxis does no</w:t>
      </w:r>
      <w:r w:rsidR="002061F3">
        <w:t>t</w:t>
      </w:r>
      <w:r>
        <w:t xml:space="preserve"> have to make a distinction between SD and HD and can just supply a parameter of “TiVo”; the VSPP will return whatever renderings it has for that asset. With ads, the story is slightly different. For ads, we have a single preparation which effectively encompasses both SD and HD in terms of bitrates with all renditions having the same aspect ratio. This way, the same ad can be used in either SD or HD playback sessions. For ads, the “&amp;device” parameter is “</w:t>
      </w:r>
      <w:proofErr w:type="spellStart"/>
      <w:r>
        <w:t>TiVoAdvert</w:t>
      </w:r>
      <w:proofErr w:type="spellEnd"/>
      <w:r>
        <w:t>”</w:t>
      </w:r>
      <w:r w:rsidR="002061F3">
        <w:t xml:space="preserve"> although this parameter will only be present in the calls between the MM and VSPP since Traxis will not supply URLs for adverts</w:t>
      </w:r>
      <w:r>
        <w:t>.</w:t>
      </w:r>
    </w:p>
    <w:p w:rsidR="00E649E3" w:rsidRPr="00CF0CA0" w:rsidRDefault="00E649E3" w:rsidP="00E649E3"/>
    <w:p w:rsidR="00E774F2" w:rsidRDefault="00E774F2" w:rsidP="00E649E3">
      <w:pPr>
        <w:pStyle w:val="Heading3"/>
      </w:pPr>
      <w:bookmarkStart w:id="580" w:name="_Toc490729038"/>
      <w:bookmarkStart w:id="581" w:name="_Ref417637617"/>
      <w:bookmarkStart w:id="582" w:name="_Toc421284878"/>
      <w:r>
        <w:t>Manifest Structure</w:t>
      </w:r>
      <w:bookmarkEnd w:id="580"/>
    </w:p>
    <w:p w:rsidR="00E774F2" w:rsidRDefault="00E774F2" w:rsidP="00E774F2">
      <w:r>
        <w:t xml:space="preserve">The </w:t>
      </w:r>
      <w:r w:rsidR="000A183F">
        <w:t xml:space="preserve">manifest </w:t>
      </w:r>
      <w:r>
        <w:t xml:space="preserve">stitching process </w:t>
      </w:r>
      <w:r w:rsidR="000A183F">
        <w:t xml:space="preserve">carried out by the MM </w:t>
      </w:r>
      <w:r>
        <w:t xml:space="preserve">will be driven by the response from Cadent with this supplying the required structure of the final manifest and the IDs and positions of the ads. The main content manifest retrieved from VSPP must be consistent with this plan, i.e. </w:t>
      </w:r>
      <w:proofErr w:type="gramStart"/>
      <w:r w:rsidR="000A183F">
        <w:t>The</w:t>
      </w:r>
      <w:proofErr w:type="gramEnd"/>
      <w:r w:rsidR="000A183F">
        <w:t xml:space="preserve"> main content manifest must be structured into periods which allow the requisite number of mid-rolls. If only pre and post roll ads are to be inserted, the main manifest should consist of a single period.</w:t>
      </w:r>
    </w:p>
    <w:p w:rsidR="000A183F" w:rsidRDefault="000A183F" w:rsidP="00E774F2"/>
    <w:p w:rsidR="000A183F" w:rsidRDefault="000A183F" w:rsidP="00E774F2">
      <w:r>
        <w:t>In addition to stitching the manifests together, the MM must insert tracking information (originally sourced from Cadent) into the ad periods. The eventual structure will look something like the following illustration –</w:t>
      </w:r>
    </w:p>
    <w:p w:rsidR="000A183F" w:rsidRDefault="000A183F" w:rsidP="00E774F2"/>
    <w:p w:rsidR="000A183F" w:rsidRDefault="009F7029" w:rsidP="000A183F">
      <w:pPr>
        <w:jc w:val="center"/>
      </w:pPr>
      <w:r w:rsidRPr="009F7029">
        <w:rPr>
          <w:noProof/>
          <w:lang w:eastAsia="en-GB"/>
        </w:rPr>
        <w:t xml:space="preserve"> </w:t>
      </w:r>
      <w:r w:rsidRPr="009F7029">
        <w:rPr>
          <w:noProof/>
          <w:lang w:eastAsia="en-GB"/>
        </w:rPr>
        <w:drawing>
          <wp:inline distT="0" distB="0" distL="0" distR="0" wp14:anchorId="3C9555C9" wp14:editId="4808D417">
            <wp:extent cx="5904230" cy="543113"/>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04230" cy="543113"/>
                    </a:xfrm>
                    <a:prstGeom prst="rect">
                      <a:avLst/>
                    </a:prstGeom>
                  </pic:spPr>
                </pic:pic>
              </a:graphicData>
            </a:graphic>
          </wp:inline>
        </w:drawing>
      </w:r>
    </w:p>
    <w:p w:rsidR="000A183F" w:rsidRDefault="000A183F" w:rsidP="000A183F"/>
    <w:p w:rsidR="000A183F" w:rsidRDefault="000A183F" w:rsidP="000A183F"/>
    <w:p w:rsidR="000A183F" w:rsidRDefault="000A183F" w:rsidP="000A183F">
      <w:r>
        <w:t xml:space="preserve">Ad periods are required to carry ad tracking information that the STB can later use for impression reporting. This information is carried in </w:t>
      </w:r>
      <w:r w:rsidRPr="000A183F">
        <w:rPr>
          <w:rStyle w:val="CodeSnippetBoxed"/>
        </w:rPr>
        <w:t>&lt;</w:t>
      </w:r>
      <w:proofErr w:type="spellStart"/>
      <w:r w:rsidR="00D03A1C">
        <w:rPr>
          <w:rStyle w:val="CodeSnippetBoxed"/>
        </w:rPr>
        <w:t>EventStream</w:t>
      </w:r>
      <w:proofErr w:type="spellEnd"/>
      <w:r w:rsidRPr="000A183F">
        <w:rPr>
          <w:rStyle w:val="CodeSnippetBoxed"/>
        </w:rPr>
        <w:t>&gt;</w:t>
      </w:r>
      <w:r>
        <w:t xml:space="preserve"> elements within the </w:t>
      </w:r>
      <w:r w:rsidRPr="00D03A1C">
        <w:rPr>
          <w:rStyle w:val="CodeSnippetBoxed"/>
        </w:rPr>
        <w:t>&lt;Period&gt;</w:t>
      </w:r>
      <w:r>
        <w:t xml:space="preserve"> elements representing ads. Main content periods do not need to carry tracking information.</w:t>
      </w:r>
    </w:p>
    <w:p w:rsidR="000A183F" w:rsidRDefault="000A183F" w:rsidP="000A183F"/>
    <w:p w:rsidR="000A183F" w:rsidRPr="004E0E0C" w:rsidRDefault="000A183F"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hAnsi="Consolas" w:cs="Consolas"/>
          <w:noProof/>
          <w:sz w:val="18"/>
          <w:szCs w:val="18"/>
          <w:lang w:eastAsia="en-GB"/>
        </w:rPr>
      </w:pPr>
      <w:r>
        <w:rPr>
          <w:rFonts w:ascii="Consolas" w:hAnsi="Consolas" w:cs="Consolas"/>
          <w:noProof/>
          <w:sz w:val="18"/>
          <w:szCs w:val="18"/>
          <w:lang w:eastAsia="en-GB"/>
        </w:rPr>
        <w: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duration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"PT0H4M58.298S"</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http://ad.cdnhostname.com/DASH/0563148/</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"urn:arrisAd:adEvent:2015"</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"258"</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presentationTime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"tag"</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encoding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compression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color w:val="008080"/>
          <w:szCs w:val="20"/>
          <w:lang w:eastAsia="en-GB"/>
        </w:rPr>
        <w:t>&gt;</w:t>
      </w:r>
    </w:p>
    <w:p w:rsidR="00B26403" w:rsidRDefault="00B26403" w:rsidP="00897FE2">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providerID="ad.provider.com";assetID=“ad0571864";Tracking="XXXXXXXXXXXXXDAI-</w:t>
      </w:r>
      <w:r w:rsidR="007A3ABF">
        <w:rPr>
          <w:rFonts w:ascii="Consolas" w:eastAsia="Times New Roman" w:hAnsi="Consolas" w:cs="Consolas"/>
          <w:noProof/>
          <w:color w:val="000000"/>
          <w:szCs w:val="20"/>
          <w:lang w:eastAsia="en-GB"/>
        </w:rPr>
        <w:t>ADS-NoReg}:{97-2696605-02A-I…";T</w:t>
      </w:r>
      <w:r>
        <w:rPr>
          <w:rFonts w:ascii="Consolas" w:eastAsia="Times New Roman" w:hAnsi="Consolas" w:cs="Consolas"/>
          <w:noProof/>
          <w:color w:val="000000"/>
          <w:szCs w:val="20"/>
          <w:lang w:eastAsia="en-GB"/>
        </w:rPr>
        <w:t>rickModeRestriction="fastForward"</w:t>
      </w:r>
      <w:r w:rsidR="007A3ABF">
        <w:rPr>
          <w:rFonts w:ascii="Consolas" w:eastAsia="Times New Roman" w:hAnsi="Consolas" w:cs="Consolas"/>
          <w:noProof/>
          <w:color w:val="000000"/>
          <w:szCs w:val="20"/>
          <w:lang w:eastAsia="en-GB"/>
        </w:rPr>
        <w:t>;</w:t>
      </w:r>
      <w:r w:rsidR="00897FE2" w:rsidRPr="00897FE2">
        <w:t xml:space="preserve"> </w:t>
      </w:r>
      <w:r w:rsidR="00897FE2" w:rsidRPr="00897FE2">
        <w:rPr>
          <w:rFonts w:ascii="Consolas" w:eastAsia="Times New Roman" w:hAnsi="Consolas" w:cs="Consolas"/>
          <w:noProof/>
          <w:color w:val="000000"/>
          <w:szCs w:val="20"/>
          <w:lang w:eastAsia="en-GB"/>
        </w:rPr>
        <w:t>PSNTrackingURL="http://virgin.cadent.com/PSN/";PSNIdentiy="TIVO-ADM";PSNTimeoutMillis="2200";PSNRetryInitialSecs="10";PSNRetryMaxSecs="3600";PSNMaxRetries="10";PSNRetryBackoffMultiplier="6"</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B26403" w:rsidRDefault="00B26403"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r>
        <w:rPr>
          <w:rFonts w:ascii="Consolas" w:eastAsia="Times New Roman" w:hAnsi="Consolas" w:cs="Consolas"/>
          <w:noProof/>
          <w:color w:val="008080"/>
          <w:szCs w:val="20"/>
          <w:lang w:eastAsia="en-GB"/>
        </w:rPr>
        <w:t>&gt;</w:t>
      </w:r>
    </w:p>
    <w:p w:rsidR="000A183F" w:rsidRPr="004E0E0C" w:rsidRDefault="000A183F" w:rsidP="00B2640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hAnsi="Consolas" w:cs="Consolas"/>
          <w:noProof/>
          <w:sz w:val="18"/>
          <w:szCs w:val="18"/>
          <w:lang w:eastAsia="en-GB"/>
        </w:rPr>
      </w:pPr>
      <w:r>
        <w:rPr>
          <w:rFonts w:ascii="Consolas" w:hAnsi="Consolas" w:cs="Consolas"/>
          <w:noProof/>
          <w:color w:val="000000"/>
          <w:sz w:val="18"/>
          <w:szCs w:val="18"/>
          <w:lang w:eastAsia="en-GB"/>
        </w:rPr>
        <w:t>...</w:t>
      </w:r>
    </w:p>
    <w:p w:rsidR="000A183F" w:rsidRDefault="000A183F" w:rsidP="000A183F"/>
    <w:p w:rsidR="00B2700A" w:rsidRDefault="00B2700A" w:rsidP="000A183F">
      <w:r>
        <w:t>An explanation of some of the key elements in this fragment is given below –</w:t>
      </w:r>
    </w:p>
    <w:p w:rsidR="00B2700A" w:rsidRDefault="00B2700A" w:rsidP="000A183F"/>
    <w:p w:rsidR="00B2700A" w:rsidRDefault="00B2700A" w:rsidP="00B2700A"/>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14"/>
      </w:tblGrid>
      <w:tr w:rsidR="00B2700A" w:rsidTr="00740A6E">
        <w:tc>
          <w:tcPr>
            <w:tcW w:w="9514" w:type="dxa"/>
            <w:shd w:val="clear" w:color="auto" w:fill="auto"/>
          </w:tcPr>
          <w:p w:rsidR="00B2700A" w:rsidRDefault="00B2700A" w:rsidP="00B2700A">
            <w:pPr>
              <w:rPr>
                <w:b/>
              </w:rPr>
            </w:pPr>
            <w:r>
              <w:rPr>
                <w:b/>
              </w:rPr>
              <w:t>Period/</w:t>
            </w:r>
            <w:proofErr w:type="spellStart"/>
            <w:r>
              <w:rPr>
                <w:b/>
              </w:rPr>
              <w:t>EventStream</w:t>
            </w:r>
            <w:proofErr w:type="spellEnd"/>
          </w:p>
          <w:p w:rsidR="00B2700A" w:rsidRDefault="00B2700A" w:rsidP="00B2700A">
            <w:pPr>
              <w:pStyle w:val="NormalIndent1"/>
            </w:pPr>
            <w:r>
              <w:t xml:space="preserve">A period may contain multiple </w:t>
            </w:r>
            <w:r w:rsidRPr="00B2700A">
              <w:rPr>
                <w:rStyle w:val="CodeSnippetBoxed"/>
              </w:rPr>
              <w:t>&lt;</w:t>
            </w:r>
            <w:proofErr w:type="spellStart"/>
            <w:r w:rsidRPr="00B2700A">
              <w:rPr>
                <w:rStyle w:val="CodeSnippetBoxed"/>
              </w:rPr>
              <w:t>EventStream</w:t>
            </w:r>
            <w:proofErr w:type="spellEnd"/>
            <w:r w:rsidRPr="00B2700A">
              <w:rPr>
                <w:rStyle w:val="CodeSnippetBoxed"/>
              </w:rPr>
              <w:t>&gt;</w:t>
            </w:r>
            <w:r>
              <w:t xml:space="preserve"> elements. However, in this implementation, we are expecting a &lt;Period&gt; to contain a single </w:t>
            </w:r>
            <w:r w:rsidRPr="00B2700A">
              <w:rPr>
                <w:rStyle w:val="CodeSnippetBoxed"/>
              </w:rPr>
              <w:t>&lt;</w:t>
            </w:r>
            <w:proofErr w:type="spellStart"/>
            <w:r w:rsidRPr="00B2700A">
              <w:rPr>
                <w:rStyle w:val="CodeSnippetBoxed"/>
              </w:rPr>
              <w:t>EventStream</w:t>
            </w:r>
            <w:proofErr w:type="spellEnd"/>
            <w:r w:rsidRPr="00B2700A">
              <w:rPr>
                <w:rStyle w:val="CodeSnippetBoxed"/>
              </w:rPr>
              <w:t>&gt;</w:t>
            </w:r>
            <w:r>
              <w:t xml:space="preserve"> with this containing a single </w:t>
            </w:r>
            <w:r w:rsidRPr="00B2700A">
              <w:rPr>
                <w:rStyle w:val="CodeSnippetBoxed"/>
              </w:rPr>
              <w:t>&lt;Event&gt;</w:t>
            </w:r>
            <w:r>
              <w:t xml:space="preserve"> for the tracking data.</w:t>
            </w:r>
          </w:p>
          <w:p w:rsidR="00B2700A" w:rsidRPr="00B2700A" w:rsidRDefault="00B2700A" w:rsidP="00B2700A">
            <w:pPr>
              <w:pStyle w:val="NormalIndent1"/>
            </w:pPr>
          </w:p>
        </w:tc>
      </w:tr>
      <w:tr w:rsidR="00B2700A" w:rsidTr="00740A6E">
        <w:tc>
          <w:tcPr>
            <w:tcW w:w="9514" w:type="dxa"/>
            <w:shd w:val="clear" w:color="auto" w:fill="auto"/>
          </w:tcPr>
          <w:p w:rsidR="00B2700A" w:rsidRDefault="00B2700A" w:rsidP="00B2700A">
            <w:pPr>
              <w:rPr>
                <w:b/>
              </w:rPr>
            </w:pPr>
            <w:r>
              <w:rPr>
                <w:b/>
              </w:rPr>
              <w:t>Period/</w:t>
            </w:r>
            <w:proofErr w:type="spellStart"/>
            <w:r>
              <w:rPr>
                <w:b/>
              </w:rPr>
              <w:t>EventStream</w:t>
            </w:r>
            <w:proofErr w:type="spellEnd"/>
            <w:r>
              <w:rPr>
                <w:b/>
              </w:rPr>
              <w:t>/Event</w:t>
            </w:r>
          </w:p>
          <w:p w:rsidR="00B2700A" w:rsidRDefault="00B2700A" w:rsidP="00B2700A">
            <w:pPr>
              <w:pStyle w:val="NormalIndent1"/>
            </w:pPr>
            <w:r>
              <w:t xml:space="preserve">For the purposes of IP VoD ad tracking we are expecting each ad period in the manifest to contain an </w:t>
            </w:r>
            <w:r w:rsidRPr="00B2700A">
              <w:rPr>
                <w:rStyle w:val="CodeSnippetBoxed"/>
              </w:rPr>
              <w:t>&lt;</w:t>
            </w:r>
            <w:proofErr w:type="spellStart"/>
            <w:r w:rsidRPr="00B2700A">
              <w:rPr>
                <w:rStyle w:val="CodeSnippetBoxed"/>
              </w:rPr>
              <w:t>EventStream</w:t>
            </w:r>
            <w:proofErr w:type="spellEnd"/>
            <w:r w:rsidRPr="00B2700A">
              <w:rPr>
                <w:rStyle w:val="CodeSnippetBoxed"/>
              </w:rPr>
              <w:t>&gt;</w:t>
            </w:r>
            <w:r>
              <w:t xml:space="preserve"> with an </w:t>
            </w:r>
            <w:r w:rsidRPr="00B2700A">
              <w:rPr>
                <w:rStyle w:val="CodeSnippetBoxed"/>
              </w:rPr>
              <w:t>&lt;Event&gt;</w:t>
            </w:r>
            <w:r>
              <w:t xml:space="preserve"> in it that carries the tracking information. In this implementation, we are not interested in timing-related information in the </w:t>
            </w:r>
            <w:r w:rsidRPr="00B2700A">
              <w:rPr>
                <w:rStyle w:val="CodeSnippetBoxed"/>
              </w:rPr>
              <w:t>&lt;Event&gt;</w:t>
            </w:r>
            <w:r>
              <w:t xml:space="preserve">; the </w:t>
            </w:r>
            <w:r w:rsidRPr="00B2700A">
              <w:rPr>
                <w:rStyle w:val="CodeSnippetBoxed"/>
              </w:rPr>
              <w:t>&lt;Event&gt;</w:t>
            </w:r>
            <w:r>
              <w:t xml:space="preserve"> is related to the ad by virtue of the fact that it is placed in the same </w:t>
            </w:r>
            <w:r w:rsidRPr="00B2700A">
              <w:rPr>
                <w:rStyle w:val="CodeSnippetBoxed"/>
              </w:rPr>
              <w:t>&lt;Period&gt;</w:t>
            </w:r>
            <w:r>
              <w:t xml:space="preserve"> as the ad and that there is a one to one mapping between </w:t>
            </w:r>
            <w:r w:rsidRPr="00B2700A">
              <w:rPr>
                <w:rStyle w:val="CodeSnippetBoxed"/>
              </w:rPr>
              <w:t>&lt;Period&gt;</w:t>
            </w:r>
            <w:r>
              <w:t xml:space="preserve"> and ad.</w:t>
            </w:r>
          </w:p>
          <w:p w:rsidR="00B2700A" w:rsidRDefault="00B2700A" w:rsidP="00B2700A">
            <w:pPr>
              <w:pStyle w:val="NormalIndent1"/>
            </w:pPr>
          </w:p>
        </w:tc>
      </w:tr>
      <w:tr w:rsidR="00B2700A" w:rsidTr="00740A6E">
        <w:tc>
          <w:tcPr>
            <w:tcW w:w="9514" w:type="dxa"/>
            <w:shd w:val="clear" w:color="auto" w:fill="auto"/>
          </w:tcPr>
          <w:p w:rsidR="00B2700A" w:rsidRDefault="00B2700A" w:rsidP="00B2700A">
            <w:pPr>
              <w:rPr>
                <w:b/>
              </w:rPr>
            </w:pPr>
            <w:r>
              <w:rPr>
                <w:b/>
              </w:rPr>
              <w:t>Period/</w:t>
            </w:r>
            <w:proofErr w:type="spellStart"/>
            <w:r>
              <w:rPr>
                <w:b/>
              </w:rPr>
              <w:t>EventStream</w:t>
            </w:r>
            <w:proofErr w:type="spellEnd"/>
            <w:r>
              <w:rPr>
                <w:b/>
              </w:rPr>
              <w:t>/Event/</w:t>
            </w:r>
            <w:proofErr w:type="spellStart"/>
            <w:r>
              <w:rPr>
                <w:b/>
              </w:rPr>
              <w:t>arrisAd:PlacementStart</w:t>
            </w:r>
            <w:proofErr w:type="spellEnd"/>
          </w:p>
          <w:p w:rsidR="00B2700A" w:rsidRDefault="00B2700A" w:rsidP="00B2700A">
            <w:pPr>
              <w:rPr>
                <w:b/>
              </w:rPr>
            </w:pPr>
            <w:r>
              <w:rPr>
                <w:b/>
              </w:rPr>
              <w:t>Period/</w:t>
            </w:r>
            <w:proofErr w:type="spellStart"/>
            <w:r>
              <w:rPr>
                <w:b/>
              </w:rPr>
              <w:t>EventStream</w:t>
            </w:r>
            <w:proofErr w:type="spellEnd"/>
            <w:r>
              <w:rPr>
                <w:b/>
              </w:rPr>
              <w:t>/Event/</w:t>
            </w:r>
            <w:proofErr w:type="spellStart"/>
            <w:r>
              <w:rPr>
                <w:b/>
              </w:rPr>
              <w:t>arrisAd:PlacementStart</w:t>
            </w:r>
            <w:proofErr w:type="spellEnd"/>
            <w:r>
              <w:rPr>
                <w:b/>
              </w:rPr>
              <w:t>/</w:t>
            </w:r>
            <w:proofErr w:type="spellStart"/>
            <w:r>
              <w:rPr>
                <w:b/>
              </w:rPr>
              <w:t>ArrisAd:Payload</w:t>
            </w:r>
            <w:proofErr w:type="spellEnd"/>
          </w:p>
          <w:p w:rsidR="00B2700A" w:rsidRDefault="00764219" w:rsidP="00B2700A">
            <w:pPr>
              <w:pStyle w:val="NormalIndent1"/>
            </w:pPr>
            <w:r>
              <w:t>Although in the wider Arris ecosystem these fields have very specific meanings, for our purposes in IP VoD they simply act as a vehicle for carrying tracking information related to the ad. The payload is constructed as a number of keyword/value pairs that were originally conveyed to the MM in the SCTE 130-3 placement response message.</w:t>
            </w:r>
          </w:p>
          <w:p w:rsidR="00764219" w:rsidRDefault="00764219" w:rsidP="00B2700A">
            <w:pPr>
              <w:pStyle w:val="NormalIndent1"/>
            </w:pPr>
          </w:p>
          <w:p w:rsidR="00764219" w:rsidRDefault="00764219" w:rsidP="00B2700A">
            <w:pPr>
              <w:pStyle w:val="NormalIndent1"/>
            </w:pPr>
            <w:proofErr w:type="spellStart"/>
            <w:proofErr w:type="gramStart"/>
            <w:r>
              <w:rPr>
                <w:b/>
              </w:rPr>
              <w:t>p</w:t>
            </w:r>
            <w:r w:rsidRPr="00764219">
              <w:rPr>
                <w:b/>
              </w:rPr>
              <w:t>roviderID</w:t>
            </w:r>
            <w:proofErr w:type="spellEnd"/>
            <w:proofErr w:type="gramEnd"/>
            <w:r>
              <w:t xml:space="preserve"> is the provider ID of the </w:t>
            </w:r>
            <w:r w:rsidR="00243220">
              <w:t xml:space="preserve">ad </w:t>
            </w:r>
            <w:r>
              <w:t xml:space="preserve">asset. Originally supplied in the SCTE 130-3 message in the </w:t>
            </w:r>
            <w:r w:rsidRPr="00764219">
              <w:rPr>
                <w:rStyle w:val="CodeSnippetBoxed"/>
              </w:rPr>
              <w:t>&lt;Placement&gt;&lt;Content&gt;&lt;</w:t>
            </w:r>
            <w:proofErr w:type="spellStart"/>
            <w:r w:rsidRPr="00764219">
              <w:rPr>
                <w:rStyle w:val="CodeSnippetBoxed"/>
              </w:rPr>
              <w:t>AssetRef</w:t>
            </w:r>
            <w:proofErr w:type="spellEnd"/>
            <w:r w:rsidRPr="00764219">
              <w:rPr>
                <w:rStyle w:val="CodeSnippetBoxed"/>
              </w:rPr>
              <w:t>&gt;@</w:t>
            </w:r>
            <w:proofErr w:type="spellStart"/>
            <w:r w:rsidRPr="00764219">
              <w:rPr>
                <w:rStyle w:val="CodeSnippetBoxed"/>
              </w:rPr>
              <w:t>providerID</w:t>
            </w:r>
            <w:proofErr w:type="spellEnd"/>
            <w:r>
              <w:t xml:space="preserve"> attribute.</w:t>
            </w:r>
          </w:p>
          <w:p w:rsidR="00764219" w:rsidRDefault="00764219" w:rsidP="00B2700A">
            <w:pPr>
              <w:pStyle w:val="NormalIndent1"/>
            </w:pPr>
          </w:p>
          <w:p w:rsidR="00764219" w:rsidRDefault="00764219" w:rsidP="00B2700A">
            <w:pPr>
              <w:pStyle w:val="NormalIndent1"/>
            </w:pPr>
            <w:proofErr w:type="spellStart"/>
            <w:proofErr w:type="gramStart"/>
            <w:r w:rsidRPr="00764219">
              <w:rPr>
                <w:b/>
              </w:rPr>
              <w:t>assetID</w:t>
            </w:r>
            <w:proofErr w:type="spellEnd"/>
            <w:proofErr w:type="gramEnd"/>
            <w:r>
              <w:t xml:space="preserve"> is the</w:t>
            </w:r>
            <w:r w:rsidR="00243220">
              <w:t xml:space="preserve"> ad</w:t>
            </w:r>
            <w:r>
              <w:t xml:space="preserve"> asset ID originally supplied in the SCTE 130-3 message in the </w:t>
            </w:r>
            <w:r w:rsidRPr="00764219">
              <w:rPr>
                <w:rStyle w:val="CodeSnippetBoxed"/>
              </w:rPr>
              <w:t>&lt;Placement&gt;&lt;Content&gt;&lt;</w:t>
            </w:r>
            <w:proofErr w:type="spellStart"/>
            <w:r w:rsidRPr="00764219">
              <w:rPr>
                <w:rStyle w:val="CodeSnippetBoxed"/>
              </w:rPr>
              <w:t>AssetRef</w:t>
            </w:r>
            <w:proofErr w:type="spellEnd"/>
            <w:r w:rsidRPr="00764219">
              <w:rPr>
                <w:rStyle w:val="CodeSnippetBoxed"/>
              </w:rPr>
              <w:t>&gt;@</w:t>
            </w:r>
            <w:proofErr w:type="spellStart"/>
            <w:r>
              <w:rPr>
                <w:rStyle w:val="CodeSnippetBoxed"/>
              </w:rPr>
              <w:t>asset</w:t>
            </w:r>
            <w:r w:rsidRPr="00764219">
              <w:rPr>
                <w:rStyle w:val="CodeSnippetBoxed"/>
              </w:rPr>
              <w:t>ID</w:t>
            </w:r>
            <w:proofErr w:type="spellEnd"/>
            <w:r>
              <w:t xml:space="preserve"> attribute.</w:t>
            </w:r>
          </w:p>
          <w:p w:rsidR="00764219" w:rsidRDefault="00764219" w:rsidP="00B2700A">
            <w:pPr>
              <w:pStyle w:val="NormalIndent1"/>
            </w:pPr>
          </w:p>
          <w:p w:rsidR="00764219" w:rsidRDefault="00764219" w:rsidP="00B2700A">
            <w:pPr>
              <w:pStyle w:val="NormalIndent1"/>
            </w:pPr>
            <w:r w:rsidRPr="00764219">
              <w:rPr>
                <w:b/>
              </w:rPr>
              <w:t>Tracking</w:t>
            </w:r>
            <w:r>
              <w:t xml:space="preserve"> is the opaque Cadent tracking value originally carried in the SCTE 130-3 message in the </w:t>
            </w:r>
            <w:r w:rsidRPr="00764219">
              <w:rPr>
                <w:rStyle w:val="CodeSnippetBoxed"/>
              </w:rPr>
              <w:t>&lt;Placement&gt;&lt;Content&gt;&lt;</w:t>
            </w:r>
            <w:r>
              <w:rPr>
                <w:rStyle w:val="CodeSnippetBoxed"/>
              </w:rPr>
              <w:t>Tracking</w:t>
            </w:r>
            <w:r w:rsidRPr="00764219">
              <w:rPr>
                <w:rStyle w:val="CodeSnippetBoxed"/>
              </w:rPr>
              <w:t>&gt;</w:t>
            </w:r>
            <w:r>
              <w:t xml:space="preserve"> element.</w:t>
            </w:r>
          </w:p>
          <w:p w:rsidR="00764219" w:rsidRDefault="00764219" w:rsidP="00B2700A">
            <w:pPr>
              <w:pStyle w:val="NormalIndent1"/>
            </w:pPr>
          </w:p>
          <w:p w:rsidR="00764219" w:rsidRDefault="007A3ABF" w:rsidP="00B2700A">
            <w:pPr>
              <w:pStyle w:val="NormalIndent1"/>
            </w:pPr>
            <w:proofErr w:type="spellStart"/>
            <w:r>
              <w:rPr>
                <w:b/>
              </w:rPr>
              <w:t>T</w:t>
            </w:r>
            <w:r w:rsidR="00764219" w:rsidRPr="00764219">
              <w:rPr>
                <w:b/>
              </w:rPr>
              <w:t>rickModeRestriction</w:t>
            </w:r>
            <w:proofErr w:type="spellEnd"/>
            <w:r w:rsidR="00764219">
              <w:t xml:space="preserve"> is the value originally carried in the SCTE 130-3 message in the </w:t>
            </w:r>
            <w:r w:rsidR="00764219" w:rsidRPr="00764219">
              <w:rPr>
                <w:rStyle w:val="CodeSnippetBoxed"/>
              </w:rPr>
              <w:t>&lt;Placement&gt;&lt;</w:t>
            </w:r>
            <w:proofErr w:type="spellStart"/>
            <w:r w:rsidR="00764219">
              <w:rPr>
                <w:rStyle w:val="CodeSnippetBoxed"/>
              </w:rPr>
              <w:t>PlacementConstraints</w:t>
            </w:r>
            <w:proofErr w:type="spellEnd"/>
            <w:r w:rsidR="00764219">
              <w:rPr>
                <w:rStyle w:val="CodeSnippetBoxed"/>
              </w:rPr>
              <w:t>&gt;</w:t>
            </w:r>
            <w:r w:rsidR="00764219" w:rsidRPr="00764219">
              <w:rPr>
                <w:rStyle w:val="CodeSnippetBoxed"/>
              </w:rPr>
              <w:t>@</w:t>
            </w:r>
            <w:proofErr w:type="spellStart"/>
            <w:r w:rsidR="00764219">
              <w:rPr>
                <w:rStyle w:val="CodeSnippetBoxed"/>
              </w:rPr>
              <w:t>trickModeRestriction</w:t>
            </w:r>
            <w:proofErr w:type="spellEnd"/>
            <w:r w:rsidR="00764219">
              <w:t xml:space="preserve"> attribute.</w:t>
            </w:r>
          </w:p>
          <w:p w:rsidR="007A3ABF" w:rsidRDefault="007A3ABF" w:rsidP="00B2700A">
            <w:pPr>
              <w:pStyle w:val="NormalIndent1"/>
            </w:pPr>
          </w:p>
          <w:p w:rsidR="00E65513" w:rsidRDefault="00897FE2" w:rsidP="00E65513">
            <w:pPr>
              <w:pStyle w:val="NormalIndent1"/>
            </w:pPr>
            <w:proofErr w:type="spellStart"/>
            <w:r>
              <w:rPr>
                <w:b/>
              </w:rPr>
              <w:t>PSN</w:t>
            </w:r>
            <w:r w:rsidR="00E65513" w:rsidRPr="00E65513">
              <w:rPr>
                <w:b/>
              </w:rPr>
              <w:t>TrackingURL</w:t>
            </w:r>
            <w:proofErr w:type="spellEnd"/>
            <w:r w:rsidR="00E65513">
              <w:t xml:space="preserve"> is the URL that the STB should use to report back Placement Status Notification (PSN) messages. The MM knows this since it was </w:t>
            </w:r>
            <w:r w:rsidR="008E4E8F" w:rsidRPr="008E4E8F">
              <w:t>configured as part of the MDC setting for the Event payload</w:t>
            </w:r>
            <w:r w:rsidR="00E65513">
              <w:t>.</w:t>
            </w:r>
          </w:p>
          <w:p w:rsidR="00897FE2" w:rsidRDefault="00897FE2" w:rsidP="00E65513">
            <w:pPr>
              <w:pStyle w:val="NormalIndent1"/>
            </w:pPr>
          </w:p>
          <w:p w:rsidR="00897FE2" w:rsidRPr="00897FE2" w:rsidRDefault="00897FE2" w:rsidP="00E65513">
            <w:pPr>
              <w:pStyle w:val="NormalIndent1"/>
            </w:pPr>
            <w:proofErr w:type="spellStart"/>
            <w:r>
              <w:rPr>
                <w:b/>
              </w:rPr>
              <w:t>PSNIdentity</w:t>
            </w:r>
            <w:proofErr w:type="spellEnd"/>
            <w:r>
              <w:rPr>
                <w:b/>
              </w:rPr>
              <w:t xml:space="preserve">, </w:t>
            </w:r>
            <w:proofErr w:type="spellStart"/>
            <w:r>
              <w:rPr>
                <w:b/>
              </w:rPr>
              <w:t>PSNTimeoutMillis</w:t>
            </w:r>
            <w:proofErr w:type="spellEnd"/>
            <w:r>
              <w:rPr>
                <w:b/>
              </w:rPr>
              <w:t xml:space="preserve">, </w:t>
            </w:r>
            <w:proofErr w:type="spellStart"/>
            <w:r>
              <w:rPr>
                <w:b/>
              </w:rPr>
              <w:t>PSNRetryInitialSecs</w:t>
            </w:r>
            <w:proofErr w:type="spellEnd"/>
            <w:r>
              <w:rPr>
                <w:b/>
              </w:rPr>
              <w:t xml:space="preserve">, </w:t>
            </w:r>
            <w:proofErr w:type="spellStart"/>
            <w:r>
              <w:rPr>
                <w:b/>
              </w:rPr>
              <w:t>PSNRetryMaxSecs</w:t>
            </w:r>
            <w:proofErr w:type="spellEnd"/>
            <w:r>
              <w:rPr>
                <w:b/>
              </w:rPr>
              <w:t xml:space="preserve">, </w:t>
            </w:r>
            <w:proofErr w:type="spellStart"/>
            <w:r>
              <w:rPr>
                <w:b/>
              </w:rPr>
              <w:t>PSNMaxRetries</w:t>
            </w:r>
            <w:proofErr w:type="spellEnd"/>
            <w:r>
              <w:rPr>
                <w:b/>
              </w:rPr>
              <w:t xml:space="preserve">, </w:t>
            </w:r>
            <w:proofErr w:type="spellStart"/>
            <w:r>
              <w:rPr>
                <w:b/>
              </w:rPr>
              <w:t>PSNRetryBackoffMultiplier</w:t>
            </w:r>
            <w:proofErr w:type="spellEnd"/>
            <w:r>
              <w:t xml:space="preserve"> are described fully in the “</w:t>
            </w:r>
            <w:proofErr w:type="spellStart"/>
            <w:r>
              <w:t>PlacementStatus</w:t>
            </w:r>
            <w:proofErr w:type="spellEnd"/>
            <w:r>
              <w:t xml:space="preserve"> Notice” </w:t>
            </w:r>
            <w:proofErr w:type="spellStart"/>
            <w:r>
              <w:t>secion</w:t>
            </w:r>
            <w:proofErr w:type="spellEnd"/>
            <w:r>
              <w:t xml:space="preserve"> earlier in this document. These fields will move from the manifest to the Cadent CPE Configuration Service as part of phase 7b.</w:t>
            </w:r>
            <w:r w:rsidR="008E4E8F">
              <w:t xml:space="preserve"> These fields are also configured via the MDC setting for the event payload.</w:t>
            </w:r>
          </w:p>
          <w:p w:rsidR="00B2700A" w:rsidRDefault="00B2700A" w:rsidP="00E65513">
            <w:pPr>
              <w:pStyle w:val="NormalIndent1"/>
              <w:rPr>
                <w:b/>
              </w:rPr>
            </w:pPr>
          </w:p>
        </w:tc>
      </w:tr>
    </w:tbl>
    <w:p w:rsidR="00B2700A" w:rsidRDefault="00B2700A" w:rsidP="000A183F"/>
    <w:p w:rsidR="000A183F" w:rsidRDefault="000A183F" w:rsidP="000A183F">
      <w:r>
        <w:t>A fuller example of the manifest is given in Appendix C.</w:t>
      </w:r>
    </w:p>
    <w:p w:rsidR="00E774F2" w:rsidRPr="00E774F2" w:rsidRDefault="00E774F2" w:rsidP="00E774F2"/>
    <w:p w:rsidR="00E649E3" w:rsidRPr="00341F7E" w:rsidRDefault="00E649E3" w:rsidP="00E649E3">
      <w:pPr>
        <w:pStyle w:val="Heading3"/>
      </w:pPr>
      <w:bookmarkStart w:id="583" w:name="_Toc490729039"/>
      <w:r w:rsidRPr="00341F7E">
        <w:t xml:space="preserve">Manifest </w:t>
      </w:r>
      <w:r w:rsidR="00D52590">
        <w:t>R</w:t>
      </w:r>
      <w:r w:rsidRPr="00341F7E">
        <w:t>equesting flow - Security</w:t>
      </w:r>
      <w:bookmarkEnd w:id="581"/>
      <w:bookmarkEnd w:id="582"/>
      <w:bookmarkEnd w:id="583"/>
    </w:p>
    <w:p w:rsidR="00E649E3" w:rsidRDefault="00535CB3" w:rsidP="00E649E3">
      <w:pPr>
        <w:pStyle w:val="Heading4"/>
      </w:pPr>
      <w:bookmarkStart w:id="584" w:name="_Toc490729040"/>
      <w:r w:rsidRPr="00341F7E">
        <w:t xml:space="preserve">Akamai </w:t>
      </w:r>
      <w:r w:rsidR="00E214AF">
        <w:t>T</w:t>
      </w:r>
      <w:r>
        <w:t xml:space="preserve">oken &amp; Cookie, &amp; </w:t>
      </w:r>
      <w:r w:rsidR="00E214AF">
        <w:t>A</w:t>
      </w:r>
      <w:r>
        <w:t>mendment to URL</w:t>
      </w:r>
      <w:bookmarkEnd w:id="584"/>
    </w:p>
    <w:p w:rsidR="008367D8" w:rsidRDefault="008367D8" w:rsidP="008367D8">
      <w:r>
        <w:t xml:space="preserve">Traffic carried over the public network using HTTPS also uses additional security features. This applies to </w:t>
      </w:r>
      <w:proofErr w:type="gramStart"/>
      <w:r>
        <w:t>Leapfrog</w:t>
      </w:r>
      <w:proofErr w:type="gramEnd"/>
      <w:r>
        <w:t xml:space="preserve"> boxes only as Compass boxes connect using HTTP, effectively from within the VM private network.</w:t>
      </w:r>
    </w:p>
    <w:p w:rsidR="008367D8" w:rsidRPr="008367D8" w:rsidRDefault="008367D8" w:rsidP="008367D8"/>
    <w:p w:rsidR="00E649E3" w:rsidRPr="00CF0CA0" w:rsidRDefault="00E649E3" w:rsidP="00AE5D57">
      <w:r w:rsidRPr="00341F7E">
        <w:t>The security functionality installed within the VTVA OTT platform, means any manifest URL sent to the client (created from a streaming request by the client to the Video CMS) is amended with a token. This token (put on by the Video CMS) is used by the CDN (Akamai) to ensure the request for data is legit, and not a 3</w:t>
      </w:r>
      <w:r w:rsidRPr="00341F7E">
        <w:rPr>
          <w:vertAlign w:val="superscript"/>
        </w:rPr>
        <w:t>rd</w:t>
      </w:r>
      <w:r w:rsidRPr="00341F7E">
        <w:t xml:space="preserve"> party trying to access VM files. This functionality is legally required by the Content Providers.</w:t>
      </w:r>
    </w:p>
    <w:p w:rsidR="00E649E3" w:rsidRPr="00CF0CA0" w:rsidRDefault="00E649E3" w:rsidP="00AE5D57"/>
    <w:p w:rsidR="00E649E3" w:rsidRDefault="00E649E3" w:rsidP="00AE5D57">
      <w:r w:rsidRPr="00CF0CA0">
        <w:t>Therefore, when adding a manifest manipulating platform into the work</w:t>
      </w:r>
      <w:r w:rsidR="006D492F">
        <w:t xml:space="preserve"> flow</w:t>
      </w:r>
      <w:r w:rsidRPr="00CF0CA0">
        <w:t>, this security functionality has to be preserved. To ensure the security requirements are adhered to, the manifest manipulator will be placed behind the CDN. This will also ensure the cookie used for further CDN entry is preserved. Further information of this flow can be found within the HLA for VTVA</w:t>
      </w:r>
    </w:p>
    <w:p w:rsidR="00E649E3" w:rsidRDefault="00E649E3" w:rsidP="00AE5D57"/>
    <w:p w:rsidR="00535CB3" w:rsidRDefault="006D492F" w:rsidP="00AE5D57">
      <w:r>
        <w:t xml:space="preserve">Due to the addition of </w:t>
      </w:r>
      <w:r w:rsidR="00E649E3">
        <w:t xml:space="preserve">customer account data </w:t>
      </w:r>
      <w:r>
        <w:t>(</w:t>
      </w:r>
      <w:r w:rsidR="00E649E3">
        <w:t>STB MAC address</w:t>
      </w:r>
      <w:r>
        <w:t>) amended</w:t>
      </w:r>
      <w:r w:rsidR="00E649E3">
        <w:t xml:space="preserve"> to the URL, all connections now must be </w:t>
      </w:r>
      <w:r>
        <w:t>SSL</w:t>
      </w:r>
      <w:r w:rsidR="00535CB3">
        <w:t>. This data will be added to the end of URL proceeded by “&amp;”. An example follows:-</w:t>
      </w:r>
    </w:p>
    <w:p w:rsidR="00535CB3" w:rsidRDefault="00535CB3" w:rsidP="00AE5D57"/>
    <w:p w:rsidR="00535CB3" w:rsidRPr="00E214AF" w:rsidRDefault="00535CB3" w:rsidP="00E214AF">
      <w:pPr>
        <w:pStyle w:val="CodeBlock"/>
        <w:rPr>
          <w:szCs w:val="18"/>
        </w:rPr>
      </w:pPr>
      <w:r w:rsidRPr="00E214AF">
        <w:rPr>
          <w:color w:val="0070C0"/>
          <w:szCs w:val="18"/>
        </w:rPr>
        <w:t>https://multiscreen_DASH.vod.AND.virginmedia</w:t>
      </w:r>
      <w:r w:rsidRPr="00E214AF">
        <w:rPr>
          <w:color w:val="0000FF"/>
          <w:szCs w:val="18"/>
        </w:rPr>
        <w:t>.com/&lt;AdrenalinAssetID&gt;/manifest.mpd?tokenabc123</w:t>
      </w:r>
      <w:r w:rsidRPr="00E214AF">
        <w:rPr>
          <w:color w:val="0070C0"/>
          <w:szCs w:val="18"/>
        </w:rPr>
        <w:t>&amp;</w:t>
      </w:r>
      <w:r w:rsidRPr="00E214AF">
        <w:rPr>
          <w:szCs w:val="18"/>
        </w:rPr>
        <w:t>pid=someprovider.com&amp;paid=someProviderAssetID&amp;</w:t>
      </w:r>
      <w:r w:rsidR="002061F3">
        <w:rPr>
          <w:szCs w:val="18"/>
        </w:rPr>
        <w:t>cpeid</w:t>
      </w:r>
      <w:r w:rsidRPr="00E214AF">
        <w:rPr>
          <w:szCs w:val="18"/>
        </w:rPr>
        <w:t>=XXXX</w:t>
      </w:r>
    </w:p>
    <w:p w:rsidR="00535CB3" w:rsidRPr="00CF0CA0" w:rsidRDefault="00535CB3" w:rsidP="00AE5D57"/>
    <w:p w:rsidR="00E649E3" w:rsidRPr="00CF0CA0" w:rsidRDefault="00E649E3" w:rsidP="00AE5D57"/>
    <w:p w:rsidR="00535CB3" w:rsidRDefault="00E649E3" w:rsidP="00AE5D57">
      <w:pPr>
        <w:keepNext/>
      </w:pPr>
      <w:r w:rsidRPr="00CF0CA0">
        <w:rPr>
          <w:noProof/>
          <w:lang w:eastAsia="en-GB"/>
        </w:rPr>
        <w:drawing>
          <wp:inline distT="0" distB="0" distL="0" distR="0" wp14:anchorId="15BD488E" wp14:editId="19952D08">
            <wp:extent cx="5263116" cy="317742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908" cy="3179712"/>
                    </a:xfrm>
                    <a:prstGeom prst="rect">
                      <a:avLst/>
                    </a:prstGeom>
                    <a:noFill/>
                    <a:ln>
                      <a:noFill/>
                    </a:ln>
                  </pic:spPr>
                </pic:pic>
              </a:graphicData>
            </a:graphic>
          </wp:inline>
        </w:drawing>
      </w:r>
    </w:p>
    <w:p w:rsidR="00E649E3" w:rsidRPr="00CF0CA0" w:rsidRDefault="00535CB3" w:rsidP="00341F7E">
      <w:pPr>
        <w:pStyle w:val="Caption"/>
        <w:jc w:val="center"/>
      </w:pPr>
      <w:bookmarkStart w:id="585" w:name="_Toc490729113"/>
      <w:r>
        <w:t xml:space="preserve">Figure </w:t>
      </w:r>
      <w:fldSimple w:instr=" STYLEREF 1 \s ">
        <w:r w:rsidR="000A5A58">
          <w:rPr>
            <w:noProof/>
          </w:rPr>
          <w:t>6</w:t>
        </w:r>
      </w:fldSimple>
      <w:r w:rsidR="00400E09">
        <w:noBreakHyphen/>
      </w:r>
      <w:fldSimple w:instr=" SEQ Figure \* ARABIC \s 1 ">
        <w:r w:rsidR="000A5A58">
          <w:rPr>
            <w:noProof/>
          </w:rPr>
          <w:t>4</w:t>
        </w:r>
      </w:fldSimple>
      <w:r>
        <w:t xml:space="preserve"> - Token flow</w:t>
      </w:r>
      <w:bookmarkEnd w:id="585"/>
    </w:p>
    <w:p w:rsidR="00E649E3" w:rsidRPr="00CF0CA0" w:rsidRDefault="00E649E3" w:rsidP="00E649E3"/>
    <w:tbl>
      <w:tblPr>
        <w:tblStyle w:val="TableSubtle1"/>
        <w:tblW w:w="0" w:type="auto"/>
        <w:tblLook w:val="04A0" w:firstRow="1" w:lastRow="0" w:firstColumn="1" w:lastColumn="0" w:noHBand="0" w:noVBand="1"/>
      </w:tblPr>
      <w:tblGrid>
        <w:gridCol w:w="533"/>
        <w:gridCol w:w="8981"/>
      </w:tblGrid>
      <w:tr w:rsidR="00E649E3" w:rsidRPr="00CF0CA0" w:rsidTr="00E6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No.</w:t>
            </w:r>
          </w:p>
        </w:tc>
        <w:tc>
          <w:tcPr>
            <w:tcW w:w="8981" w:type="dxa"/>
          </w:tcPr>
          <w:p w:rsidR="00E649E3" w:rsidRPr="00CF0CA0" w:rsidRDefault="00E649E3" w:rsidP="00E649E3">
            <w:pPr>
              <w:cnfStyle w:val="100000000000" w:firstRow="1" w:lastRow="0" w:firstColumn="0" w:lastColumn="0" w:oddVBand="0" w:evenVBand="0" w:oddHBand="0" w:evenHBand="0" w:firstRowFirstColumn="0" w:firstRowLastColumn="0" w:lastRowFirstColumn="0" w:lastRowLastColumn="0"/>
              <w:rPr>
                <w:lang w:val="en-GB"/>
              </w:rPr>
            </w:pPr>
            <w:r w:rsidRPr="00CF0CA0">
              <w:rPr>
                <w:lang w:val="en-GB"/>
              </w:rPr>
              <w:t>Action</w:t>
            </w:r>
          </w:p>
        </w:tc>
      </w:tr>
      <w:tr w:rsidR="00E649E3" w:rsidRPr="00CF0CA0" w:rsidTr="00E6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1</w:t>
            </w:r>
          </w:p>
        </w:tc>
        <w:tc>
          <w:tcPr>
            <w:tcW w:w="8981" w:type="dxa"/>
          </w:tcPr>
          <w:p w:rsidR="00E649E3" w:rsidRPr="00CF0CA0" w:rsidRDefault="00E649E3" w:rsidP="00E649E3">
            <w:pPr>
              <w:cnfStyle w:val="000000100000" w:firstRow="0" w:lastRow="0" w:firstColumn="0" w:lastColumn="0" w:oddVBand="0" w:evenVBand="0" w:oddHBand="1" w:evenHBand="0" w:firstRowFirstColumn="0" w:firstRowLastColumn="0" w:lastRowFirstColumn="0" w:lastRowLastColumn="0"/>
              <w:rPr>
                <w:lang w:val="en-GB"/>
              </w:rPr>
            </w:pPr>
            <w:r w:rsidRPr="00CF0CA0">
              <w:rPr>
                <w:lang w:val="en-GB"/>
              </w:rPr>
              <w:t>Client Requests Video stream</w:t>
            </w:r>
          </w:p>
        </w:tc>
      </w:tr>
      <w:tr w:rsidR="00E649E3" w:rsidRPr="00CF0CA0" w:rsidTr="00E649E3">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2</w:t>
            </w:r>
          </w:p>
        </w:tc>
        <w:tc>
          <w:tcPr>
            <w:tcW w:w="8981" w:type="dxa"/>
          </w:tcPr>
          <w:p w:rsidR="00E649E3" w:rsidRPr="00CF0CA0" w:rsidRDefault="00E649E3" w:rsidP="00E649E3">
            <w:pPr>
              <w:cnfStyle w:val="000000000000" w:firstRow="0" w:lastRow="0" w:firstColumn="0" w:lastColumn="0" w:oddVBand="0" w:evenVBand="0" w:oddHBand="0" w:evenHBand="0" w:firstRowFirstColumn="0" w:firstRowLastColumn="0" w:lastRowFirstColumn="0" w:lastRowLastColumn="0"/>
              <w:rPr>
                <w:lang w:val="en-GB"/>
              </w:rPr>
            </w:pPr>
            <w:r w:rsidRPr="00CF0CA0">
              <w:rPr>
                <w:lang w:val="en-GB"/>
              </w:rPr>
              <w:t>Video CMS returns Streaming Manifest URL (pointing to Akamai CDN), with Akamai token (URL signing) amended on URL</w:t>
            </w:r>
          </w:p>
        </w:tc>
      </w:tr>
      <w:tr w:rsidR="00E649E3" w:rsidRPr="00CF0CA0" w:rsidTr="00E6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3</w:t>
            </w:r>
          </w:p>
        </w:tc>
        <w:tc>
          <w:tcPr>
            <w:tcW w:w="8981" w:type="dxa"/>
          </w:tcPr>
          <w:p w:rsidR="00E649E3" w:rsidRPr="00CF0CA0" w:rsidRDefault="00E649E3" w:rsidP="00E649E3">
            <w:pPr>
              <w:cnfStyle w:val="000000100000" w:firstRow="0" w:lastRow="0" w:firstColumn="0" w:lastColumn="0" w:oddVBand="0" w:evenVBand="0" w:oddHBand="1" w:evenHBand="0" w:firstRowFirstColumn="0" w:firstRowLastColumn="0" w:lastRowFirstColumn="0" w:lastRowLastColumn="0"/>
              <w:rPr>
                <w:lang w:val="en-GB"/>
              </w:rPr>
            </w:pPr>
            <w:r w:rsidRPr="00CF0CA0">
              <w:rPr>
                <w:lang w:val="en-GB"/>
              </w:rPr>
              <w:t>Client request manifest from CDN, using with URL &amp; Token</w:t>
            </w:r>
          </w:p>
        </w:tc>
      </w:tr>
      <w:tr w:rsidR="00E649E3" w:rsidRPr="00CF0CA0" w:rsidTr="00E649E3">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4</w:t>
            </w:r>
          </w:p>
        </w:tc>
        <w:tc>
          <w:tcPr>
            <w:tcW w:w="8981" w:type="dxa"/>
          </w:tcPr>
          <w:p w:rsidR="00E649E3" w:rsidRPr="00CF0CA0" w:rsidRDefault="00E649E3" w:rsidP="00E649E3">
            <w:pPr>
              <w:cnfStyle w:val="000000000000" w:firstRow="0" w:lastRow="0" w:firstColumn="0" w:lastColumn="0" w:oddVBand="0" w:evenVBand="0" w:oddHBand="0" w:evenHBand="0" w:firstRowFirstColumn="0" w:firstRowLastColumn="0" w:lastRowFirstColumn="0" w:lastRowLastColumn="0"/>
              <w:rPr>
                <w:lang w:val="en-GB"/>
              </w:rPr>
            </w:pPr>
            <w:r w:rsidRPr="00CF0CA0">
              <w:rPr>
                <w:lang w:val="en-GB"/>
              </w:rPr>
              <w:t xml:space="preserve">CDN checks token, and if passes, passes manifest to </w:t>
            </w:r>
            <w:r w:rsidR="00535CB3">
              <w:rPr>
                <w:lang w:val="en-GB"/>
              </w:rPr>
              <w:t>manifest manipulator, within SSL</w:t>
            </w:r>
          </w:p>
        </w:tc>
      </w:tr>
      <w:tr w:rsidR="00E649E3" w:rsidRPr="00CF0CA0" w:rsidTr="00E6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5</w:t>
            </w:r>
          </w:p>
        </w:tc>
        <w:tc>
          <w:tcPr>
            <w:tcW w:w="8981" w:type="dxa"/>
          </w:tcPr>
          <w:p w:rsidR="00E649E3" w:rsidRPr="00CF0CA0" w:rsidRDefault="00E649E3" w:rsidP="00E649E3">
            <w:pPr>
              <w:cnfStyle w:val="000000100000" w:firstRow="0" w:lastRow="0" w:firstColumn="0" w:lastColumn="0" w:oddVBand="0" w:evenVBand="0" w:oddHBand="1" w:evenHBand="0" w:firstRowFirstColumn="0" w:firstRowLastColumn="0" w:lastRowFirstColumn="0" w:lastRowLastColumn="0"/>
              <w:rPr>
                <w:lang w:val="en-GB"/>
              </w:rPr>
            </w:pPr>
            <w:r w:rsidRPr="00CF0CA0">
              <w:rPr>
                <w:lang w:val="en-GB"/>
              </w:rPr>
              <w:t>MM manipulators the manifest with the Adverts pointers (data collected from BA)</w:t>
            </w:r>
          </w:p>
        </w:tc>
      </w:tr>
      <w:tr w:rsidR="00E649E3" w:rsidRPr="00CF0CA0" w:rsidTr="00E649E3">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6</w:t>
            </w:r>
          </w:p>
        </w:tc>
        <w:tc>
          <w:tcPr>
            <w:tcW w:w="8981" w:type="dxa"/>
          </w:tcPr>
          <w:p w:rsidR="00E649E3" w:rsidRPr="00CF0CA0" w:rsidRDefault="00E649E3" w:rsidP="00E649E3">
            <w:pPr>
              <w:cnfStyle w:val="000000000000" w:firstRow="0" w:lastRow="0" w:firstColumn="0" w:lastColumn="0" w:oddVBand="0" w:evenVBand="0" w:oddHBand="0" w:evenHBand="0" w:firstRowFirstColumn="0" w:firstRowLastColumn="0" w:lastRowFirstColumn="0" w:lastRowLastColumn="0"/>
              <w:rPr>
                <w:lang w:val="en-GB"/>
              </w:rPr>
            </w:pPr>
            <w:r w:rsidRPr="00CF0CA0">
              <w:rPr>
                <w:lang w:val="en-GB"/>
              </w:rPr>
              <w:t>MM passes new manifest back to CDN.</w:t>
            </w:r>
          </w:p>
        </w:tc>
      </w:tr>
      <w:tr w:rsidR="00E649E3" w:rsidRPr="00CF0CA0" w:rsidTr="00E6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7</w:t>
            </w:r>
          </w:p>
        </w:tc>
        <w:tc>
          <w:tcPr>
            <w:tcW w:w="8981" w:type="dxa"/>
          </w:tcPr>
          <w:p w:rsidR="00E649E3" w:rsidRPr="00CF0CA0" w:rsidRDefault="00E649E3" w:rsidP="00E649E3">
            <w:pPr>
              <w:cnfStyle w:val="000000100000" w:firstRow="0" w:lastRow="0" w:firstColumn="0" w:lastColumn="0" w:oddVBand="0" w:evenVBand="0" w:oddHBand="1" w:evenHBand="0" w:firstRowFirstColumn="0" w:firstRowLastColumn="0" w:lastRowFirstColumn="0" w:lastRowLastColumn="0"/>
              <w:rPr>
                <w:lang w:val="en-GB"/>
              </w:rPr>
            </w:pPr>
            <w:r w:rsidRPr="00CF0CA0">
              <w:rPr>
                <w:lang w:val="en-GB"/>
              </w:rPr>
              <w:t>CDN forwards new manifest back to client with cookie</w:t>
            </w:r>
          </w:p>
        </w:tc>
      </w:tr>
      <w:tr w:rsidR="00E649E3" w:rsidRPr="00CF0CA0" w:rsidTr="00E649E3">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8</w:t>
            </w:r>
          </w:p>
        </w:tc>
        <w:tc>
          <w:tcPr>
            <w:tcW w:w="8981" w:type="dxa"/>
          </w:tcPr>
          <w:p w:rsidR="00E649E3" w:rsidRPr="00CF0CA0" w:rsidRDefault="00E649E3" w:rsidP="00E649E3">
            <w:pPr>
              <w:cnfStyle w:val="000000000000" w:firstRow="0" w:lastRow="0" w:firstColumn="0" w:lastColumn="0" w:oddVBand="0" w:evenVBand="0" w:oddHBand="0" w:evenHBand="0" w:firstRowFirstColumn="0" w:firstRowLastColumn="0" w:lastRowFirstColumn="0" w:lastRowLastColumn="0"/>
              <w:rPr>
                <w:lang w:val="en-GB"/>
              </w:rPr>
            </w:pPr>
            <w:r w:rsidRPr="00CF0CA0">
              <w:rPr>
                <w:lang w:val="en-GB"/>
              </w:rPr>
              <w:t>Client reads manifest and actions pointers (via CDN), with cookie attached.</w:t>
            </w:r>
          </w:p>
        </w:tc>
      </w:tr>
      <w:tr w:rsidR="00E649E3" w:rsidRPr="00CF0CA0" w:rsidTr="00E6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E649E3" w:rsidRPr="00CF0CA0" w:rsidRDefault="00E649E3" w:rsidP="00E649E3">
            <w:pPr>
              <w:rPr>
                <w:lang w:val="en-GB"/>
              </w:rPr>
            </w:pPr>
            <w:r w:rsidRPr="00CF0CA0">
              <w:rPr>
                <w:lang w:val="en-GB"/>
              </w:rPr>
              <w:t>9</w:t>
            </w:r>
          </w:p>
        </w:tc>
        <w:tc>
          <w:tcPr>
            <w:tcW w:w="8981" w:type="dxa"/>
          </w:tcPr>
          <w:p w:rsidR="00E649E3" w:rsidRPr="00CF0CA0" w:rsidRDefault="00E649E3" w:rsidP="00E649E3">
            <w:pPr>
              <w:keepNext/>
              <w:cnfStyle w:val="000000100000" w:firstRow="0" w:lastRow="0" w:firstColumn="0" w:lastColumn="0" w:oddVBand="0" w:evenVBand="0" w:oddHBand="1" w:evenHBand="0" w:firstRowFirstColumn="0" w:firstRowLastColumn="0" w:lastRowFirstColumn="0" w:lastRowLastColumn="0"/>
              <w:rPr>
                <w:lang w:val="en-GB"/>
              </w:rPr>
            </w:pPr>
            <w:r w:rsidRPr="00CF0CA0">
              <w:rPr>
                <w:lang w:val="en-GB"/>
              </w:rPr>
              <w:t>Client requests further data from CDN with cookie attached</w:t>
            </w:r>
          </w:p>
        </w:tc>
      </w:tr>
    </w:tbl>
    <w:p w:rsidR="00E649E3" w:rsidRDefault="00E649E3" w:rsidP="00E649E3">
      <w:pPr>
        <w:pStyle w:val="Caption"/>
        <w:jc w:val="center"/>
        <w:rPr>
          <w:b w:val="0"/>
        </w:rPr>
      </w:pPr>
      <w:bookmarkStart w:id="586" w:name="_Toc421284941"/>
      <w:r w:rsidRPr="00CF0CA0">
        <w:rPr>
          <w:b w:val="0"/>
        </w:rPr>
        <w:t xml:space="preserve">Table </w:t>
      </w:r>
      <w:r w:rsidR="00602982">
        <w:rPr>
          <w:b w:val="0"/>
        </w:rPr>
        <w:fldChar w:fldCharType="begin"/>
      </w:r>
      <w:r w:rsidR="00602982">
        <w:rPr>
          <w:b w:val="0"/>
        </w:rPr>
        <w:instrText xml:space="preserve"> STYLEREF 1 \s </w:instrText>
      </w:r>
      <w:r w:rsidR="00602982">
        <w:rPr>
          <w:b w:val="0"/>
        </w:rPr>
        <w:fldChar w:fldCharType="separate"/>
      </w:r>
      <w:r w:rsidR="000A5A58">
        <w:rPr>
          <w:b w:val="0"/>
          <w:noProof/>
        </w:rPr>
        <w:t>6</w:t>
      </w:r>
      <w:r w:rsidR="00602982">
        <w:rPr>
          <w:b w:val="0"/>
        </w:rPr>
        <w:fldChar w:fldCharType="end"/>
      </w:r>
      <w:r w:rsidR="00602982">
        <w:rPr>
          <w:b w:val="0"/>
        </w:rPr>
        <w:noBreakHyphen/>
      </w:r>
      <w:r w:rsidR="00602982">
        <w:rPr>
          <w:b w:val="0"/>
        </w:rPr>
        <w:fldChar w:fldCharType="begin"/>
      </w:r>
      <w:r w:rsidR="00602982">
        <w:rPr>
          <w:b w:val="0"/>
        </w:rPr>
        <w:instrText xml:space="preserve"> SEQ Table \* ARABIC \s 1 </w:instrText>
      </w:r>
      <w:r w:rsidR="00602982">
        <w:rPr>
          <w:b w:val="0"/>
        </w:rPr>
        <w:fldChar w:fldCharType="separate"/>
      </w:r>
      <w:r w:rsidR="000A5A58">
        <w:rPr>
          <w:b w:val="0"/>
          <w:noProof/>
        </w:rPr>
        <w:t>4</w:t>
      </w:r>
      <w:r w:rsidR="00602982">
        <w:rPr>
          <w:b w:val="0"/>
        </w:rPr>
        <w:fldChar w:fldCharType="end"/>
      </w:r>
      <w:r w:rsidRPr="00CF0CA0">
        <w:rPr>
          <w:b w:val="0"/>
        </w:rPr>
        <w:t xml:space="preserve"> – Token / cookie Flow</w:t>
      </w:r>
      <w:bookmarkEnd w:id="586"/>
    </w:p>
    <w:p w:rsidR="00DC406C" w:rsidRDefault="00DC406C" w:rsidP="00A5493F"/>
    <w:p w:rsidR="00DC406C" w:rsidRPr="00A5493F" w:rsidRDefault="00DC406C" w:rsidP="00A5493F"/>
    <w:p w:rsidR="001A0AAC" w:rsidRDefault="00E649E3" w:rsidP="001A0AAC">
      <w:r w:rsidRPr="00341F7E">
        <w:rPr>
          <w:i/>
        </w:rPr>
        <w:t>Note – within this mode the Client will always request manifests from the manifest manipulator. This means the manifest manipulator will always keep track what the client is playing. Further detail of this process can be found later on in this section.</w:t>
      </w:r>
      <w:bookmarkStart w:id="587" w:name="_Toc429377544"/>
    </w:p>
    <w:p w:rsidR="001A0AAC" w:rsidRPr="001A0AAC" w:rsidRDefault="001A0AAC" w:rsidP="001A0AAC"/>
    <w:p w:rsidR="00201A0B" w:rsidRDefault="00201A0B" w:rsidP="00AE5D57">
      <w:pPr>
        <w:pStyle w:val="Heading3"/>
      </w:pPr>
      <w:bookmarkStart w:id="588" w:name="_Toc490729041"/>
      <w:r w:rsidRPr="00201A0B">
        <w:t xml:space="preserve">Akamai </w:t>
      </w:r>
      <w:proofErr w:type="spellStart"/>
      <w:r w:rsidRPr="00201A0B">
        <w:t>NetStorage</w:t>
      </w:r>
      <w:proofErr w:type="spellEnd"/>
      <w:r w:rsidRPr="00201A0B">
        <w:t xml:space="preserve"> Instances</w:t>
      </w:r>
      <w:bookmarkEnd w:id="587"/>
      <w:bookmarkEnd w:id="588"/>
    </w:p>
    <w:p w:rsidR="002061F3" w:rsidRDefault="002061F3" w:rsidP="002061F3">
      <w:r>
        <w:t>Akamai is being used as a caching layer between the STB and the other back-end components.</w:t>
      </w:r>
    </w:p>
    <w:p w:rsidR="002061F3" w:rsidRDefault="002061F3" w:rsidP="002061F3"/>
    <w:p w:rsidR="002061F3" w:rsidRDefault="002061F3" w:rsidP="002061F3">
      <w:r>
        <w:t>For Leapfrog STB manifest requests, the CDN is required to validate the security token and then forward the request to the MM. (For Compass the STB talks to the MM directly). The CDN cannot cache</w:t>
      </w:r>
      <w:r w:rsidR="00B85EE1">
        <w:t xml:space="preserve"> this request since each reply will be different and tailored to the specific STB and Cadent campaign targets.</w:t>
      </w:r>
    </w:p>
    <w:p w:rsidR="00B85EE1" w:rsidRDefault="00B85EE1" w:rsidP="002061F3"/>
    <w:p w:rsidR="00B85EE1" w:rsidRDefault="00B85EE1" w:rsidP="002061F3">
      <w:r>
        <w:t>For requests for DASH segments, the CDN acts as a cache between the STB and the VSPP JITP. Requests will be made to the CDN and the CDN must either satisfy these from cache or request the required content from the VSPP.</w:t>
      </w:r>
    </w:p>
    <w:p w:rsidR="00201A0B" w:rsidRDefault="00201A0B" w:rsidP="00F930E4"/>
    <w:p w:rsidR="00F930E4" w:rsidRDefault="00F930E4" w:rsidP="00F930E4">
      <w:r>
        <w:t xml:space="preserve">VSPP instances for </w:t>
      </w:r>
      <w:r w:rsidR="00B85EE1">
        <w:t xml:space="preserve">caching </w:t>
      </w:r>
      <w:r>
        <w:t>content will be mapped across environments as follows –</w:t>
      </w:r>
    </w:p>
    <w:p w:rsidR="00602982" w:rsidRDefault="00602982" w:rsidP="00201A0B">
      <w:pPr>
        <w:jc w:val="both"/>
      </w:pPr>
    </w:p>
    <w:tbl>
      <w:tblPr>
        <w:tblStyle w:val="LightShading-Accent1"/>
        <w:tblW w:w="0" w:type="auto"/>
        <w:tblLook w:val="04A0" w:firstRow="1" w:lastRow="0" w:firstColumn="1" w:lastColumn="0" w:noHBand="0" w:noVBand="1"/>
      </w:tblPr>
      <w:tblGrid>
        <w:gridCol w:w="4361"/>
        <w:gridCol w:w="3969"/>
      </w:tblGrid>
      <w:tr w:rsidR="00201A0B" w:rsidRPr="00A5493F" w:rsidTr="00A54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r w:rsidRPr="00A5493F">
              <w:rPr>
                <w:b w:val="0"/>
              </w:rPr>
              <w:t xml:space="preserve">Environment – STB </w:t>
            </w:r>
            <w:proofErr w:type="spellStart"/>
            <w:r w:rsidRPr="00A5493F">
              <w:rPr>
                <w:b w:val="0"/>
              </w:rPr>
              <w:t>Reluanch</w:t>
            </w:r>
            <w:proofErr w:type="spellEnd"/>
          </w:p>
        </w:tc>
        <w:tc>
          <w:tcPr>
            <w:tcW w:w="3969" w:type="dxa"/>
          </w:tcPr>
          <w:p w:rsidR="00201A0B" w:rsidRPr="00A5493F" w:rsidRDefault="00F930E4" w:rsidP="00602982">
            <w:pPr>
              <w:cnfStyle w:val="100000000000" w:firstRow="1" w:lastRow="0" w:firstColumn="0" w:lastColumn="0" w:oddVBand="0" w:evenVBand="0" w:oddHBand="0" w:evenHBand="0" w:firstRowFirstColumn="0" w:firstRowLastColumn="0" w:lastRowFirstColumn="0" w:lastRowLastColumn="0"/>
              <w:rPr>
                <w:b w:val="0"/>
                <w:lang w:val="en-US" w:eastAsia="en-GB"/>
              </w:rPr>
            </w:pPr>
            <w:r>
              <w:rPr>
                <w:b w:val="0"/>
              </w:rPr>
              <w:t>VSPP</w:t>
            </w:r>
            <w:r w:rsidR="00201A0B" w:rsidRPr="00A5493F">
              <w:rPr>
                <w:b w:val="0"/>
              </w:rPr>
              <w:t xml:space="preserve"> Instance</w:t>
            </w:r>
          </w:p>
        </w:tc>
      </w:tr>
      <w:tr w:rsidR="00201A0B" w:rsidRPr="00A5493F" w:rsidTr="00A54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r w:rsidRPr="00A5493F">
              <w:rPr>
                <w:b w:val="0"/>
              </w:rPr>
              <w:t>Dev Adrenalin</w:t>
            </w:r>
          </w:p>
        </w:tc>
        <w:tc>
          <w:tcPr>
            <w:tcW w:w="3969" w:type="dxa"/>
          </w:tcPr>
          <w:p w:rsidR="00201A0B" w:rsidRPr="00A5493F" w:rsidRDefault="00F930E4" w:rsidP="00F930E4">
            <w:pPr>
              <w:cnfStyle w:val="000000100000" w:firstRow="0" w:lastRow="0" w:firstColumn="0" w:lastColumn="0" w:oddVBand="0" w:evenVBand="0" w:oddHBand="1" w:evenHBand="0" w:firstRowFirstColumn="0" w:firstRowLastColumn="0" w:lastRowFirstColumn="0" w:lastRowLastColumn="0"/>
              <w:rPr>
                <w:lang w:val="en-US" w:eastAsia="en-GB"/>
              </w:rPr>
            </w:pPr>
            <w:r>
              <w:t>&lt;TBC&gt;</w:t>
            </w:r>
          </w:p>
        </w:tc>
      </w:tr>
      <w:tr w:rsidR="00201A0B" w:rsidRPr="00A5493F" w:rsidTr="00A5493F">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r w:rsidRPr="00A5493F">
              <w:rPr>
                <w:b w:val="0"/>
              </w:rPr>
              <w:t>Functional Adrenalin</w:t>
            </w:r>
          </w:p>
        </w:tc>
        <w:tc>
          <w:tcPr>
            <w:tcW w:w="3969" w:type="dxa"/>
          </w:tcPr>
          <w:p w:rsidR="00201A0B" w:rsidRPr="00A5493F" w:rsidRDefault="00F930E4" w:rsidP="00F930E4">
            <w:pPr>
              <w:cnfStyle w:val="000000000000" w:firstRow="0" w:lastRow="0" w:firstColumn="0" w:lastColumn="0" w:oddVBand="0" w:evenVBand="0" w:oddHBand="0" w:evenHBand="0" w:firstRowFirstColumn="0" w:firstRowLastColumn="0" w:lastRowFirstColumn="0" w:lastRowLastColumn="0"/>
              <w:rPr>
                <w:lang w:val="en-US" w:eastAsia="en-GB"/>
              </w:rPr>
            </w:pPr>
            <w:r>
              <w:t>&lt;TBC&gt;</w:t>
            </w:r>
          </w:p>
        </w:tc>
      </w:tr>
      <w:tr w:rsidR="00201A0B" w:rsidRPr="00A5493F" w:rsidTr="00A54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proofErr w:type="spellStart"/>
            <w:r w:rsidRPr="00A5493F">
              <w:rPr>
                <w:b w:val="0"/>
              </w:rPr>
              <w:t>PreProduction</w:t>
            </w:r>
            <w:proofErr w:type="spellEnd"/>
            <w:r w:rsidRPr="00A5493F">
              <w:rPr>
                <w:b w:val="0"/>
              </w:rPr>
              <w:t xml:space="preserve"> Adrenalin</w:t>
            </w:r>
          </w:p>
        </w:tc>
        <w:tc>
          <w:tcPr>
            <w:tcW w:w="3969" w:type="dxa"/>
          </w:tcPr>
          <w:p w:rsidR="00201A0B" w:rsidRPr="00A5493F" w:rsidRDefault="00F930E4" w:rsidP="00602982">
            <w:pPr>
              <w:cnfStyle w:val="000000100000" w:firstRow="0" w:lastRow="0" w:firstColumn="0" w:lastColumn="0" w:oddVBand="0" w:evenVBand="0" w:oddHBand="1" w:evenHBand="0" w:firstRowFirstColumn="0" w:firstRowLastColumn="0" w:lastRowFirstColumn="0" w:lastRowLastColumn="0"/>
              <w:rPr>
                <w:lang w:val="en-US" w:eastAsia="en-GB"/>
              </w:rPr>
            </w:pPr>
            <w:r>
              <w:t>&lt;TBC&gt;</w:t>
            </w:r>
          </w:p>
        </w:tc>
      </w:tr>
      <w:tr w:rsidR="00201A0B" w:rsidRPr="00A5493F" w:rsidTr="00A5493F">
        <w:trPr>
          <w:trHeight w:val="97"/>
        </w:trPr>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r w:rsidRPr="00A5493F">
              <w:rPr>
                <w:b w:val="0"/>
              </w:rPr>
              <w:t>Production Adrenalin</w:t>
            </w:r>
          </w:p>
        </w:tc>
        <w:tc>
          <w:tcPr>
            <w:tcW w:w="3969" w:type="dxa"/>
          </w:tcPr>
          <w:p w:rsidR="00201A0B" w:rsidRPr="00A5493F" w:rsidRDefault="00F930E4" w:rsidP="00602982">
            <w:pPr>
              <w:cnfStyle w:val="000000000000" w:firstRow="0" w:lastRow="0" w:firstColumn="0" w:lastColumn="0" w:oddVBand="0" w:evenVBand="0" w:oddHBand="0" w:evenHBand="0" w:firstRowFirstColumn="0" w:firstRowLastColumn="0" w:lastRowFirstColumn="0" w:lastRowLastColumn="0"/>
              <w:rPr>
                <w:lang w:val="en-US" w:eastAsia="en-GB"/>
              </w:rPr>
            </w:pPr>
            <w:r>
              <w:t>&lt;TBC&gt;</w:t>
            </w:r>
          </w:p>
        </w:tc>
      </w:tr>
      <w:tr w:rsidR="00201A0B" w:rsidRPr="00A5493F" w:rsidTr="00A5493F">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4361" w:type="dxa"/>
          </w:tcPr>
          <w:p w:rsidR="00201A0B" w:rsidRPr="00A5493F" w:rsidRDefault="00201A0B" w:rsidP="00602982">
            <w:pPr>
              <w:rPr>
                <w:b w:val="0"/>
                <w:lang w:val="en-US" w:eastAsia="en-GB"/>
              </w:rPr>
            </w:pPr>
            <w:r w:rsidRPr="00A5493F">
              <w:rPr>
                <w:b w:val="0"/>
              </w:rPr>
              <w:t>DR Adrenalin</w:t>
            </w:r>
          </w:p>
        </w:tc>
        <w:tc>
          <w:tcPr>
            <w:tcW w:w="3969" w:type="dxa"/>
          </w:tcPr>
          <w:p w:rsidR="00201A0B" w:rsidRPr="00A5493F" w:rsidRDefault="00F930E4" w:rsidP="00A5493F">
            <w:pPr>
              <w:keepNext/>
              <w:cnfStyle w:val="000000100000" w:firstRow="0" w:lastRow="0" w:firstColumn="0" w:lastColumn="0" w:oddVBand="0" w:evenVBand="0" w:oddHBand="1" w:evenHBand="0" w:firstRowFirstColumn="0" w:firstRowLastColumn="0" w:lastRowFirstColumn="0" w:lastRowLastColumn="0"/>
              <w:rPr>
                <w:lang w:val="en-US" w:eastAsia="en-GB"/>
              </w:rPr>
            </w:pPr>
            <w:r>
              <w:t>&lt;TBC&gt;</w:t>
            </w:r>
          </w:p>
        </w:tc>
      </w:tr>
    </w:tbl>
    <w:p w:rsidR="00201A0B" w:rsidRDefault="00602982" w:rsidP="00A5493F">
      <w:pPr>
        <w:pStyle w:val="Caption"/>
      </w:pPr>
      <w:r>
        <w:t xml:space="preserve">Table </w:t>
      </w:r>
      <w:fldSimple w:instr=" STYLEREF 1 \s ">
        <w:r w:rsidR="000A5A58">
          <w:rPr>
            <w:noProof/>
          </w:rPr>
          <w:t>6</w:t>
        </w:r>
      </w:fldSimple>
      <w:r>
        <w:noBreakHyphen/>
      </w:r>
      <w:fldSimple w:instr=" SEQ Table \* ARABIC \s 1 ">
        <w:r w:rsidR="000A5A58">
          <w:rPr>
            <w:noProof/>
          </w:rPr>
          <w:t>5</w:t>
        </w:r>
      </w:fldSimple>
      <w:r>
        <w:t xml:space="preserve"> - STB Environments </w:t>
      </w:r>
      <w:proofErr w:type="spellStart"/>
      <w:r>
        <w:t>Adreanlin</w:t>
      </w:r>
      <w:proofErr w:type="spellEnd"/>
      <w:r>
        <w:t xml:space="preserve"> to WFS</w:t>
      </w:r>
    </w:p>
    <w:p w:rsidR="00602982" w:rsidRDefault="00602982" w:rsidP="00201A0B">
      <w:pPr>
        <w:jc w:val="both"/>
      </w:pPr>
    </w:p>
    <w:p w:rsidR="00201A0B" w:rsidRPr="00201A0B" w:rsidRDefault="00201A0B" w:rsidP="00201A0B">
      <w:pPr>
        <w:jc w:val="both"/>
      </w:pPr>
    </w:p>
    <w:p w:rsidR="00201A0B" w:rsidRPr="00201A0B" w:rsidRDefault="00201A0B" w:rsidP="00A5493F">
      <w:pPr>
        <w:pStyle w:val="Heading4"/>
      </w:pPr>
      <w:bookmarkStart w:id="589" w:name="_Toc429377545"/>
      <w:bookmarkStart w:id="590" w:name="_Toc490729042"/>
      <w:r w:rsidRPr="00201A0B">
        <w:t>Akamai Balancing</w:t>
      </w:r>
      <w:bookmarkEnd w:id="589"/>
      <w:bookmarkEnd w:id="590"/>
    </w:p>
    <w:p w:rsidR="00201A0B" w:rsidRPr="00201A0B" w:rsidRDefault="00201A0B" w:rsidP="00AE5D57">
      <w:r w:rsidRPr="00201A0B">
        <w:rPr>
          <w:b/>
        </w:rPr>
        <w:t>Assumption:</w:t>
      </w:r>
      <w:r w:rsidRPr="00201A0B">
        <w:t xml:space="preserve"> Advertising Content Roadmap does not impinge on the following Akamai thresholds.</w:t>
      </w:r>
    </w:p>
    <w:p w:rsidR="00201A0B" w:rsidRPr="00201A0B" w:rsidRDefault="00201A0B" w:rsidP="00AE5D57">
      <w:r w:rsidRPr="00201A0B">
        <w:t xml:space="preserve">Uploading to a single </w:t>
      </w:r>
      <w:proofErr w:type="spellStart"/>
      <w:r w:rsidRPr="00201A0B">
        <w:t>NetStorage</w:t>
      </w:r>
      <w:proofErr w:type="spellEnd"/>
      <w:r w:rsidRPr="00201A0B">
        <w:t xml:space="preserve"> has the following limitations:</w:t>
      </w:r>
    </w:p>
    <w:p w:rsidR="00201A0B" w:rsidRPr="00201A0B" w:rsidRDefault="00201A0B" w:rsidP="00A27DAC">
      <w:pPr>
        <w:numPr>
          <w:ilvl w:val="0"/>
          <w:numId w:val="23"/>
        </w:numPr>
      </w:pPr>
      <w:r w:rsidRPr="00201A0B">
        <w:t xml:space="preserve">Maximum recommended storage for a single </w:t>
      </w:r>
      <w:proofErr w:type="spellStart"/>
      <w:r w:rsidRPr="00201A0B">
        <w:t>NetStorage</w:t>
      </w:r>
      <w:proofErr w:type="spellEnd"/>
      <w:r w:rsidRPr="00201A0B">
        <w:t xml:space="preserve"> instance is 10 TB</w:t>
      </w:r>
    </w:p>
    <w:p w:rsidR="00201A0B" w:rsidRPr="00201A0B" w:rsidRDefault="00201A0B" w:rsidP="00AE5D57"/>
    <w:p w:rsidR="00201A0B" w:rsidRPr="00201A0B" w:rsidRDefault="00201A0B" w:rsidP="00AE5D57"/>
    <w:p w:rsidR="00201A0B" w:rsidRPr="00201A0B" w:rsidRDefault="00201A0B" w:rsidP="00AE5D57">
      <w:r w:rsidRPr="00201A0B">
        <w:t>There will be three dedicated Akamai instances used to host advert content:</w:t>
      </w:r>
    </w:p>
    <w:p w:rsidR="00201A0B" w:rsidRPr="00201A0B" w:rsidRDefault="00201A0B" w:rsidP="00A27DAC">
      <w:pPr>
        <w:numPr>
          <w:ilvl w:val="0"/>
          <w:numId w:val="24"/>
        </w:numPr>
      </w:pPr>
      <w:r w:rsidRPr="00201A0B">
        <w:t>STB VOD DASH Content (SD + HD)</w:t>
      </w:r>
    </w:p>
    <w:p w:rsidR="00F930E4" w:rsidRDefault="00F930E4" w:rsidP="00AE5D57"/>
    <w:p w:rsidR="00201A0B" w:rsidRDefault="00201A0B" w:rsidP="00AE5D57">
      <w:r>
        <w:br w:type="page"/>
      </w:r>
    </w:p>
    <w:p w:rsidR="00E649E3" w:rsidRPr="00CF0CA0" w:rsidRDefault="00E649E3" w:rsidP="00AE5D57">
      <w:pPr>
        <w:pStyle w:val="Heading3"/>
      </w:pPr>
      <w:bookmarkStart w:id="591" w:name="_Toc429655554"/>
      <w:bookmarkStart w:id="592" w:name="_Toc421284879"/>
      <w:bookmarkStart w:id="593" w:name="_Toc490729043"/>
      <w:bookmarkEnd w:id="591"/>
      <w:r w:rsidRPr="00FD590F">
        <w:t xml:space="preserve">Customer MAC </w:t>
      </w:r>
      <w:r w:rsidR="00F930E4">
        <w:t>C</w:t>
      </w:r>
      <w:r w:rsidRPr="00FD590F">
        <w:t>ookie with</w:t>
      </w:r>
      <w:r>
        <w:t>in</w:t>
      </w:r>
      <w:r w:rsidRPr="00FD590F">
        <w:t xml:space="preserve"> T</w:t>
      </w:r>
      <w:r>
        <w:t>LS</w:t>
      </w:r>
      <w:bookmarkEnd w:id="592"/>
      <w:bookmarkEnd w:id="593"/>
    </w:p>
    <w:p w:rsidR="00E649E3" w:rsidRDefault="00535CB3" w:rsidP="00AE5D57">
      <w:r>
        <w:t xml:space="preserve">As stated above, </w:t>
      </w:r>
      <w:r w:rsidR="00E649E3" w:rsidRPr="00FD590F">
        <w:t>Customer information (</w:t>
      </w:r>
      <w:r>
        <w:t>MAC address of the</w:t>
      </w:r>
      <w:r w:rsidR="00E649E3" w:rsidRPr="00FD590F">
        <w:t xml:space="preserve"> TiV</w:t>
      </w:r>
      <w:r>
        <w:t>o STB</w:t>
      </w:r>
      <w:r w:rsidR="00E649E3" w:rsidRPr="00FD590F">
        <w:t xml:space="preserve">) must not be allowed outside Virgin Media internal systems </w:t>
      </w:r>
      <w:r w:rsidR="00F930E4">
        <w:t>in</w:t>
      </w:r>
      <w:r w:rsidR="00F930E4" w:rsidRPr="00FD590F">
        <w:t xml:space="preserve"> </w:t>
      </w:r>
      <w:r w:rsidR="00E649E3" w:rsidRPr="00FD590F">
        <w:t>a</w:t>
      </w:r>
      <w:r w:rsidR="00F930E4">
        <w:t>n</w:t>
      </w:r>
      <w:r w:rsidR="00E649E3" w:rsidRPr="00FD590F">
        <w:t xml:space="preserve"> </w:t>
      </w:r>
      <w:r w:rsidR="00F930E4">
        <w:t>unencrypted</w:t>
      </w:r>
      <w:r w:rsidR="00F930E4" w:rsidRPr="00FD590F">
        <w:t xml:space="preserve"> </w:t>
      </w:r>
      <w:r w:rsidR="00E649E3" w:rsidRPr="00FD590F">
        <w:t xml:space="preserve">format. Therefore </w:t>
      </w:r>
      <w:r>
        <w:t xml:space="preserve">the </w:t>
      </w:r>
      <w:r w:rsidR="00E649E3" w:rsidRPr="00FD590F">
        <w:t xml:space="preserve">customer related data (MAC address) that the Adrenalin platform </w:t>
      </w:r>
      <w:r w:rsidR="00F930E4">
        <w:t>appends</w:t>
      </w:r>
      <w:r w:rsidR="00F930E4" w:rsidRPr="00FD590F">
        <w:t xml:space="preserve"> </w:t>
      </w:r>
      <w:r w:rsidR="00E649E3" w:rsidRPr="00FD590F">
        <w:t>to the URL must be encrypted. To ensure this data is enc</w:t>
      </w:r>
      <w:r w:rsidR="00E649E3">
        <w:t>r</w:t>
      </w:r>
      <w:r w:rsidR="00E649E3" w:rsidRPr="00FD590F">
        <w:t>y</w:t>
      </w:r>
      <w:r w:rsidR="00E649E3">
        <w:t>p</w:t>
      </w:r>
      <w:r w:rsidR="00E649E3" w:rsidRPr="00FD590F">
        <w:t xml:space="preserve">ted, a </w:t>
      </w:r>
      <w:r>
        <w:t>SSL</w:t>
      </w:r>
      <w:r w:rsidR="00E649E3" w:rsidRPr="00FD590F">
        <w:t xml:space="preserve"> connection will be used between Client &amp; Adrenalin, and Client to CDN.</w:t>
      </w:r>
      <w:r w:rsidR="002F6DB7">
        <w:t xml:space="preserve"> Adrenalin is not supporting SSL directly. SSL is terminated on Load balances in front of Adrenalin</w:t>
      </w:r>
      <w:r w:rsidR="000412CE">
        <w:t>.</w:t>
      </w:r>
    </w:p>
    <w:p w:rsidR="000412CE" w:rsidRDefault="000412CE" w:rsidP="00AE5D57"/>
    <w:p w:rsidR="000412CE" w:rsidRPr="00FD590F" w:rsidRDefault="000412CE" w:rsidP="00AE5D57">
      <w:r>
        <w:t>The above is used for Leapfrog boxes since these connect over public networks. For Compass boxes, the network traffic originates within the VM network and thus allows HTTP to be used for certain operations.</w:t>
      </w:r>
    </w:p>
    <w:p w:rsidR="00E649E3" w:rsidRDefault="00E649E3" w:rsidP="00AE5D57"/>
    <w:p w:rsidR="00E649E3" w:rsidRDefault="00E649E3" w:rsidP="00AE5D57"/>
    <w:p w:rsidR="0097278A" w:rsidRDefault="0097278A" w:rsidP="00AE5D57">
      <w:pPr>
        <w:rPr>
          <w:color w:val="000000"/>
        </w:rPr>
      </w:pPr>
    </w:p>
    <w:p w:rsidR="0097278A" w:rsidRDefault="0097278A" w:rsidP="00AE5D57">
      <w:pPr>
        <w:rPr>
          <w:color w:val="000000"/>
        </w:rPr>
        <w:sectPr w:rsidR="0097278A" w:rsidSect="003E0AF5">
          <w:pgSz w:w="11906" w:h="16838" w:code="9"/>
          <w:pgMar w:top="1560" w:right="1304" w:bottom="851" w:left="1304" w:header="720" w:footer="720" w:gutter="0"/>
          <w:cols w:space="720"/>
          <w:rtlGutter/>
          <w:docGrid w:linePitch="272"/>
        </w:sectPr>
      </w:pPr>
    </w:p>
    <w:p w:rsidR="00535CB3" w:rsidRDefault="00535CB3" w:rsidP="00535CB3"/>
    <w:p w:rsidR="00573083" w:rsidRDefault="00573083" w:rsidP="00AE5D57">
      <w:pPr>
        <w:pStyle w:val="Heading2"/>
      </w:pPr>
      <w:bookmarkStart w:id="594" w:name="_Toc421284881"/>
      <w:bookmarkStart w:id="595" w:name="_Toc411519352"/>
      <w:bookmarkStart w:id="596" w:name="_Toc490729044"/>
      <w:r>
        <w:t>Adaptive Streaming</w:t>
      </w:r>
      <w:bookmarkEnd w:id="594"/>
      <w:bookmarkEnd w:id="595"/>
      <w:bookmarkEnd w:id="596"/>
      <w:r>
        <w:t xml:space="preserve"> </w:t>
      </w:r>
    </w:p>
    <w:p w:rsidR="00573083" w:rsidRDefault="00573083" w:rsidP="00AE5D57">
      <w:r>
        <w:t>Adaptive streaming works via client playback of a sequence of HTTP-requested short video file segments or ‘chunks.’ Adaptive HTTP streaming allows the client to request chunks of the same content, encoded at different bitrates and resolutions (called profiles), so that, as network bandwidth changes, the client can download the best possible quality chunk at any point in time.</w:t>
      </w:r>
    </w:p>
    <w:p w:rsidR="00573083" w:rsidRDefault="00573083" w:rsidP="00AE5D57"/>
    <w:p w:rsidR="00573083" w:rsidRDefault="00573083" w:rsidP="00AE5D57">
      <w:r>
        <w:t>There are four popular protocols today – Apple HTTP Live Streaming (HLS), Microsoft Smooth Streaming, Adobe HDS and MPEG DASH</w:t>
      </w:r>
    </w:p>
    <w:p w:rsidR="00573083" w:rsidRDefault="00573083" w:rsidP="00AE5D57"/>
    <w:p w:rsidR="00DA6CF8" w:rsidRDefault="00DA6CF8" w:rsidP="00AE5D57">
      <w:pPr>
        <w:rPr>
          <w:rFonts w:cs="Calibri"/>
        </w:rPr>
      </w:pPr>
      <w:r>
        <w:rPr>
          <w:rFonts w:cs="Calibri"/>
        </w:rPr>
        <w:t>The ABR format used for IP VoD to TiVo STBs will be MPEG-DASH.</w:t>
      </w:r>
    </w:p>
    <w:p w:rsidR="00573083" w:rsidRDefault="00573083" w:rsidP="00AE5D57">
      <w:pPr>
        <w:rPr>
          <w:rFonts w:cs="Calibri"/>
        </w:rPr>
      </w:pPr>
    </w:p>
    <w:p w:rsidR="009F7029" w:rsidRDefault="00573083" w:rsidP="00AE5D57">
      <w:r>
        <w:rPr>
          <w:rFonts w:cs="Calibri"/>
        </w:rPr>
        <w:t>The Profiles to be used for the TiVo STB devices can be found in</w:t>
      </w:r>
      <w:r w:rsidR="0097278A">
        <w:rPr>
          <w:rFonts w:cs="Calibri"/>
        </w:rPr>
        <w:t xml:space="preserve"> - </w:t>
      </w:r>
      <w:r w:rsidR="0097278A">
        <w:rPr>
          <w:rFonts w:cs="Calibri"/>
        </w:rPr>
        <w:fldChar w:fldCharType="begin"/>
      </w:r>
      <w:r w:rsidR="0097278A">
        <w:rPr>
          <w:rFonts w:cs="Calibri"/>
        </w:rPr>
        <w:instrText xml:space="preserve"> REF _Ref428911877 \h </w:instrText>
      </w:r>
      <w:r w:rsidR="00AE5D57">
        <w:rPr>
          <w:rFonts w:cs="Calibri"/>
        </w:rPr>
        <w:instrText xml:space="preserve"> \* MERGEFORMAT </w:instrText>
      </w:r>
      <w:r w:rsidR="0097278A">
        <w:rPr>
          <w:rFonts w:cs="Calibri"/>
        </w:rPr>
      </w:r>
      <w:r w:rsidR="0097278A">
        <w:rPr>
          <w:rFonts w:cs="Calibri"/>
        </w:rPr>
        <w:fldChar w:fldCharType="separate"/>
      </w:r>
      <w:r w:rsidR="000A5A58">
        <w:t>Appendix B</w:t>
      </w:r>
      <w:r w:rsidR="0097278A">
        <w:rPr>
          <w:rFonts w:cs="Calibri"/>
        </w:rPr>
        <w:fldChar w:fldCharType="end"/>
      </w:r>
    </w:p>
    <w:p w:rsidR="009F7029" w:rsidRDefault="009F7029" w:rsidP="00AE5D57">
      <w:pPr>
        <w:rPr>
          <w:rFonts w:cs="Calibri"/>
        </w:rPr>
      </w:pPr>
    </w:p>
    <w:p w:rsidR="00AE5D57" w:rsidRPr="00341F7E" w:rsidRDefault="00AE5D57" w:rsidP="00341F7E">
      <w:bookmarkStart w:id="597" w:name="_Toc421284883"/>
      <w:bookmarkStart w:id="598" w:name="_Toc411519354"/>
    </w:p>
    <w:p w:rsidR="00573083" w:rsidRPr="00D60B0B" w:rsidRDefault="00573083" w:rsidP="00D60B0B">
      <w:pPr>
        <w:pStyle w:val="Heading3"/>
      </w:pPr>
      <w:bookmarkStart w:id="599" w:name="_Toc490729045"/>
      <w:r w:rsidRPr="00D60B0B">
        <w:t>MPEG-DASH</w:t>
      </w:r>
      <w:bookmarkEnd w:id="597"/>
      <w:bookmarkEnd w:id="598"/>
      <w:bookmarkEnd w:id="599"/>
    </w:p>
    <w:p w:rsidR="00573083" w:rsidRDefault="00573083" w:rsidP="00573083">
      <w:pPr>
        <w:jc w:val="both"/>
      </w:pPr>
      <w:r>
        <w:t xml:space="preserve">MPEG-DASH works nearly identically to the other adaptive streaming protocols. Available stream content is presented to the player in a manifest file called Media Presentation Description (MPD) file, which is in XML format. The MPD is analogous to an HLS m3u8 file, a Smooth Streaming Manifest file or an HDS f4m file. </w:t>
      </w:r>
    </w:p>
    <w:p w:rsidR="00D14A80" w:rsidRDefault="00573083" w:rsidP="00341F7E">
      <w:pPr>
        <w:keepNext/>
        <w:jc w:val="center"/>
      </w:pPr>
      <w:r>
        <w:rPr>
          <w:noProof/>
          <w:lang w:eastAsia="en-GB"/>
        </w:rPr>
        <w:drawing>
          <wp:inline distT="0" distB="0" distL="0" distR="0" wp14:anchorId="0AED3D4A" wp14:editId="4A54E7E5">
            <wp:extent cx="6317615" cy="3179445"/>
            <wp:effectExtent l="0" t="0" r="6985" b="1905"/>
            <wp:docPr id="40" name="Picture 40" descr="Macintosh HD:Users:davidlancho:Desktop:Captura de pantalla 2014-12-16 a la(s) 15.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dlancho:Desktop:Captura de pantalla 2014-12-16 a la(s) 15.41.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7615" cy="3179445"/>
                    </a:xfrm>
                    <a:prstGeom prst="rect">
                      <a:avLst/>
                    </a:prstGeom>
                    <a:noFill/>
                    <a:ln>
                      <a:noFill/>
                    </a:ln>
                  </pic:spPr>
                </pic:pic>
              </a:graphicData>
            </a:graphic>
          </wp:inline>
        </w:drawing>
      </w:r>
    </w:p>
    <w:p w:rsidR="00573083" w:rsidRDefault="00D14A80" w:rsidP="00341F7E">
      <w:pPr>
        <w:pStyle w:val="Caption"/>
        <w:jc w:val="center"/>
      </w:pPr>
      <w:bookmarkStart w:id="600" w:name="_Toc490729114"/>
      <w:r>
        <w:t xml:space="preserve">Figure </w:t>
      </w:r>
      <w:fldSimple w:instr=" STYLEREF 1 \s ">
        <w:r w:rsidR="000A5A58">
          <w:rPr>
            <w:noProof/>
          </w:rPr>
          <w:t>6</w:t>
        </w:r>
      </w:fldSimple>
      <w:r w:rsidR="00400E09">
        <w:noBreakHyphen/>
      </w:r>
      <w:fldSimple w:instr=" SEQ Figure \* ARABIC \s 1 ">
        <w:r w:rsidR="000A5A58">
          <w:rPr>
            <w:noProof/>
          </w:rPr>
          <w:t>5</w:t>
        </w:r>
      </w:fldSimple>
      <w:r>
        <w:t xml:space="preserve"> - DASH structure</w:t>
      </w:r>
      <w:bookmarkEnd w:id="600"/>
    </w:p>
    <w:p w:rsidR="00573083" w:rsidRDefault="00573083" w:rsidP="00573083">
      <w:pPr>
        <w:pStyle w:val="Caption"/>
        <w:jc w:val="center"/>
        <w:rPr>
          <w:b w:val="0"/>
        </w:rPr>
      </w:pPr>
      <w:bookmarkStart w:id="601" w:name="_Toc421284928"/>
      <w:bookmarkStart w:id="602" w:name="_Toc490729115"/>
      <w:r>
        <w:rPr>
          <w:b w:val="0"/>
        </w:rPr>
        <w:t xml:space="preserve">Figure </w:t>
      </w:r>
      <w:r w:rsidR="00400E09">
        <w:rPr>
          <w:b w:val="0"/>
        </w:rPr>
        <w:fldChar w:fldCharType="begin"/>
      </w:r>
      <w:r w:rsidR="00400E09">
        <w:rPr>
          <w:b w:val="0"/>
        </w:rPr>
        <w:instrText xml:space="preserve"> STYLEREF 1 \s </w:instrText>
      </w:r>
      <w:r w:rsidR="00400E09">
        <w:rPr>
          <w:b w:val="0"/>
        </w:rPr>
        <w:fldChar w:fldCharType="separate"/>
      </w:r>
      <w:r w:rsidR="000A5A58">
        <w:rPr>
          <w:b w:val="0"/>
          <w:noProof/>
        </w:rPr>
        <w:t>6</w:t>
      </w:r>
      <w:r w:rsidR="00400E09">
        <w:rPr>
          <w:b w:val="0"/>
        </w:rPr>
        <w:fldChar w:fldCharType="end"/>
      </w:r>
      <w:r w:rsidR="00400E09">
        <w:rPr>
          <w:b w:val="0"/>
        </w:rPr>
        <w:noBreakHyphen/>
      </w:r>
      <w:r w:rsidR="00400E09">
        <w:rPr>
          <w:b w:val="0"/>
        </w:rPr>
        <w:fldChar w:fldCharType="begin"/>
      </w:r>
      <w:r w:rsidR="00400E09">
        <w:rPr>
          <w:b w:val="0"/>
        </w:rPr>
        <w:instrText xml:space="preserve"> SEQ Figure \* ARABIC \s 1 </w:instrText>
      </w:r>
      <w:r w:rsidR="00400E09">
        <w:rPr>
          <w:b w:val="0"/>
        </w:rPr>
        <w:fldChar w:fldCharType="separate"/>
      </w:r>
      <w:r w:rsidR="000A5A58">
        <w:rPr>
          <w:b w:val="0"/>
          <w:noProof/>
        </w:rPr>
        <w:t>6</w:t>
      </w:r>
      <w:r w:rsidR="00400E09">
        <w:rPr>
          <w:b w:val="0"/>
        </w:rPr>
        <w:fldChar w:fldCharType="end"/>
      </w:r>
      <w:r>
        <w:rPr>
          <w:b w:val="0"/>
        </w:rPr>
        <w:t xml:space="preserve"> - MPEG-DASH MPD file</w:t>
      </w:r>
      <w:bookmarkEnd w:id="601"/>
      <w:bookmarkEnd w:id="602"/>
    </w:p>
    <w:p w:rsidR="00573083" w:rsidRPr="00D60B0B" w:rsidRDefault="00573083" w:rsidP="00D60B0B">
      <w:pPr>
        <w:pStyle w:val="Heading3"/>
      </w:pPr>
      <w:bookmarkStart w:id="603" w:name="_Toc421284885"/>
      <w:bookmarkStart w:id="604" w:name="_Toc411519356"/>
      <w:bookmarkStart w:id="605" w:name="_Toc490729046"/>
      <w:r w:rsidRPr="00D60B0B">
        <w:t>Ad insertion in MPEG-DASH</w:t>
      </w:r>
      <w:bookmarkEnd w:id="603"/>
      <w:bookmarkEnd w:id="604"/>
      <w:bookmarkEnd w:id="605"/>
    </w:p>
    <w:p w:rsidR="00573083" w:rsidRDefault="00573083" w:rsidP="00B50A3C">
      <w:r>
        <w:t xml:space="preserve">Ad insertion in MPEG-Dash is supported through the use of </w:t>
      </w:r>
      <w:r>
        <w:rPr>
          <w:b/>
        </w:rPr>
        <w:t>Multiple Periods</w:t>
      </w:r>
      <w:r>
        <w:t>; this is how it manages discontinuities between main asset and Ad timelines. All players must support multiple periods.</w:t>
      </w:r>
    </w:p>
    <w:p w:rsidR="00573083" w:rsidRDefault="00573083" w:rsidP="00B50A3C"/>
    <w:p w:rsidR="00573083" w:rsidRDefault="00573083" w:rsidP="00B50A3C">
      <w:r>
        <w:t xml:space="preserve">Content URLs in a period are independent; alternate content can exist on completely different servers/hosts from the original asset. Typically the original MPD is “conditioned” to contain information that shows where an alternate content event can occur. </w:t>
      </w:r>
    </w:p>
    <w:p w:rsidR="00573083" w:rsidRDefault="00573083" w:rsidP="00B50A3C"/>
    <w:p w:rsidR="00573083" w:rsidRDefault="00573083" w:rsidP="00B50A3C">
      <w:r>
        <w:t xml:space="preserve">A MPEG-DASH MPD consists of one or multiple periods. A period in DASH is simply a program interval containing the content’s temporal domain. Beyond the timeline the period identifies discontinuities, and also allows for different URL's to be used when the base format is template based. </w:t>
      </w:r>
    </w:p>
    <w:p w:rsidR="00573083" w:rsidRDefault="00573083" w:rsidP="00B50A3C"/>
    <w:p w:rsidR="00573083" w:rsidRDefault="00573083" w:rsidP="00B50A3C">
      <w:r>
        <w:t xml:space="preserve">An actual period really just consists of one or multiple adaptation sets, which provides the information about the various encoded alternatives (e.g. Bitrates and Resolutions) available to the player. </w:t>
      </w:r>
    </w:p>
    <w:p w:rsidR="00573083" w:rsidRDefault="00573083" w:rsidP="00B50A3C"/>
    <w:p w:rsidR="00573083" w:rsidRDefault="00573083" w:rsidP="00B50A3C">
      <w:r>
        <w:t xml:space="preserve">Each adaptation set usually includes multiple representations. Representations can be thought of encoded alternatives of the same media component, varying from other representations by bitrate, resolution, number of channels or other characteristics. Each representation consists of one or multiple segments, which are the media steam chunks in the temporal sequence. </w:t>
      </w:r>
    </w:p>
    <w:p w:rsidR="00573083" w:rsidRDefault="00573083" w:rsidP="00B50A3C"/>
    <w:p w:rsidR="00573083" w:rsidRDefault="00573083" w:rsidP="00B50A3C">
      <w:r>
        <w:t>The solution now is to deploy players that support multiple periods and allow Ad Insertion or Alternate Content Switching through simple MPD Manipulation.</w:t>
      </w:r>
    </w:p>
    <w:p w:rsidR="00573083" w:rsidRDefault="00573083" w:rsidP="00B50A3C"/>
    <w:p w:rsidR="00573083" w:rsidRDefault="00963FAF" w:rsidP="00B50A3C">
      <w:r>
        <w:t>Figures below</w:t>
      </w:r>
      <w:r w:rsidR="00573083">
        <w:t xml:space="preserve"> gives </w:t>
      </w:r>
      <w:proofErr w:type="spellStart"/>
      <w:r w:rsidR="00573083">
        <w:t>i</w:t>
      </w:r>
      <w:proofErr w:type="spellEnd"/>
      <w:r w:rsidR="00573083">
        <w:t>) a very high-level view of the periods and representations in MPEG DASH, ii) example of transitions between the representations (note – this example doesn’t mean switching between content and ads would force a representation change)</w:t>
      </w:r>
    </w:p>
    <w:p w:rsidR="00573083" w:rsidRDefault="00573083" w:rsidP="00B50A3C"/>
    <w:p w:rsidR="00D14A80" w:rsidRDefault="001C0252" w:rsidP="00341F7E">
      <w:pPr>
        <w:keepNext/>
      </w:pPr>
      <w:r w:rsidRPr="001C0252">
        <w:rPr>
          <w:noProof/>
          <w:lang w:eastAsia="en-GB"/>
        </w:rPr>
        <w:drawing>
          <wp:inline distT="0" distB="0" distL="0" distR="0" wp14:anchorId="365115E2" wp14:editId="5FC142D6">
            <wp:extent cx="5904230" cy="1711344"/>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04230" cy="1711344"/>
                    </a:xfrm>
                    <a:prstGeom prst="rect">
                      <a:avLst/>
                    </a:prstGeom>
                  </pic:spPr>
                </pic:pic>
              </a:graphicData>
            </a:graphic>
          </wp:inline>
        </w:drawing>
      </w:r>
    </w:p>
    <w:p w:rsidR="00573083" w:rsidRPr="00341F7E" w:rsidRDefault="00D14A80" w:rsidP="00341F7E">
      <w:pPr>
        <w:pStyle w:val="Caption"/>
        <w:jc w:val="center"/>
        <w:rPr>
          <w:b w:val="0"/>
        </w:rPr>
      </w:pPr>
      <w:bookmarkStart w:id="606" w:name="_Toc490729116"/>
      <w:r w:rsidRPr="00341F7E">
        <w:rPr>
          <w:b w:val="0"/>
        </w:rPr>
        <w:t xml:space="preserve">Figure </w:t>
      </w:r>
      <w:r w:rsidR="00400E09">
        <w:rPr>
          <w:b w:val="0"/>
        </w:rPr>
        <w:fldChar w:fldCharType="begin"/>
      </w:r>
      <w:r w:rsidR="00400E09">
        <w:rPr>
          <w:b w:val="0"/>
        </w:rPr>
        <w:instrText xml:space="preserve"> STYLEREF 1 \s </w:instrText>
      </w:r>
      <w:r w:rsidR="00400E09">
        <w:rPr>
          <w:b w:val="0"/>
        </w:rPr>
        <w:fldChar w:fldCharType="separate"/>
      </w:r>
      <w:r w:rsidR="000A5A58">
        <w:rPr>
          <w:b w:val="0"/>
          <w:noProof/>
        </w:rPr>
        <w:t>6</w:t>
      </w:r>
      <w:r w:rsidR="00400E09">
        <w:rPr>
          <w:b w:val="0"/>
        </w:rPr>
        <w:fldChar w:fldCharType="end"/>
      </w:r>
      <w:r w:rsidR="00400E09">
        <w:rPr>
          <w:b w:val="0"/>
        </w:rPr>
        <w:noBreakHyphen/>
      </w:r>
      <w:r w:rsidR="00400E09">
        <w:rPr>
          <w:b w:val="0"/>
        </w:rPr>
        <w:fldChar w:fldCharType="begin"/>
      </w:r>
      <w:r w:rsidR="00400E09">
        <w:rPr>
          <w:b w:val="0"/>
        </w:rPr>
        <w:instrText xml:space="preserve"> SEQ Figure \* ARABIC \s 1 </w:instrText>
      </w:r>
      <w:r w:rsidR="00400E09">
        <w:rPr>
          <w:b w:val="0"/>
        </w:rPr>
        <w:fldChar w:fldCharType="separate"/>
      </w:r>
      <w:r w:rsidR="000A5A58">
        <w:rPr>
          <w:b w:val="0"/>
          <w:noProof/>
        </w:rPr>
        <w:t>7</w:t>
      </w:r>
      <w:r w:rsidR="00400E09">
        <w:rPr>
          <w:b w:val="0"/>
        </w:rPr>
        <w:fldChar w:fldCharType="end"/>
      </w:r>
      <w:r w:rsidRPr="00341F7E">
        <w:rPr>
          <w:b w:val="0"/>
        </w:rPr>
        <w:t xml:space="preserve"> - MPD manipulation</w:t>
      </w:r>
      <w:bookmarkEnd w:id="606"/>
    </w:p>
    <w:p w:rsidR="00573083" w:rsidRDefault="00573083" w:rsidP="00573083"/>
    <w:p w:rsidR="00573083" w:rsidRDefault="00573083" w:rsidP="00D60B0B"/>
    <w:p w:rsidR="00573083" w:rsidRPr="00341F7E" w:rsidRDefault="00980FD3" w:rsidP="00341F7E">
      <w:pPr>
        <w:pStyle w:val="Heading3"/>
      </w:pPr>
      <w:bookmarkStart w:id="607" w:name="_Toc478455331"/>
      <w:bookmarkStart w:id="608" w:name="_Toc480884065"/>
      <w:bookmarkStart w:id="609" w:name="_Toc421284887"/>
      <w:bookmarkStart w:id="610" w:name="_Toc411519358"/>
      <w:bookmarkStart w:id="611" w:name="_Toc490729047"/>
      <w:bookmarkEnd w:id="607"/>
      <w:bookmarkEnd w:id="608"/>
      <w:r>
        <w:t xml:space="preserve">Difference Between Live and VoD Streams </w:t>
      </w:r>
      <w:proofErr w:type="gramStart"/>
      <w:r>
        <w:t xml:space="preserve">in </w:t>
      </w:r>
      <w:r w:rsidR="00573083" w:rsidRPr="00341F7E">
        <w:t xml:space="preserve"> MPEG</w:t>
      </w:r>
      <w:proofErr w:type="gramEnd"/>
      <w:r w:rsidR="00573083" w:rsidRPr="00341F7E">
        <w:t>-DASH</w:t>
      </w:r>
      <w:bookmarkEnd w:id="609"/>
      <w:bookmarkEnd w:id="610"/>
      <w:bookmarkEnd w:id="611"/>
    </w:p>
    <w:p w:rsidR="00573083" w:rsidRDefault="00573083" w:rsidP="00B50A3C">
      <w:r>
        <w:t>Live and VOD streams have very similar workflows in HTTP streaming. The only difference is that in the live case, the playlist is modified as new chunks become available and thus the client repeatedly downloads it in order to have the most up-to-date version. In the VOD case, the playlist is created just once with all the references to every chunk included. The mechanisms used to deliver ads in live streams can be used to deliver pre-roll, mid-roll and post-roll Ads in a VOD framework.</w:t>
      </w:r>
    </w:p>
    <w:p w:rsidR="000930EE" w:rsidRDefault="000930EE" w:rsidP="00B50A3C"/>
    <w:p w:rsidR="000930EE" w:rsidRDefault="000930EE" w:rsidP="00B50A3C">
      <w:r>
        <w:t>For this implementation we will only be using VoD type streams.</w:t>
      </w:r>
    </w:p>
    <w:p w:rsidR="00573083" w:rsidRDefault="00573083" w:rsidP="00B50A3C"/>
    <w:p w:rsidR="00573083" w:rsidRPr="00D60B0B" w:rsidRDefault="00573083" w:rsidP="00D60B0B">
      <w:pPr>
        <w:pStyle w:val="Heading3"/>
      </w:pPr>
      <w:bookmarkStart w:id="612" w:name="_Toc411519359"/>
      <w:bookmarkStart w:id="613" w:name="_Toc421284888"/>
      <w:bookmarkStart w:id="614" w:name="_Toc490729048"/>
      <w:r w:rsidRPr="00D60B0B">
        <w:t xml:space="preserve">Server </w:t>
      </w:r>
      <w:r w:rsidR="000930EE">
        <w:t>S</w:t>
      </w:r>
      <w:r w:rsidRPr="00D60B0B">
        <w:t xml:space="preserve">ide </w:t>
      </w:r>
      <w:r w:rsidR="000930EE">
        <w:t>I</w:t>
      </w:r>
      <w:r w:rsidRPr="00D60B0B">
        <w:t xml:space="preserve">nsertion </w:t>
      </w:r>
      <w:r w:rsidR="000930EE">
        <w:t>M</w:t>
      </w:r>
      <w:r w:rsidRPr="00D60B0B">
        <w:t>ode</w:t>
      </w:r>
      <w:bookmarkEnd w:id="612"/>
      <w:r w:rsidRPr="00D60B0B">
        <w:t xml:space="preserve"> – Virgin Media’s </w:t>
      </w:r>
      <w:r w:rsidR="000930EE">
        <w:t>C</w:t>
      </w:r>
      <w:r w:rsidRPr="00D60B0B">
        <w:t xml:space="preserve">hosen </w:t>
      </w:r>
      <w:r w:rsidR="000930EE">
        <w:t>M</w:t>
      </w:r>
      <w:r w:rsidRPr="00D60B0B">
        <w:t>ethod</w:t>
      </w:r>
      <w:bookmarkEnd w:id="613"/>
      <w:bookmarkEnd w:id="614"/>
    </w:p>
    <w:p w:rsidR="00980FD3" w:rsidRDefault="00573083" w:rsidP="00B50A3C">
      <w:r>
        <w:t>Following this approach</w:t>
      </w:r>
      <w:r w:rsidR="000930EE">
        <w:t>,</w:t>
      </w:r>
      <w:r>
        <w:t xml:space="preserve"> Ad insertion logic (including personalization decisions) </w:t>
      </w:r>
      <w:proofErr w:type="gramStart"/>
      <w:r>
        <w:t>are</w:t>
      </w:r>
      <w:proofErr w:type="gramEnd"/>
      <w:r>
        <w:t xml:space="preserve"> made by the server components. </w:t>
      </w:r>
    </w:p>
    <w:p w:rsidR="00980FD3" w:rsidRDefault="00980FD3" w:rsidP="00B50A3C"/>
    <w:p w:rsidR="00573083" w:rsidRDefault="00573083" w:rsidP="00573083">
      <w:r>
        <w:t xml:space="preserve">Clients in this model are not aware of the advert insertion and therefore there is no need to communicate specific advert details to the client (e.g. intended location of the insertion point, insertion rules etc.). This model is simple to implement </w:t>
      </w:r>
    </w:p>
    <w:p w:rsidR="00573083" w:rsidRDefault="00573083" w:rsidP="00573083"/>
    <w:p w:rsidR="00573083" w:rsidRDefault="00573083" w:rsidP="00CC4A8F">
      <w:r>
        <w:t>In the case of MPEG-DASH server-based model, all Ad-related information is expressed via MPD and segments, and Ad decisions are triggered by client requests for MPDs and for resources described in them (segments, remote periods).</w:t>
      </w:r>
    </w:p>
    <w:p w:rsidR="00CC4A8F" w:rsidRDefault="00CC4A8F" w:rsidP="00CC4A8F"/>
    <w:p w:rsidR="00573083" w:rsidRDefault="00573083" w:rsidP="00CC4A8F">
      <w:r>
        <w:t xml:space="preserve">Server-based model is inherently MPD-centric – all data needed to trigger ad decision is concentrated in the MPD. In case where ad break location (i.e., its start time) is unknown at the MPD generation time, it is necessary to rely on MPD update functionality. </w:t>
      </w:r>
    </w:p>
    <w:p w:rsidR="0042051A" w:rsidRDefault="0042051A"/>
    <w:p w:rsidR="00963FAF" w:rsidRDefault="00963FAF">
      <w:pPr>
        <w:rPr>
          <w:rFonts w:cs="Arial"/>
          <w:b/>
          <w:sz w:val="22"/>
        </w:rPr>
      </w:pPr>
      <w:bookmarkStart w:id="615" w:name="_Toc421284893"/>
      <w:bookmarkStart w:id="616" w:name="_Ref428824302"/>
      <w:bookmarkStart w:id="617" w:name="_Ref428824313"/>
      <w:r>
        <w:br w:type="page"/>
      </w:r>
    </w:p>
    <w:p w:rsidR="00BE5CC5" w:rsidRDefault="00BE5CC5" w:rsidP="00BE5CC5">
      <w:pPr>
        <w:pStyle w:val="Heading2"/>
      </w:pPr>
      <w:bookmarkStart w:id="618" w:name="_Toc490729049"/>
      <w:r>
        <w:t>Network &amp; Server infrastructure</w:t>
      </w:r>
      <w:bookmarkEnd w:id="615"/>
      <w:bookmarkEnd w:id="616"/>
      <w:bookmarkEnd w:id="617"/>
      <w:bookmarkEnd w:id="618"/>
    </w:p>
    <w:p w:rsidR="00BE5CC5" w:rsidRPr="00B50A3C" w:rsidRDefault="00BE5CC5" w:rsidP="00BE5CC5">
      <w:pPr>
        <w:pStyle w:val="Heading3"/>
      </w:pPr>
      <w:bookmarkStart w:id="619" w:name="_Toc417561566"/>
      <w:bookmarkStart w:id="620" w:name="_Toc417561567"/>
      <w:bookmarkStart w:id="621" w:name="_Toc421284894"/>
      <w:bookmarkStart w:id="622" w:name="_Toc490729050"/>
      <w:bookmarkEnd w:id="619"/>
      <w:bookmarkEnd w:id="620"/>
      <w:r w:rsidRPr="00341F7E">
        <w:t>MDC Cluster components</w:t>
      </w:r>
      <w:bookmarkEnd w:id="621"/>
      <w:bookmarkEnd w:id="622"/>
    </w:p>
    <w:p w:rsidR="00BE5CC5" w:rsidRPr="00341F7E" w:rsidRDefault="00BE5CC5" w:rsidP="00BE5CC5">
      <w:r w:rsidRPr="00341F7E">
        <w:t xml:space="preserve">The Spectrum </w:t>
      </w:r>
      <w:r w:rsidR="00BC4F27">
        <w:t xml:space="preserve">MDC </w:t>
      </w:r>
      <w:r w:rsidRPr="00341F7E">
        <w:t>Cluster will have three parts to its components, being</w:t>
      </w:r>
    </w:p>
    <w:p w:rsidR="00BE5CC5" w:rsidRPr="00341F7E" w:rsidRDefault="00BC4F27" w:rsidP="00C11131">
      <w:pPr>
        <w:pStyle w:val="ListParagraph"/>
        <w:numPr>
          <w:ilvl w:val="0"/>
          <w:numId w:val="17"/>
        </w:numPr>
        <w:contextualSpacing/>
        <w:rPr>
          <w:szCs w:val="20"/>
        </w:rPr>
      </w:pPr>
      <w:r>
        <w:rPr>
          <w:szCs w:val="20"/>
        </w:rPr>
        <w:t xml:space="preserve">MDC </w:t>
      </w:r>
      <w:r w:rsidR="00BE5CC5" w:rsidRPr="00341F7E">
        <w:rPr>
          <w:szCs w:val="20"/>
        </w:rPr>
        <w:t>Master Central Manager System (CMS) (Arris supplied)</w:t>
      </w:r>
    </w:p>
    <w:p w:rsidR="00BE5CC5" w:rsidRPr="00341F7E" w:rsidRDefault="00BE5CC5" w:rsidP="00C11131">
      <w:pPr>
        <w:pStyle w:val="ListParagraph"/>
        <w:numPr>
          <w:ilvl w:val="0"/>
          <w:numId w:val="17"/>
        </w:numPr>
        <w:contextualSpacing/>
        <w:rPr>
          <w:szCs w:val="20"/>
        </w:rPr>
      </w:pPr>
      <w:r w:rsidRPr="00341F7E">
        <w:rPr>
          <w:szCs w:val="20"/>
        </w:rPr>
        <w:t>MDC Satellites (Arris supplied)</w:t>
      </w:r>
    </w:p>
    <w:p w:rsidR="00BE5CC5" w:rsidRPr="00341F7E" w:rsidRDefault="00BE5CC5" w:rsidP="00C11131">
      <w:pPr>
        <w:pStyle w:val="ListParagraph"/>
        <w:numPr>
          <w:ilvl w:val="0"/>
          <w:numId w:val="17"/>
        </w:numPr>
        <w:contextualSpacing/>
        <w:rPr>
          <w:szCs w:val="20"/>
        </w:rPr>
      </w:pPr>
      <w:r w:rsidRPr="00341F7E">
        <w:rPr>
          <w:szCs w:val="20"/>
        </w:rPr>
        <w:t>Front-End Load Balancer</w:t>
      </w:r>
    </w:p>
    <w:p w:rsidR="00BE5CC5" w:rsidRPr="00341F7E" w:rsidRDefault="00BE5CC5" w:rsidP="00BE5CC5"/>
    <w:p w:rsidR="00BE5CC5" w:rsidRPr="00341F7E" w:rsidRDefault="00BE5CC5" w:rsidP="00BE5CC5">
      <w:r w:rsidRPr="00341F7E">
        <w:t xml:space="preserve">The Spectrum MDC will be built </w:t>
      </w:r>
      <w:r w:rsidR="000930EE">
        <w:t>as a cluster serving IP VoD</w:t>
      </w:r>
      <w:r w:rsidRPr="00341F7E">
        <w:t>. The cluster will be built as follows:-</w:t>
      </w:r>
    </w:p>
    <w:p w:rsidR="00BE5CC5" w:rsidRPr="00341F7E" w:rsidRDefault="00BC4F27" w:rsidP="00C11131">
      <w:pPr>
        <w:pStyle w:val="ListParagraph"/>
        <w:numPr>
          <w:ilvl w:val="0"/>
          <w:numId w:val="18"/>
        </w:numPr>
        <w:contextualSpacing/>
        <w:rPr>
          <w:szCs w:val="20"/>
        </w:rPr>
      </w:pPr>
      <w:r>
        <w:rPr>
          <w:szCs w:val="20"/>
        </w:rPr>
        <w:t>2</w:t>
      </w:r>
      <w:r w:rsidR="00BE5CC5" w:rsidRPr="00341F7E">
        <w:rPr>
          <w:szCs w:val="20"/>
        </w:rPr>
        <w:t>x primary &amp; 1x redundant – VOD cluster MDC satellites</w:t>
      </w:r>
    </w:p>
    <w:p w:rsidR="00BE5CC5" w:rsidRPr="00341F7E" w:rsidRDefault="00BE5CC5" w:rsidP="00C11131">
      <w:pPr>
        <w:pStyle w:val="ListParagraph"/>
        <w:numPr>
          <w:ilvl w:val="0"/>
          <w:numId w:val="18"/>
        </w:numPr>
        <w:contextualSpacing/>
        <w:rPr>
          <w:szCs w:val="20"/>
        </w:rPr>
      </w:pPr>
      <w:r w:rsidRPr="00341F7E">
        <w:rPr>
          <w:szCs w:val="20"/>
        </w:rPr>
        <w:t>1x main &amp; 1x redundant - Central Manager System (CMS)</w:t>
      </w:r>
    </w:p>
    <w:p w:rsidR="00BE5CC5" w:rsidRPr="00341F7E" w:rsidRDefault="00AF38DB" w:rsidP="00C11131">
      <w:pPr>
        <w:pStyle w:val="ListParagraph"/>
        <w:numPr>
          <w:ilvl w:val="0"/>
          <w:numId w:val="18"/>
        </w:numPr>
        <w:contextualSpacing/>
        <w:rPr>
          <w:szCs w:val="20"/>
        </w:rPr>
      </w:pPr>
      <w:r>
        <w:rPr>
          <w:szCs w:val="20"/>
        </w:rPr>
        <w:t>1</w:t>
      </w:r>
      <w:r w:rsidR="00BE5CC5" w:rsidRPr="00341F7E">
        <w:rPr>
          <w:szCs w:val="20"/>
        </w:rPr>
        <w:t xml:space="preserve">x main &amp; </w:t>
      </w:r>
      <w:r>
        <w:rPr>
          <w:szCs w:val="20"/>
        </w:rPr>
        <w:t>1</w:t>
      </w:r>
      <w:r w:rsidR="00BE5CC5" w:rsidRPr="00341F7E">
        <w:rPr>
          <w:szCs w:val="20"/>
        </w:rPr>
        <w:t>x redundant – Front-End load balancers</w:t>
      </w:r>
    </w:p>
    <w:p w:rsidR="00BE5CC5" w:rsidRPr="00341F7E" w:rsidRDefault="00BE5CC5" w:rsidP="00BE5CC5">
      <w:pPr>
        <w:ind w:left="360"/>
      </w:pPr>
    </w:p>
    <w:p w:rsidR="00BE5CC5" w:rsidRPr="00341F7E" w:rsidRDefault="00BE5CC5" w:rsidP="00BE5CC5">
      <w:r w:rsidRPr="00341F7E">
        <w:t xml:space="preserve">The MDC platform will be built at both Langley &amp; </w:t>
      </w:r>
      <w:proofErr w:type="spellStart"/>
      <w:r w:rsidRPr="00341F7E">
        <w:t>Knowsley</w:t>
      </w:r>
      <w:proofErr w:type="spellEnd"/>
      <w:r w:rsidRPr="00341F7E">
        <w:t xml:space="preserve"> to ensure disaster recovery operation.</w:t>
      </w:r>
      <w:r w:rsidR="007525FF">
        <w:t xml:space="preserve"> </w:t>
      </w:r>
      <w:r w:rsidR="001C0252">
        <w:t>For the MDC clusters, failover is effectively automatic since the clusters are being run in an active/active configuration.</w:t>
      </w:r>
    </w:p>
    <w:p w:rsidR="003A4506" w:rsidRDefault="003A4506" w:rsidP="00BE5CC5"/>
    <w:p w:rsidR="003A4506" w:rsidRDefault="003A4506" w:rsidP="00373B5E">
      <w:pPr>
        <w:pStyle w:val="Heading4"/>
      </w:pPr>
      <w:bookmarkStart w:id="623" w:name="_Toc490729051"/>
      <w:r>
        <w:t>MDC Cluster Component Scaling Considerations</w:t>
      </w:r>
      <w:bookmarkEnd w:id="623"/>
    </w:p>
    <w:p w:rsidR="00F6574E" w:rsidRDefault="003A4506" w:rsidP="00373B5E">
      <w:r>
        <w:t>Determination of the number of MDC cluster components required for the VOD</w:t>
      </w:r>
      <w:r w:rsidR="00F6574E">
        <w:t xml:space="preserve"> </w:t>
      </w:r>
      <w:r w:rsidR="00627763">
        <w:t xml:space="preserve">deployments </w:t>
      </w:r>
      <w:r w:rsidR="00F6574E">
        <w:t>are based on the following:</w:t>
      </w:r>
    </w:p>
    <w:p w:rsidR="00B50A3C" w:rsidRDefault="00B50A3C" w:rsidP="00373B5E"/>
    <w:p w:rsidR="003A4506" w:rsidRDefault="003A4506" w:rsidP="00373B5E">
      <w:r>
        <w:t xml:space="preserve"> </w:t>
      </w:r>
      <w:r w:rsidR="00F6574E">
        <w:t xml:space="preserve">The specifications of the servers on which each Cluster Manager or Satellite instance shall be loaded are given in </w:t>
      </w:r>
      <w:r w:rsidR="008F3D2A">
        <w:fldChar w:fldCharType="begin"/>
      </w:r>
      <w:r w:rsidR="008F3D2A">
        <w:instrText xml:space="preserve"> REF _Ref428906458 \h </w:instrText>
      </w:r>
      <w:r w:rsidR="008F3D2A">
        <w:fldChar w:fldCharType="separate"/>
      </w:r>
      <w:r w:rsidR="000A5A58" w:rsidRPr="00230FB0">
        <w:t>References</w:t>
      </w:r>
      <w:r w:rsidR="008F3D2A">
        <w:fldChar w:fldCharType="end"/>
      </w:r>
      <w:r w:rsidR="001B4167">
        <w:t xml:space="preserve"> </w:t>
      </w:r>
      <w:r w:rsidR="00F6574E">
        <w:t xml:space="preserve">document </w:t>
      </w:r>
      <w:r w:rsidR="008F3D2A">
        <w:t xml:space="preserve">- Ref15 </w:t>
      </w:r>
      <w:r w:rsidR="008F3D2A" w:rsidRPr="008F3D2A">
        <w:t>VOD Advertising Manifest Manipulator Infrastructure</w:t>
      </w:r>
      <w:r w:rsidR="008F3D2A">
        <w:t xml:space="preserve">, </w:t>
      </w:r>
      <w:r w:rsidR="008F3D2A" w:rsidRPr="008F3D2A">
        <w:t xml:space="preserve"> </w:t>
      </w:r>
    </w:p>
    <w:p w:rsidR="00F6574E" w:rsidRDefault="00F6574E" w:rsidP="00F6574E"/>
    <w:p w:rsidR="00F6574E" w:rsidRDefault="00F6574E" w:rsidP="00F6574E">
      <w:r>
        <w:t>VOD Sessions:</w:t>
      </w:r>
    </w:p>
    <w:p w:rsidR="00F6574E" w:rsidRDefault="00496AD8" w:rsidP="00B50A3C">
      <w:pPr>
        <w:pStyle w:val="Normal-BulletCompact"/>
      </w:pPr>
      <w:r>
        <w:t>32</w:t>
      </w:r>
      <w:r w:rsidR="00F6574E">
        <w:t xml:space="preserve">k concurrent </w:t>
      </w:r>
      <w:r w:rsidR="000930EE">
        <w:t xml:space="preserve">MPEG-DASH </w:t>
      </w:r>
      <w:r w:rsidR="00F6574E">
        <w:t>sessions</w:t>
      </w:r>
    </w:p>
    <w:p w:rsidR="00F6574E" w:rsidRDefault="00F6574E" w:rsidP="00B50A3C">
      <w:pPr>
        <w:pStyle w:val="Normal-BulletCompact"/>
      </w:pPr>
      <w:r>
        <w:t>Average length of each VOD session is 20 minutes</w:t>
      </w:r>
    </w:p>
    <w:p w:rsidR="00F6574E" w:rsidRDefault="00F6574E" w:rsidP="00B50A3C">
      <w:pPr>
        <w:pStyle w:val="Normal-BulletCompact"/>
      </w:pPr>
      <w:r>
        <w:t xml:space="preserve">Length of each DASH media </w:t>
      </w:r>
      <w:r w:rsidR="00627763">
        <w:t>segmen</w:t>
      </w:r>
      <w:r>
        <w:t>t is around 4 seconds</w:t>
      </w:r>
    </w:p>
    <w:p w:rsidR="00F6574E" w:rsidRPr="003A4506" w:rsidRDefault="00F6574E" w:rsidP="00373B5E">
      <w:pPr>
        <w:pStyle w:val="ListParagraph"/>
      </w:pPr>
    </w:p>
    <w:p w:rsidR="00BE5CC5" w:rsidRDefault="00BE5CC5" w:rsidP="00B50A3C">
      <w:pPr>
        <w:pStyle w:val="Heading3"/>
      </w:pPr>
      <w:bookmarkStart w:id="624" w:name="_Toc421284895"/>
      <w:bookmarkStart w:id="625" w:name="_Toc490729052"/>
      <w:proofErr w:type="spellStart"/>
      <w:r w:rsidRPr="00341F7E">
        <w:t>Blackarrow</w:t>
      </w:r>
      <w:proofErr w:type="spellEnd"/>
      <w:r w:rsidRPr="00341F7E">
        <w:t xml:space="preserve"> &amp; SeaChange components</w:t>
      </w:r>
      <w:bookmarkEnd w:id="624"/>
      <w:bookmarkEnd w:id="625"/>
    </w:p>
    <w:p w:rsidR="00BE5CC5" w:rsidRPr="008A11DB" w:rsidRDefault="00BE5CC5" w:rsidP="000930EE">
      <w:pPr>
        <w:rPr>
          <w:lang w:val="en-US"/>
        </w:rPr>
      </w:pPr>
      <w:proofErr w:type="spellStart"/>
      <w:r>
        <w:t>Blackarrow</w:t>
      </w:r>
      <w:proofErr w:type="spellEnd"/>
      <w:r>
        <w:t xml:space="preserve"> platform is already live and was delivered by the VOD QAM advert insertion program. The infrastructure </w:t>
      </w:r>
      <w:r w:rsidR="00496AD8">
        <w:t>is already</w:t>
      </w:r>
      <w:r>
        <w:t xml:space="preserve"> scaled to </w:t>
      </w:r>
      <w:r w:rsidR="00496AD8">
        <w:t>support the anticipated</w:t>
      </w:r>
      <w:r>
        <w:t xml:space="preserve"> load. The Spectrum MDC platform will talk to the </w:t>
      </w:r>
      <w:proofErr w:type="spellStart"/>
      <w:r>
        <w:t>Blackarrow</w:t>
      </w:r>
      <w:proofErr w:type="spellEnd"/>
      <w:r>
        <w:t xml:space="preserve"> runtime servers within Langley and </w:t>
      </w:r>
      <w:proofErr w:type="spellStart"/>
      <w:r>
        <w:t>Knowsley</w:t>
      </w:r>
      <w:proofErr w:type="spellEnd"/>
      <w:r>
        <w:t xml:space="preserve">. Documentation of this infrastructure and </w:t>
      </w:r>
      <w:r w:rsidRPr="008A11DB">
        <w:t xml:space="preserve">connectivity can be found within </w:t>
      </w:r>
      <w:r w:rsidRPr="008A11DB">
        <w:rPr>
          <w:lang w:val="en-US"/>
        </w:rPr>
        <w:t>VoD Advert Replacement - VoD Advert Replacement</w:t>
      </w:r>
      <w:r w:rsidR="00963FAF" w:rsidRPr="008A11DB">
        <w:rPr>
          <w:lang w:val="en-US"/>
        </w:rPr>
        <w:t xml:space="preserve"> </w:t>
      </w:r>
      <w:r w:rsidRPr="008A11DB">
        <w:rPr>
          <w:lang w:val="en-US"/>
        </w:rPr>
        <w:t>High Level Architecture (HLA_BlackArrow_1_0ca.doc</w:t>
      </w:r>
      <w:proofErr w:type="gramStart"/>
      <w:r w:rsidRPr="008A11DB">
        <w:rPr>
          <w:lang w:val="en-US"/>
        </w:rPr>
        <w:t>)</w:t>
      </w:r>
      <w:r w:rsidR="00963FAF" w:rsidRPr="008A11DB">
        <w:rPr>
          <w:lang w:val="en-US"/>
        </w:rPr>
        <w:t>-</w:t>
      </w:r>
      <w:proofErr w:type="gramEnd"/>
      <w:r w:rsidR="00963FAF" w:rsidRPr="008A11DB">
        <w:rPr>
          <w:lang w:val="en-US"/>
        </w:rPr>
        <w:t xml:space="preserve"> in </w:t>
      </w:r>
      <w:r w:rsidR="00963FAF">
        <w:rPr>
          <w:lang w:val="en-US"/>
        </w:rPr>
        <w:fldChar w:fldCharType="begin"/>
      </w:r>
      <w:r w:rsidR="00963FAF">
        <w:rPr>
          <w:lang w:val="en-US"/>
        </w:rPr>
        <w:instrText xml:space="preserve"> REF _Ref428912393 \h </w:instrText>
      </w:r>
      <w:r w:rsidR="000930EE">
        <w:rPr>
          <w:lang w:val="en-US"/>
        </w:rPr>
        <w:instrText xml:space="preserve"> \* MERGEFORMAT </w:instrText>
      </w:r>
      <w:r w:rsidR="00963FAF">
        <w:rPr>
          <w:lang w:val="en-US"/>
        </w:rPr>
      </w:r>
      <w:r w:rsidR="00963FAF">
        <w:rPr>
          <w:lang w:val="en-US"/>
        </w:rPr>
        <w:fldChar w:fldCharType="separate"/>
      </w:r>
      <w:r w:rsidR="000A5A58" w:rsidRPr="00230FB0">
        <w:t>References</w:t>
      </w:r>
      <w:r w:rsidR="00963FAF">
        <w:rPr>
          <w:lang w:val="en-US"/>
        </w:rPr>
        <w:fldChar w:fldCharType="end"/>
      </w:r>
    </w:p>
    <w:p w:rsidR="00BE5CC5" w:rsidRDefault="00BE5CC5" w:rsidP="000930EE"/>
    <w:p w:rsidR="00BE5CC5" w:rsidRDefault="00BE5CC5" w:rsidP="000930EE">
      <w:pPr>
        <w:rPr>
          <w:i/>
        </w:rPr>
      </w:pPr>
      <w:r>
        <w:t xml:space="preserve">The SeaChange Adrenalin platform are already Live (or will be live). Documentation of this infrastructure and connectivity </w:t>
      </w:r>
      <w:r w:rsidRPr="008A11DB">
        <w:t xml:space="preserve">can be found in </w:t>
      </w:r>
      <w:r w:rsidRPr="008A11DB">
        <w:rPr>
          <w:i/>
        </w:rPr>
        <w:t xml:space="preserve">1008264: STB VOD Re-launch – </w:t>
      </w:r>
      <w:r w:rsidR="00963FAF" w:rsidRPr="008A11DB">
        <w:rPr>
          <w:i/>
        </w:rPr>
        <w:t xml:space="preserve">in </w:t>
      </w:r>
      <w:r w:rsidR="00963FAF" w:rsidRPr="008A11DB">
        <w:rPr>
          <w:i/>
        </w:rPr>
        <w:fldChar w:fldCharType="begin"/>
      </w:r>
      <w:r w:rsidR="00963FAF" w:rsidRPr="008A11DB">
        <w:rPr>
          <w:i/>
        </w:rPr>
        <w:instrText xml:space="preserve"> REF _Ref428912406 \h </w:instrText>
      </w:r>
      <w:r w:rsidR="00963FAF">
        <w:rPr>
          <w:i/>
        </w:rPr>
        <w:instrText xml:space="preserve"> \* MERGEFORMAT </w:instrText>
      </w:r>
      <w:r w:rsidR="00963FAF" w:rsidRPr="008A11DB">
        <w:rPr>
          <w:i/>
        </w:rPr>
      </w:r>
      <w:r w:rsidR="00963FAF" w:rsidRPr="008A11DB">
        <w:rPr>
          <w:i/>
        </w:rPr>
        <w:fldChar w:fldCharType="separate"/>
      </w:r>
      <w:r w:rsidR="000A5A58" w:rsidRPr="00230FB0">
        <w:t>References</w:t>
      </w:r>
      <w:r w:rsidR="00963FAF" w:rsidRPr="008A11DB">
        <w:rPr>
          <w:i/>
        </w:rPr>
        <w:fldChar w:fldCharType="end"/>
      </w:r>
    </w:p>
    <w:p w:rsidR="00BE5CC5" w:rsidRDefault="00BE5CC5" w:rsidP="000930EE"/>
    <w:p w:rsidR="00BE5CC5" w:rsidRDefault="00BE5CC5" w:rsidP="000930EE">
      <w:r>
        <w:t>The connections between the systems are as follows:-</w:t>
      </w:r>
    </w:p>
    <w:p w:rsidR="00BE5CC5" w:rsidRDefault="00BE5CC5" w:rsidP="000930EE"/>
    <w:p w:rsidR="00400E09" w:rsidRDefault="000930EE" w:rsidP="000930EE">
      <w:pPr>
        <w:keepNext/>
      </w:pPr>
      <w:r w:rsidRPr="000930EE">
        <w:rPr>
          <w:noProof/>
          <w:lang w:eastAsia="en-GB"/>
        </w:rPr>
        <w:drawing>
          <wp:inline distT="0" distB="0" distL="0" distR="0" wp14:anchorId="142DED60" wp14:editId="40F8495A">
            <wp:extent cx="5904230" cy="4053481"/>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04230" cy="4053481"/>
                    </a:xfrm>
                    <a:prstGeom prst="rect">
                      <a:avLst/>
                    </a:prstGeom>
                  </pic:spPr>
                </pic:pic>
              </a:graphicData>
            </a:graphic>
          </wp:inline>
        </w:drawing>
      </w:r>
    </w:p>
    <w:p w:rsidR="00400E09" w:rsidRDefault="00400E09" w:rsidP="00341F7E">
      <w:pPr>
        <w:pStyle w:val="Caption"/>
        <w:jc w:val="center"/>
      </w:pPr>
      <w:bookmarkStart w:id="626" w:name="_Toc490729117"/>
      <w:r>
        <w:t xml:space="preserve">Figure </w:t>
      </w:r>
      <w:fldSimple w:instr=" STYLEREF 1 \s ">
        <w:r w:rsidR="000A5A58">
          <w:rPr>
            <w:noProof/>
          </w:rPr>
          <w:t>6</w:t>
        </w:r>
      </w:fldSimple>
      <w:r>
        <w:noBreakHyphen/>
      </w:r>
      <w:fldSimple w:instr=" SEQ Figure \* ARABIC \s 1 ">
        <w:r w:rsidR="000A5A58">
          <w:rPr>
            <w:noProof/>
          </w:rPr>
          <w:t>8</w:t>
        </w:r>
      </w:fldSimple>
      <w:r>
        <w:t xml:space="preserve"> - MDC connections</w:t>
      </w:r>
      <w:bookmarkEnd w:id="626"/>
    </w:p>
    <w:p w:rsidR="00400E09" w:rsidRDefault="00400E09" w:rsidP="00BE5CC5"/>
    <w:p w:rsidR="00400E09" w:rsidRDefault="00400E09" w:rsidP="00341F7E">
      <w:pPr>
        <w:keepNext/>
      </w:pPr>
      <w:r>
        <w:rPr>
          <w:noProof/>
          <w:lang w:eastAsia="en-GB"/>
        </w:rPr>
        <w:drawing>
          <wp:anchor distT="0" distB="0" distL="114300" distR="114300" simplePos="0" relativeHeight="251658240" behindDoc="0" locked="0" layoutInCell="1" allowOverlap="1" wp14:anchorId="1022D47F" wp14:editId="233EB49A">
            <wp:simplePos x="0" y="0"/>
            <wp:positionH relativeFrom="column">
              <wp:posOffset>96</wp:posOffset>
            </wp:positionH>
            <wp:positionV relativeFrom="paragraph">
              <wp:posOffset>335</wp:posOffset>
            </wp:positionV>
            <wp:extent cx="5907024" cy="5065776"/>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7024" cy="50657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0E09" w:rsidRDefault="00400E09" w:rsidP="00341F7E">
      <w:pPr>
        <w:pStyle w:val="Caption"/>
        <w:jc w:val="center"/>
      </w:pPr>
      <w:bookmarkStart w:id="627" w:name="_Toc490729118"/>
      <w:r>
        <w:t xml:space="preserve">Figure </w:t>
      </w:r>
      <w:fldSimple w:instr=" STYLEREF 1 \s ">
        <w:r w:rsidR="000A5A58">
          <w:rPr>
            <w:noProof/>
          </w:rPr>
          <w:t>6</w:t>
        </w:r>
      </w:fldSimple>
      <w:r>
        <w:noBreakHyphen/>
      </w:r>
      <w:fldSimple w:instr=" SEQ Figure \* ARABIC \s 1 ">
        <w:r w:rsidR="000A5A58">
          <w:rPr>
            <w:noProof/>
          </w:rPr>
          <w:t>9</w:t>
        </w:r>
      </w:fldSimple>
      <w:r>
        <w:t xml:space="preserve"> - Arris, BA &amp; SeaChange connections</w:t>
      </w:r>
      <w:bookmarkEnd w:id="627"/>
    </w:p>
    <w:p w:rsidR="00400E09" w:rsidRDefault="00400E09" w:rsidP="00BE5CC5"/>
    <w:p w:rsidR="00400E09" w:rsidRDefault="00400E09" w:rsidP="00BE5CC5"/>
    <w:p w:rsidR="005B6342" w:rsidRDefault="005B6342">
      <w:pPr>
        <w:rPr>
          <w:rFonts w:cs="Arial"/>
          <w:b/>
          <w:kern w:val="28"/>
          <w:sz w:val="28"/>
        </w:rPr>
      </w:pPr>
      <w:r>
        <w:br w:type="page"/>
      </w:r>
    </w:p>
    <w:p w:rsidR="002C5764" w:rsidRDefault="002C5764" w:rsidP="002C5764">
      <w:pPr>
        <w:pStyle w:val="Heading2"/>
      </w:pPr>
      <w:bookmarkStart w:id="628" w:name="_Toc490729053"/>
      <w:r>
        <w:t>Platform Monitoring</w:t>
      </w:r>
      <w:bookmarkEnd w:id="628"/>
    </w:p>
    <w:p w:rsidR="002C5764" w:rsidRDefault="002C5764" w:rsidP="002C5764">
      <w:r>
        <w:t xml:space="preserve">All components need to be integrated into Virgin Media’s operational monitoring framework. This is implemented on top of the Nagios and </w:t>
      </w:r>
      <w:proofErr w:type="spellStart"/>
      <w:r>
        <w:t>Netcool</w:t>
      </w:r>
      <w:proofErr w:type="spellEnd"/>
      <w:r>
        <w:t xml:space="preserve"> products. Specifics listed in the following sections.</w:t>
      </w:r>
    </w:p>
    <w:p w:rsidR="001A41D7" w:rsidRDefault="001A41D7" w:rsidP="002C5764"/>
    <w:p w:rsidR="002C5764" w:rsidRDefault="002C5764" w:rsidP="001A41D7">
      <w:pPr>
        <w:pStyle w:val="Heading3"/>
      </w:pPr>
      <w:bookmarkStart w:id="629" w:name="_Toc490729054"/>
      <w:proofErr w:type="spellStart"/>
      <w:r>
        <w:t>Seachange</w:t>
      </w:r>
      <w:proofErr w:type="spellEnd"/>
      <w:r>
        <w:t xml:space="preserve"> Platforms</w:t>
      </w:r>
      <w:bookmarkEnd w:id="629"/>
    </w:p>
    <w:p w:rsidR="001A41D7" w:rsidRDefault="001A41D7" w:rsidP="001A41D7">
      <w:r>
        <w:t>This is existing infrastructure that is being extended for IP VoD. Platform monitoring is already in place.</w:t>
      </w:r>
    </w:p>
    <w:p w:rsidR="002C5764" w:rsidRDefault="002C5764" w:rsidP="002C5764"/>
    <w:p w:rsidR="002C5764" w:rsidRDefault="002C5764" w:rsidP="002C5764">
      <w:pPr>
        <w:pStyle w:val="Heading3"/>
      </w:pPr>
      <w:bookmarkStart w:id="630" w:name="_Toc490729055"/>
      <w:r>
        <w:t>Ericsson VSPP</w:t>
      </w:r>
      <w:bookmarkEnd w:id="630"/>
    </w:p>
    <w:p w:rsidR="002C5764" w:rsidRDefault="002C5764" w:rsidP="002C5764">
      <w:r>
        <w:t>Monitoring requirements covered in the ingest specification.</w:t>
      </w:r>
      <w:r w:rsidR="00114BF7">
        <w:t xml:space="preserve"> [</w:t>
      </w:r>
      <w:proofErr w:type="spellStart"/>
      <w:r w:rsidR="00114BF7" w:rsidRPr="00114BF7">
        <w:t>Technology_HLA_IP</w:t>
      </w:r>
      <w:proofErr w:type="spellEnd"/>
      <w:r w:rsidR="00114BF7" w:rsidRPr="00114BF7">
        <w:t xml:space="preserve"> VoD </w:t>
      </w:r>
      <w:proofErr w:type="gramStart"/>
      <w:r w:rsidR="00114BF7" w:rsidRPr="00114BF7">
        <w:t>Ingest(</w:t>
      </w:r>
      <w:proofErr w:type="gramEnd"/>
      <w:r w:rsidR="00114BF7" w:rsidRPr="00114BF7">
        <w:t>VSPP)_VMUK_v1_2.docx</w:t>
      </w:r>
      <w:r w:rsidR="00114BF7">
        <w:t>]</w:t>
      </w:r>
    </w:p>
    <w:p w:rsidR="002C5764" w:rsidRPr="002C5764" w:rsidRDefault="002C5764" w:rsidP="002C5764"/>
    <w:p w:rsidR="002C5764" w:rsidRDefault="002C5764" w:rsidP="002C5764">
      <w:pPr>
        <w:pStyle w:val="Heading3"/>
      </w:pPr>
      <w:bookmarkStart w:id="631" w:name="_Toc490729056"/>
      <w:r>
        <w:t>Cadent Platforms</w:t>
      </w:r>
      <w:bookmarkEnd w:id="631"/>
    </w:p>
    <w:p w:rsidR="002C5764" w:rsidRDefault="002C5764" w:rsidP="002C5764">
      <w:r>
        <w:t>This is existing infrastructure that is being extended for IP VoD. Platform monitoring is already in place.</w:t>
      </w:r>
    </w:p>
    <w:p w:rsidR="002C5764" w:rsidRPr="002C5764" w:rsidRDefault="002C5764" w:rsidP="002C5764"/>
    <w:p w:rsidR="002C5764" w:rsidRDefault="002C5764" w:rsidP="002C5764">
      <w:pPr>
        <w:pStyle w:val="Heading3"/>
      </w:pPr>
      <w:bookmarkStart w:id="632" w:name="_Toc490729057"/>
      <w:r>
        <w:t>Arris MDC</w:t>
      </w:r>
      <w:bookmarkEnd w:id="632"/>
    </w:p>
    <w:p w:rsidR="002C5764" w:rsidRDefault="002C5764" w:rsidP="002C5764">
      <w:r>
        <w:t xml:space="preserve">Platform monitoring will need to integrate into Nagios and </w:t>
      </w:r>
      <w:proofErr w:type="spellStart"/>
      <w:r>
        <w:t>Netcool</w:t>
      </w:r>
      <w:proofErr w:type="spellEnd"/>
      <w:r>
        <w:t>. At a minimum, the following should be monitored –</w:t>
      </w:r>
    </w:p>
    <w:p w:rsidR="002C5764" w:rsidRDefault="001A41D7" w:rsidP="001A41D7">
      <w:pPr>
        <w:pStyle w:val="ListBullet2"/>
      </w:pPr>
      <w:r>
        <w:t>All hardware or VMs should be monitored for general health with active polling from the monitoring system to detect hardware failures,</w:t>
      </w:r>
    </w:p>
    <w:p w:rsidR="001A41D7" w:rsidRDefault="001A41D7" w:rsidP="001A41D7">
      <w:pPr>
        <w:pStyle w:val="ListBullet2"/>
      </w:pPr>
      <w:r>
        <w:t>Health of all network interfaces to be monitored for general health,</w:t>
      </w:r>
    </w:p>
    <w:p w:rsidR="001A41D7" w:rsidRDefault="001A41D7" w:rsidP="001A41D7">
      <w:pPr>
        <w:pStyle w:val="ListBullet2"/>
      </w:pPr>
      <w:r>
        <w:t>Key services to be monitored for health,</w:t>
      </w:r>
    </w:p>
    <w:p w:rsidR="001A41D7" w:rsidRDefault="001A41D7" w:rsidP="001A41D7">
      <w:pPr>
        <w:pStyle w:val="ListBullet2"/>
      </w:pPr>
      <w:r>
        <w:t>SNMP traps to be configured to report alarm conditions to Nagios.</w:t>
      </w:r>
    </w:p>
    <w:p w:rsidR="001A41D7" w:rsidRDefault="001A41D7" w:rsidP="001A41D7">
      <w:pPr>
        <w:pStyle w:val="ListBullet2"/>
        <w:numPr>
          <w:ilvl w:val="0"/>
          <w:numId w:val="0"/>
        </w:numPr>
        <w:ind w:left="641" w:hanging="357"/>
      </w:pPr>
    </w:p>
    <w:p w:rsidR="00BC4F27" w:rsidRDefault="00BC4F27" w:rsidP="002C5764">
      <w:r w:rsidRPr="00BC4F27">
        <w:t xml:space="preserve">The main monitoring is from LB to satellites for the </w:t>
      </w:r>
      <w:r w:rsidRPr="00BC4F27">
        <w:rPr>
          <w:rStyle w:val="CodeSnippetBoxed"/>
        </w:rPr>
        <w:t>/rest/</w:t>
      </w:r>
      <w:proofErr w:type="spellStart"/>
      <w:r w:rsidRPr="00BC4F27">
        <w:rPr>
          <w:rStyle w:val="CodeSnippetBoxed"/>
        </w:rPr>
        <w:t>healthcheck</w:t>
      </w:r>
      <w:proofErr w:type="spellEnd"/>
      <w:r w:rsidRPr="00BC4F27">
        <w:t xml:space="preserve"> (remove the node from load distribution if no return of HTTP 200 OK).  Each MDC instances (Satellites &amp; CMS servers provide /rest interface with </w:t>
      </w:r>
      <w:proofErr w:type="spellStart"/>
      <w:r w:rsidRPr="00BC4F27">
        <w:t>healthcheck</w:t>
      </w:r>
      <w:proofErr w:type="spellEnd"/>
      <w:r w:rsidRPr="00BC4F27">
        <w:t xml:space="preserve"> and other stats).  They can also be configured to return the SNMP traps.</w:t>
      </w:r>
    </w:p>
    <w:p w:rsidR="002C5764" w:rsidRPr="002C5764" w:rsidRDefault="002C5764" w:rsidP="002C5764"/>
    <w:p w:rsidR="002C5764" w:rsidRDefault="002C5764" w:rsidP="002C5764">
      <w:pPr>
        <w:pStyle w:val="Heading3"/>
      </w:pPr>
      <w:bookmarkStart w:id="633" w:name="_Toc490729058"/>
      <w:r>
        <w:t>CDN</w:t>
      </w:r>
      <w:bookmarkEnd w:id="633"/>
    </w:p>
    <w:p w:rsidR="001A41D7" w:rsidRDefault="001A41D7" w:rsidP="001A41D7">
      <w:r>
        <w:t>This is existing infrastructure that is being extended for IP VoD. Platform monitoring is already in place.</w:t>
      </w:r>
    </w:p>
    <w:p w:rsidR="001A41D7" w:rsidRPr="001A41D7" w:rsidRDefault="001A41D7" w:rsidP="001A41D7"/>
    <w:p w:rsidR="002C5764" w:rsidRDefault="002C5764" w:rsidP="002C5764">
      <w:pPr>
        <w:pStyle w:val="Heading3"/>
      </w:pPr>
      <w:bookmarkStart w:id="634" w:name="_Toc490729059"/>
      <w:r>
        <w:t>Varnish Cache and Load Balancer</w:t>
      </w:r>
      <w:bookmarkEnd w:id="634"/>
    </w:p>
    <w:p w:rsidR="001A41D7" w:rsidRDefault="001A41D7" w:rsidP="001A41D7">
      <w:r>
        <w:t xml:space="preserve">Platform monitoring will need to integrate into Nagios and </w:t>
      </w:r>
      <w:proofErr w:type="spellStart"/>
      <w:r>
        <w:t>Netcool</w:t>
      </w:r>
      <w:proofErr w:type="spellEnd"/>
      <w:r>
        <w:t>. At a minimum, the following should be monitored –</w:t>
      </w:r>
    </w:p>
    <w:p w:rsidR="001A41D7" w:rsidRDefault="001A41D7" w:rsidP="001A41D7">
      <w:pPr>
        <w:pStyle w:val="ListBullet2"/>
      </w:pPr>
      <w:r>
        <w:t>All hardware or VMs should be monitored for general health with active polling from the monitoring system to detect hardware failures,</w:t>
      </w:r>
    </w:p>
    <w:p w:rsidR="001A41D7" w:rsidRDefault="001A41D7" w:rsidP="001A41D7">
      <w:pPr>
        <w:pStyle w:val="ListBullet2"/>
      </w:pPr>
      <w:r>
        <w:t>Health of all network interfaces to be monitored for general health,</w:t>
      </w:r>
    </w:p>
    <w:p w:rsidR="001A41D7" w:rsidRDefault="001A41D7" w:rsidP="001A41D7">
      <w:pPr>
        <w:pStyle w:val="ListBullet2"/>
      </w:pPr>
      <w:r>
        <w:t>Key services to be monitored for health,</w:t>
      </w:r>
    </w:p>
    <w:p w:rsidR="001A41D7" w:rsidRDefault="001A41D7" w:rsidP="001A41D7">
      <w:pPr>
        <w:pStyle w:val="ListBullet2"/>
      </w:pPr>
      <w:r>
        <w:t>SNMP traps to be configured to report alarm conditions to Nagios.</w:t>
      </w:r>
    </w:p>
    <w:p w:rsidR="001A41D7" w:rsidRPr="001A41D7" w:rsidRDefault="001A41D7" w:rsidP="001A41D7"/>
    <w:p w:rsidR="002C5764" w:rsidRDefault="002C5764" w:rsidP="002C5764">
      <w:pPr>
        <w:pStyle w:val="Heading3"/>
      </w:pPr>
      <w:bookmarkStart w:id="635" w:name="_Toc490729060"/>
      <w:r>
        <w:t>F5 Load Balancers</w:t>
      </w:r>
      <w:bookmarkEnd w:id="635"/>
    </w:p>
    <w:p w:rsidR="001A41D7" w:rsidRDefault="001A41D7" w:rsidP="001A41D7">
      <w:r>
        <w:t>This is existing infrastructure that is being extended for IP VoD. Platform monitoring is already in place. Where new instances are deployed, these should be monitored in the same way as the existing instances.</w:t>
      </w:r>
    </w:p>
    <w:p w:rsidR="001A41D7" w:rsidRPr="001A41D7" w:rsidRDefault="001A41D7" w:rsidP="001A41D7"/>
    <w:p w:rsidR="005B6342" w:rsidRPr="00230FB0" w:rsidRDefault="005B6342" w:rsidP="005B6342">
      <w:pPr>
        <w:pStyle w:val="Heading1"/>
      </w:pPr>
      <w:bookmarkStart w:id="636" w:name="_Toc490729061"/>
      <w:r w:rsidRPr="00230FB0">
        <w:t>Non Functional Aspects</w:t>
      </w:r>
      <w:bookmarkEnd w:id="636"/>
    </w:p>
    <w:p w:rsidR="005B6342" w:rsidRDefault="005B6342" w:rsidP="00341F7E">
      <w:pPr>
        <w:pStyle w:val="Heading2"/>
      </w:pPr>
      <w:bookmarkStart w:id="637" w:name="_Toc490729062"/>
      <w:proofErr w:type="spellStart"/>
      <w:r>
        <w:t>Volumetrics</w:t>
      </w:r>
      <w:proofErr w:type="spellEnd"/>
      <w:r>
        <w:t xml:space="preserve"> &amp; Capacity</w:t>
      </w:r>
      <w:bookmarkEnd w:id="637"/>
      <w:r>
        <w:t xml:space="preserve"> </w:t>
      </w:r>
    </w:p>
    <w:p w:rsidR="004D0E66" w:rsidRDefault="004D0E66" w:rsidP="005B6342">
      <w:pPr>
        <w:pStyle w:val="Heading3"/>
      </w:pPr>
      <w:bookmarkStart w:id="638" w:name="_Toc490729063"/>
      <w:bookmarkStart w:id="639" w:name="_Toc421284896"/>
      <w:r>
        <w:t>Non Functional Requirements</w:t>
      </w:r>
      <w:bookmarkEnd w:id="638"/>
    </w:p>
    <w:p w:rsidR="004D0E66" w:rsidRDefault="004D0E66" w:rsidP="004D0E66">
      <w:r>
        <w:t xml:space="preserve">The volume calculations presented in the following sections are driven by the non-functional requirements documentation </w:t>
      </w:r>
      <w:r w:rsidR="0006118C">
        <w:t xml:space="preserve">which is summarised in the </w:t>
      </w:r>
      <w:r w:rsidR="0006118C" w:rsidRPr="0006118C">
        <w:rPr>
          <w:b/>
          <w:i/>
        </w:rPr>
        <w:t>20170509 TiVo7a – IPVOD consolidated NFRs v0.1.pptx</w:t>
      </w:r>
      <w:r w:rsidR="0006118C">
        <w:t xml:space="preserve"> slide pack, this being an amalgamation of requirements contained in other documents. Specifically, the requirements (paraphrased) driving these calculations are-</w:t>
      </w:r>
    </w:p>
    <w:p w:rsidR="0006118C" w:rsidRDefault="0006118C" w:rsidP="004D0E66"/>
    <w:tbl>
      <w:tblPr>
        <w:tblStyle w:val="VMTableLeftTopHeader"/>
        <w:tblW w:w="0" w:type="auto"/>
        <w:tblLook w:val="04A0" w:firstRow="1" w:lastRow="0" w:firstColumn="1" w:lastColumn="0" w:noHBand="0" w:noVBand="1"/>
      </w:tblPr>
      <w:tblGrid>
        <w:gridCol w:w="936"/>
        <w:gridCol w:w="4394"/>
        <w:gridCol w:w="4138"/>
      </w:tblGrid>
      <w:tr w:rsidR="0006118C" w:rsidTr="00061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rsidR="0006118C" w:rsidRDefault="0006118C" w:rsidP="004D0E66">
            <w:proofErr w:type="spellStart"/>
            <w:r>
              <w:t>Req</w:t>
            </w:r>
            <w:proofErr w:type="spellEnd"/>
          </w:p>
        </w:tc>
        <w:tc>
          <w:tcPr>
            <w:tcW w:w="4394" w:type="dxa"/>
          </w:tcPr>
          <w:p w:rsidR="0006118C" w:rsidRDefault="0006118C" w:rsidP="004D0E66">
            <w:pPr>
              <w:cnfStyle w:val="100000000000" w:firstRow="1" w:lastRow="0" w:firstColumn="0" w:lastColumn="0" w:oddVBand="0" w:evenVBand="0" w:oddHBand="0" w:evenHBand="0" w:firstRowFirstColumn="0" w:firstRowLastColumn="0" w:lastRowFirstColumn="0" w:lastRowLastColumn="0"/>
            </w:pPr>
            <w:r>
              <w:t>Description</w:t>
            </w:r>
          </w:p>
        </w:tc>
        <w:tc>
          <w:tcPr>
            <w:tcW w:w="4138" w:type="dxa"/>
          </w:tcPr>
          <w:p w:rsidR="0006118C" w:rsidRDefault="0006118C" w:rsidP="004D0E66">
            <w:pPr>
              <w:cnfStyle w:val="100000000000" w:firstRow="1" w:lastRow="0" w:firstColumn="0" w:lastColumn="0" w:oddVBand="0" w:evenVBand="0" w:oddHBand="0" w:evenHBand="0" w:firstRowFirstColumn="0" w:firstRowLastColumn="0" w:lastRowFirstColumn="0" w:lastRowLastColumn="0"/>
            </w:pPr>
            <w:r>
              <w:t>Notes</w:t>
            </w:r>
          </w:p>
        </w:tc>
      </w:tr>
      <w:tr w:rsidR="0006118C" w:rsidTr="0006118C">
        <w:tc>
          <w:tcPr>
            <w:cnfStyle w:val="001000000000" w:firstRow="0" w:lastRow="0" w:firstColumn="1" w:lastColumn="0" w:oddVBand="0" w:evenVBand="0" w:oddHBand="0" w:evenHBand="0" w:firstRowFirstColumn="0" w:firstRowLastColumn="0" w:lastRowFirstColumn="0" w:lastRowLastColumn="0"/>
            <w:tcW w:w="936" w:type="dxa"/>
          </w:tcPr>
          <w:p w:rsidR="0006118C" w:rsidRDefault="0006118C" w:rsidP="004D0E66">
            <w:r>
              <w:t>NFR.1</w:t>
            </w:r>
          </w:p>
        </w:tc>
        <w:tc>
          <w:tcPr>
            <w:tcW w:w="4394" w:type="dxa"/>
          </w:tcPr>
          <w:p w:rsidR="0006118C" w:rsidRDefault="0006118C" w:rsidP="004D0E66">
            <w:pPr>
              <w:cnfStyle w:val="000000000000" w:firstRow="0" w:lastRow="0" w:firstColumn="0" w:lastColumn="0" w:oddVBand="0" w:evenVBand="0" w:oddHBand="0" w:evenHBand="0" w:firstRowFirstColumn="0" w:firstRowLastColumn="0" w:lastRowFirstColumn="0" w:lastRowLastColumn="0"/>
            </w:pPr>
            <w:r>
              <w:t>The solution to support up to 4,062,500 total TiVo devices.</w:t>
            </w:r>
          </w:p>
        </w:tc>
        <w:tc>
          <w:tcPr>
            <w:tcW w:w="4138" w:type="dxa"/>
          </w:tcPr>
          <w:p w:rsidR="0006118C" w:rsidRDefault="0006118C" w:rsidP="004D0E66">
            <w:pPr>
              <w:cnfStyle w:val="000000000000" w:firstRow="0" w:lastRow="0" w:firstColumn="0" w:lastColumn="0" w:oddVBand="0" w:evenVBand="0" w:oddHBand="0" w:evenHBand="0" w:firstRowFirstColumn="0" w:firstRowLastColumn="0" w:lastRowFirstColumn="0" w:lastRowLastColumn="0"/>
            </w:pPr>
            <w:r>
              <w:t>For the calculations here, we are looking at a 50/50 split between Compass and Leapfrog boxes, this being the expected position at the end of 2018.</w:t>
            </w:r>
          </w:p>
        </w:tc>
      </w:tr>
      <w:tr w:rsidR="0006118C" w:rsidTr="0006118C">
        <w:tc>
          <w:tcPr>
            <w:cnfStyle w:val="001000000000" w:firstRow="0" w:lastRow="0" w:firstColumn="1" w:lastColumn="0" w:oddVBand="0" w:evenVBand="0" w:oddHBand="0" w:evenHBand="0" w:firstRowFirstColumn="0" w:firstRowLastColumn="0" w:lastRowFirstColumn="0" w:lastRowLastColumn="0"/>
            <w:tcW w:w="936" w:type="dxa"/>
          </w:tcPr>
          <w:p w:rsidR="0006118C" w:rsidRDefault="0006118C" w:rsidP="004D0E66">
            <w:r>
              <w:t>NFR.2</w:t>
            </w:r>
          </w:p>
        </w:tc>
        <w:tc>
          <w:tcPr>
            <w:tcW w:w="4394" w:type="dxa"/>
          </w:tcPr>
          <w:p w:rsidR="0006118C" w:rsidRDefault="00D552D6" w:rsidP="00D552D6">
            <w:pPr>
              <w:cnfStyle w:val="000000000000" w:firstRow="0" w:lastRow="0" w:firstColumn="0" w:lastColumn="0" w:oddVBand="0" w:evenVBand="0" w:oddHBand="0" w:evenHBand="0" w:firstRowFirstColumn="0" w:firstRowLastColumn="0" w:lastRowFirstColumn="0" w:lastRowLastColumn="0"/>
            </w:pPr>
            <w:r>
              <w:t>The solution to support setting up 130 streams per second. Based on supporting around 32k peak concurrent IP streams being set up over a 4 minute period.</w:t>
            </w:r>
          </w:p>
        </w:tc>
        <w:tc>
          <w:tcPr>
            <w:tcW w:w="4138" w:type="dxa"/>
          </w:tcPr>
          <w:p w:rsidR="0006118C" w:rsidRDefault="00BF4FCA" w:rsidP="004D0E66">
            <w:pPr>
              <w:cnfStyle w:val="000000000000" w:firstRow="0" w:lastRow="0" w:firstColumn="0" w:lastColumn="0" w:oddVBand="0" w:evenVBand="0" w:oddHBand="0" w:evenHBand="0" w:firstRowFirstColumn="0" w:firstRowLastColumn="0" w:lastRowFirstColumn="0" w:lastRowLastColumn="0"/>
            </w:pPr>
            <w:r>
              <w:t>This requirement relates to the speed at which the streams are set up rather than the maximum number of streams overall.</w:t>
            </w:r>
          </w:p>
        </w:tc>
      </w:tr>
      <w:tr w:rsidR="0006118C" w:rsidTr="0006118C">
        <w:tc>
          <w:tcPr>
            <w:cnfStyle w:val="001000000000" w:firstRow="0" w:lastRow="0" w:firstColumn="1" w:lastColumn="0" w:oddVBand="0" w:evenVBand="0" w:oddHBand="0" w:evenHBand="0" w:firstRowFirstColumn="0" w:firstRowLastColumn="0" w:lastRowFirstColumn="0" w:lastRowLastColumn="0"/>
            <w:tcW w:w="936" w:type="dxa"/>
          </w:tcPr>
          <w:p w:rsidR="0006118C" w:rsidRDefault="0006118C" w:rsidP="004D0E66">
            <w:r>
              <w:t>NFR.3</w:t>
            </w:r>
          </w:p>
        </w:tc>
        <w:tc>
          <w:tcPr>
            <w:tcW w:w="4394" w:type="dxa"/>
          </w:tcPr>
          <w:p w:rsidR="0006118C" w:rsidRDefault="0006118C" w:rsidP="004D0E66">
            <w:pPr>
              <w:cnfStyle w:val="000000000000" w:firstRow="0" w:lastRow="0" w:firstColumn="0" w:lastColumn="0" w:oddVBand="0" w:evenVBand="0" w:oddHBand="0" w:evenHBand="0" w:firstRowFirstColumn="0" w:firstRowLastColumn="0" w:lastRowFirstColumn="0" w:lastRowLastColumn="0"/>
            </w:pPr>
            <w:r>
              <w:t>.. setup rate of 130 streams/sec …</w:t>
            </w:r>
          </w:p>
        </w:tc>
        <w:tc>
          <w:tcPr>
            <w:tcW w:w="4138" w:type="dxa"/>
          </w:tcPr>
          <w:p w:rsidR="0006118C" w:rsidRDefault="00BF4FCA" w:rsidP="004D0E66">
            <w:pPr>
              <w:cnfStyle w:val="000000000000" w:firstRow="0" w:lastRow="0" w:firstColumn="0" w:lastColumn="0" w:oddVBand="0" w:evenVBand="0" w:oddHBand="0" w:evenHBand="0" w:firstRowFirstColumn="0" w:firstRowLastColumn="0" w:lastRowFirstColumn="0" w:lastRowLastColumn="0"/>
            </w:pPr>
            <w:r>
              <w:t>Derived from the above</w:t>
            </w:r>
          </w:p>
        </w:tc>
      </w:tr>
      <w:tr w:rsidR="00D552D6" w:rsidTr="0006118C">
        <w:tc>
          <w:tcPr>
            <w:cnfStyle w:val="001000000000" w:firstRow="0" w:lastRow="0" w:firstColumn="1" w:lastColumn="0" w:oddVBand="0" w:evenVBand="0" w:oddHBand="0" w:evenHBand="0" w:firstRowFirstColumn="0" w:firstRowLastColumn="0" w:lastRowFirstColumn="0" w:lastRowLastColumn="0"/>
            <w:tcW w:w="936" w:type="dxa"/>
          </w:tcPr>
          <w:p w:rsidR="00D552D6" w:rsidRDefault="00D552D6" w:rsidP="004D0E66">
            <w:r>
              <w:t>NFR.8</w:t>
            </w:r>
          </w:p>
        </w:tc>
        <w:tc>
          <w:tcPr>
            <w:tcW w:w="4394" w:type="dxa"/>
          </w:tcPr>
          <w:p w:rsidR="00D552D6" w:rsidRDefault="00D552D6" w:rsidP="00D552D6">
            <w:pPr>
              <w:cnfStyle w:val="000000000000" w:firstRow="0" w:lastRow="0" w:firstColumn="0" w:lastColumn="0" w:oddVBand="0" w:evenVBand="0" w:oddHBand="0" w:evenHBand="0" w:firstRowFirstColumn="0" w:firstRowLastColumn="0" w:lastRowFirstColumn="0" w:lastRowLastColumn="0"/>
            </w:pPr>
            <w:r>
              <w:t>The solution to support up to 20,000 total live hours of HD content on platform.</w:t>
            </w:r>
          </w:p>
          <w:p w:rsidR="00D552D6" w:rsidRDefault="00D552D6" w:rsidP="00D552D6">
            <w:pPr>
              <w:cnfStyle w:val="000000000000" w:firstRow="0" w:lastRow="0" w:firstColumn="0" w:lastColumn="0" w:oddVBand="0" w:evenVBand="0" w:oddHBand="0" w:evenHBand="0" w:firstRowFirstColumn="0" w:firstRowLastColumn="0" w:lastRowFirstColumn="0" w:lastRowLastColumn="0"/>
            </w:pPr>
            <w:r>
              <w:t>It’s noted that some content will be SD, but planning for all HD</w:t>
            </w:r>
          </w:p>
        </w:tc>
        <w:tc>
          <w:tcPr>
            <w:tcW w:w="4138" w:type="dxa"/>
          </w:tcPr>
          <w:p w:rsidR="00D552D6" w:rsidRDefault="00D552D6" w:rsidP="004D0E66">
            <w:pPr>
              <w:cnfStyle w:val="000000000000" w:firstRow="0" w:lastRow="0" w:firstColumn="0" w:lastColumn="0" w:oddVBand="0" w:evenVBand="0" w:oddHBand="0" w:evenHBand="0" w:firstRowFirstColumn="0" w:firstRowLastColumn="0" w:lastRowFirstColumn="0" w:lastRowLastColumn="0"/>
            </w:pPr>
            <w:r>
              <w:t>Calculations based entirely on HD.</w:t>
            </w:r>
          </w:p>
        </w:tc>
      </w:tr>
      <w:tr w:rsidR="00D552D6" w:rsidTr="0006118C">
        <w:tc>
          <w:tcPr>
            <w:cnfStyle w:val="001000000000" w:firstRow="0" w:lastRow="0" w:firstColumn="1" w:lastColumn="0" w:oddVBand="0" w:evenVBand="0" w:oddHBand="0" w:evenHBand="0" w:firstRowFirstColumn="0" w:firstRowLastColumn="0" w:lastRowFirstColumn="0" w:lastRowLastColumn="0"/>
            <w:tcW w:w="936" w:type="dxa"/>
          </w:tcPr>
          <w:p w:rsidR="00D552D6" w:rsidRDefault="00D552D6" w:rsidP="004D0E66">
            <w:r>
              <w:t>NFR.13</w:t>
            </w:r>
          </w:p>
        </w:tc>
        <w:tc>
          <w:tcPr>
            <w:tcW w:w="4394" w:type="dxa"/>
          </w:tcPr>
          <w:p w:rsidR="00D552D6" w:rsidRDefault="00D552D6" w:rsidP="00D552D6">
            <w:pPr>
              <w:cnfStyle w:val="000000000000" w:firstRow="0" w:lastRow="0" w:firstColumn="0" w:lastColumn="0" w:oddVBand="0" w:evenVBand="0" w:oddHBand="0" w:evenHBand="0" w:firstRowFirstColumn="0" w:firstRowLastColumn="0" w:lastRowFirstColumn="0" w:lastRowLastColumn="0"/>
            </w:pPr>
            <w:r w:rsidRPr="00D552D6">
              <w:t xml:space="preserve">The solution to support an average SD bitrate of profile mix of 2,150 </w:t>
            </w:r>
            <w:proofErr w:type="spellStart"/>
            <w:r w:rsidRPr="00D552D6">
              <w:t>kbs</w:t>
            </w:r>
            <w:proofErr w:type="spellEnd"/>
            <w:r w:rsidRPr="00D552D6">
              <w:t>.</w:t>
            </w:r>
          </w:p>
        </w:tc>
        <w:tc>
          <w:tcPr>
            <w:tcW w:w="4138" w:type="dxa"/>
          </w:tcPr>
          <w:p w:rsidR="00D552D6" w:rsidRDefault="00D552D6" w:rsidP="004D0E66">
            <w:pPr>
              <w:cnfStyle w:val="000000000000" w:firstRow="0" w:lastRow="0" w:firstColumn="0" w:lastColumn="0" w:oddVBand="0" w:evenVBand="0" w:oddHBand="0" w:evenHBand="0" w:firstRowFirstColumn="0" w:firstRowLastColumn="0" w:lastRowFirstColumn="0" w:lastRowLastColumn="0"/>
            </w:pPr>
          </w:p>
        </w:tc>
      </w:tr>
      <w:tr w:rsidR="00D552D6" w:rsidTr="0006118C">
        <w:tc>
          <w:tcPr>
            <w:cnfStyle w:val="001000000000" w:firstRow="0" w:lastRow="0" w:firstColumn="1" w:lastColumn="0" w:oddVBand="0" w:evenVBand="0" w:oddHBand="0" w:evenHBand="0" w:firstRowFirstColumn="0" w:firstRowLastColumn="0" w:lastRowFirstColumn="0" w:lastRowLastColumn="0"/>
            <w:tcW w:w="936" w:type="dxa"/>
          </w:tcPr>
          <w:p w:rsidR="00D552D6" w:rsidRDefault="00D552D6" w:rsidP="004D0E66">
            <w:r>
              <w:t>NFR.14</w:t>
            </w:r>
          </w:p>
        </w:tc>
        <w:tc>
          <w:tcPr>
            <w:tcW w:w="4394" w:type="dxa"/>
          </w:tcPr>
          <w:p w:rsidR="00D552D6" w:rsidRPr="00D552D6" w:rsidRDefault="00623FC8" w:rsidP="00D552D6">
            <w:pPr>
              <w:cnfStyle w:val="000000000000" w:firstRow="0" w:lastRow="0" w:firstColumn="0" w:lastColumn="0" w:oddVBand="0" w:evenVBand="0" w:oddHBand="0" w:evenHBand="0" w:firstRowFirstColumn="0" w:firstRowLastColumn="0" w:lastRowFirstColumn="0" w:lastRowLastColumn="0"/>
            </w:pPr>
            <w:r w:rsidRPr="00623FC8">
              <w:t xml:space="preserve">The solution to support an average HD bitrate of profile mix of 5,000 </w:t>
            </w:r>
            <w:proofErr w:type="spellStart"/>
            <w:r w:rsidRPr="00623FC8">
              <w:t>kbs</w:t>
            </w:r>
            <w:proofErr w:type="spellEnd"/>
            <w:r w:rsidRPr="00623FC8">
              <w:t>.</w:t>
            </w:r>
          </w:p>
        </w:tc>
        <w:tc>
          <w:tcPr>
            <w:tcW w:w="4138" w:type="dxa"/>
          </w:tcPr>
          <w:p w:rsidR="00D552D6" w:rsidRDefault="00D552D6" w:rsidP="004D0E66">
            <w:pPr>
              <w:cnfStyle w:val="000000000000" w:firstRow="0" w:lastRow="0" w:firstColumn="0" w:lastColumn="0" w:oddVBand="0" w:evenVBand="0" w:oddHBand="0" w:evenHBand="0" w:firstRowFirstColumn="0" w:firstRowLastColumn="0" w:lastRowFirstColumn="0" w:lastRowLastColumn="0"/>
            </w:pPr>
          </w:p>
        </w:tc>
      </w:tr>
      <w:tr w:rsidR="00BF4FCA" w:rsidTr="0006118C">
        <w:tc>
          <w:tcPr>
            <w:cnfStyle w:val="001000000000" w:firstRow="0" w:lastRow="0" w:firstColumn="1" w:lastColumn="0" w:oddVBand="0" w:evenVBand="0" w:oddHBand="0" w:evenHBand="0" w:firstRowFirstColumn="0" w:firstRowLastColumn="0" w:lastRowFirstColumn="0" w:lastRowLastColumn="0"/>
            <w:tcW w:w="936" w:type="dxa"/>
          </w:tcPr>
          <w:p w:rsidR="00BF4FCA" w:rsidRDefault="00BF4FCA" w:rsidP="004D0E66">
            <w:r>
              <w:t>NFR.19</w:t>
            </w:r>
          </w:p>
        </w:tc>
        <w:tc>
          <w:tcPr>
            <w:tcW w:w="4394" w:type="dxa"/>
          </w:tcPr>
          <w:p w:rsidR="00BF4FCA" w:rsidRDefault="00D552D6" w:rsidP="004D0E66">
            <w:pPr>
              <w:cnfStyle w:val="000000000000" w:firstRow="0" w:lastRow="0" w:firstColumn="0" w:lastColumn="0" w:oddVBand="0" w:evenVBand="0" w:oddHBand="0" w:evenHBand="0" w:firstRowFirstColumn="0" w:firstRowLastColumn="0" w:lastRowFirstColumn="0" w:lastRowLastColumn="0"/>
            </w:pPr>
            <w:r>
              <w:t>The solution to support 75</w:t>
            </w:r>
            <w:r w:rsidR="00BF4FCA" w:rsidRPr="00BF4FCA">
              <w:t>,000 peak concurrent VOD streams being played out at any one time</w:t>
            </w:r>
          </w:p>
        </w:tc>
        <w:tc>
          <w:tcPr>
            <w:tcW w:w="4138" w:type="dxa"/>
          </w:tcPr>
          <w:p w:rsidR="00BF4FCA" w:rsidRDefault="00BF4FCA" w:rsidP="004D0E66">
            <w:pPr>
              <w:cnfStyle w:val="000000000000" w:firstRow="0" w:lastRow="0" w:firstColumn="0" w:lastColumn="0" w:oddVBand="0" w:evenVBand="0" w:oddHBand="0" w:evenHBand="0" w:firstRowFirstColumn="0" w:firstRowLastColumn="0" w:lastRowFirstColumn="0" w:lastRowLastColumn="0"/>
            </w:pPr>
          </w:p>
        </w:tc>
      </w:tr>
    </w:tbl>
    <w:p w:rsidR="0006118C" w:rsidRDefault="0006118C" w:rsidP="004D0E66"/>
    <w:p w:rsidR="0006118C" w:rsidRDefault="0006118C" w:rsidP="0006118C">
      <w:pPr>
        <w:pStyle w:val="Heading3"/>
      </w:pPr>
      <w:bookmarkStart w:id="640" w:name="_Toc490729064"/>
      <w:r>
        <w:t>Data Volumes for Playout</w:t>
      </w:r>
      <w:bookmarkEnd w:id="640"/>
    </w:p>
    <w:p w:rsidR="00F83546" w:rsidRDefault="00D552D6" w:rsidP="0006118C">
      <w:r>
        <w:t>The calculations are based on the above NFRs. For bitrates, we use the average expected bitrate rather than the absolute maximum as this has a large impact on CDN capacity and it is fair to assume that not all streams will be receiving the maximum rate of ABR. However, as per NFR.8 we do assume that all streams will be HD. Other calculations are based on peak values with the key driver being the setup rate as defined in NFR.2.</w:t>
      </w:r>
    </w:p>
    <w:p w:rsidR="00F83546" w:rsidRDefault="00F83546" w:rsidP="0006118C"/>
    <w:p w:rsidR="00F83546" w:rsidRDefault="00F83546" w:rsidP="0006118C">
      <w:r>
        <w:t>The following diagram summarises the playout chain and shows key metrics. More detailed calculations are shown in the following sections.</w:t>
      </w:r>
    </w:p>
    <w:p w:rsidR="00F83546" w:rsidRDefault="00F83546" w:rsidP="0006118C"/>
    <w:p w:rsidR="00F83546" w:rsidRDefault="00D552D6" w:rsidP="0006118C">
      <w:r w:rsidRPr="00D552D6">
        <w:rPr>
          <w:noProof/>
          <w:lang w:eastAsia="en-GB"/>
        </w:rPr>
        <w:t xml:space="preserve"> </w:t>
      </w:r>
      <w:r w:rsidRPr="00D552D6">
        <w:rPr>
          <w:noProof/>
          <w:lang w:eastAsia="en-GB"/>
        </w:rPr>
        <w:drawing>
          <wp:inline distT="0" distB="0" distL="0" distR="0" wp14:anchorId="37A32EB8" wp14:editId="0A441A38">
            <wp:extent cx="5904230" cy="289786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04230" cy="2897867"/>
                    </a:xfrm>
                    <a:prstGeom prst="rect">
                      <a:avLst/>
                    </a:prstGeom>
                  </pic:spPr>
                </pic:pic>
              </a:graphicData>
            </a:graphic>
          </wp:inline>
        </w:drawing>
      </w:r>
    </w:p>
    <w:p w:rsidR="0083560B" w:rsidRDefault="0083560B" w:rsidP="0006118C"/>
    <w:p w:rsidR="00F83546" w:rsidRDefault="00FE7DA6" w:rsidP="00FE7DA6">
      <w:pPr>
        <w:pStyle w:val="Heading4"/>
      </w:pPr>
      <w:bookmarkStart w:id="641" w:name="_Toc490729065"/>
      <w:r>
        <w:t>Calculation Parameters</w:t>
      </w:r>
      <w:bookmarkEnd w:id="641"/>
    </w:p>
    <w:p w:rsidR="00FE7DA6" w:rsidRDefault="00FE7DA6" w:rsidP="0083560B">
      <w:pPr>
        <w:keepNext/>
      </w:pPr>
      <w:r>
        <w:t>The following parameters are used to drive the calculations.</w:t>
      </w:r>
    </w:p>
    <w:p w:rsidR="00FE7DA6" w:rsidRDefault="00FE7DA6" w:rsidP="0083560B">
      <w:pPr>
        <w:keepNext/>
      </w:pPr>
    </w:p>
    <w:p w:rsidR="0083560B" w:rsidRDefault="00623FC8" w:rsidP="005052E8">
      <w:pPr>
        <w:jc w:val="center"/>
      </w:pPr>
      <w:r>
        <w:object w:dxaOrig="7883" w:dyaOrig="5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58.75pt" o:ole="">
            <v:imagedata r:id="rId55" o:title=""/>
          </v:shape>
          <o:OLEObject Type="Embed" ProgID="Excel.Sheet.12" ShapeID="_x0000_i1025" DrawAspect="Content" ObjectID="_1565008414" r:id="rId56"/>
        </w:object>
      </w:r>
    </w:p>
    <w:p w:rsidR="0083560B" w:rsidRDefault="0083560B" w:rsidP="0006118C"/>
    <w:p w:rsidR="0083560B" w:rsidRDefault="0083560B" w:rsidP="0006118C"/>
    <w:p w:rsidR="0083560B" w:rsidRDefault="0083560B" w:rsidP="0083560B">
      <w:pPr>
        <w:pStyle w:val="Heading4"/>
      </w:pPr>
      <w:bookmarkStart w:id="642" w:name="_Toc490729066"/>
      <w:r>
        <w:t>CDN Calculations</w:t>
      </w:r>
      <w:bookmarkEnd w:id="642"/>
    </w:p>
    <w:p w:rsidR="0083560B" w:rsidRDefault="0083560B" w:rsidP="0006118C">
      <w:r>
        <w:t>Note that these are here for information only in that they are used to drive later calculations. The existing IP VoD project has already reserved CDN capacity.</w:t>
      </w:r>
    </w:p>
    <w:p w:rsidR="0083560B" w:rsidRDefault="0083560B" w:rsidP="0006118C"/>
    <w:p w:rsidR="0083560B" w:rsidRDefault="00623FC8" w:rsidP="005052E8">
      <w:pPr>
        <w:jc w:val="center"/>
      </w:pPr>
      <w:r>
        <w:object w:dxaOrig="6849" w:dyaOrig="3207">
          <v:shape id="_x0000_i1026" type="#_x0000_t75" style="width:342.75pt;height:160.5pt" o:ole="">
            <v:imagedata r:id="rId57" o:title=""/>
          </v:shape>
          <o:OLEObject Type="Embed" ProgID="Excel.Sheet.12" ShapeID="_x0000_i1026" DrawAspect="Content" ObjectID="_1565008415" r:id="rId58"/>
        </w:object>
      </w:r>
    </w:p>
    <w:p w:rsidR="0083560B" w:rsidRDefault="0083560B" w:rsidP="0006118C"/>
    <w:p w:rsidR="0083560B" w:rsidRDefault="0083560B" w:rsidP="0006118C"/>
    <w:p w:rsidR="0006118C" w:rsidRDefault="0083560B" w:rsidP="0083560B">
      <w:pPr>
        <w:pStyle w:val="Heading4"/>
      </w:pPr>
      <w:bookmarkStart w:id="643" w:name="_Toc490729067"/>
      <w:r>
        <w:t>Varnish Shield Cache Calculations</w:t>
      </w:r>
      <w:bookmarkEnd w:id="643"/>
    </w:p>
    <w:p w:rsidR="0083560B" w:rsidRDefault="0083560B" w:rsidP="0083560B">
      <w:pPr>
        <w:keepNext/>
      </w:pPr>
      <w:r>
        <w:t>The calculations here are for manifest and segment requests. Note that requests have already passed through the CDN which will have served a percentage of requests from its own cache. The figures here are for what passes through.</w:t>
      </w:r>
    </w:p>
    <w:p w:rsidR="0083560B" w:rsidRDefault="00623FC8" w:rsidP="00935DFB">
      <w:pPr>
        <w:keepNext/>
        <w:jc w:val="center"/>
      </w:pPr>
      <w:r>
        <w:object w:dxaOrig="6849" w:dyaOrig="2717">
          <v:shape id="_x0000_i1027" type="#_x0000_t75" style="width:342.75pt;height:135.75pt" o:ole="">
            <v:imagedata r:id="rId59" o:title=""/>
          </v:shape>
          <o:OLEObject Type="Embed" ProgID="Excel.Sheet.12" ShapeID="_x0000_i1027" DrawAspect="Content" ObjectID="_1565008416" r:id="rId60"/>
        </w:object>
      </w:r>
    </w:p>
    <w:p w:rsidR="0083560B" w:rsidRDefault="0083560B" w:rsidP="005052E8">
      <w:pPr>
        <w:jc w:val="center"/>
      </w:pPr>
    </w:p>
    <w:p w:rsidR="0083560B" w:rsidRPr="0006118C" w:rsidRDefault="0083560B" w:rsidP="0006118C"/>
    <w:p w:rsidR="004D0E66" w:rsidRDefault="004D0E66" w:rsidP="004D0E66"/>
    <w:p w:rsidR="005052E8" w:rsidRDefault="005052E8" w:rsidP="005052E8">
      <w:pPr>
        <w:pStyle w:val="Heading4"/>
      </w:pPr>
      <w:bookmarkStart w:id="644" w:name="_Toc490729068"/>
      <w:r>
        <w:t>VSPP Calculations</w:t>
      </w:r>
      <w:bookmarkEnd w:id="644"/>
    </w:p>
    <w:p w:rsidR="005052E8" w:rsidRDefault="005052E8" w:rsidP="005052E8">
      <w:pPr>
        <w:keepNext/>
      </w:pPr>
      <w:r>
        <w:t>Traffic hitting VSPP will have already been reduced by the shield cache and the CDN. These calculations reflect that.</w:t>
      </w:r>
    </w:p>
    <w:p w:rsidR="005052E8" w:rsidRDefault="005052E8" w:rsidP="005052E8">
      <w:pPr>
        <w:keepNext/>
      </w:pPr>
    </w:p>
    <w:p w:rsidR="005052E8" w:rsidRDefault="00623FC8" w:rsidP="005052E8">
      <w:pPr>
        <w:jc w:val="center"/>
      </w:pPr>
      <w:r>
        <w:object w:dxaOrig="6849" w:dyaOrig="1491">
          <v:shape id="_x0000_i1028" type="#_x0000_t75" style="width:342.75pt;height:74.25pt" o:ole="">
            <v:imagedata r:id="rId61" o:title=""/>
          </v:shape>
          <o:OLEObject Type="Embed" ProgID="Excel.Sheet.12" ShapeID="_x0000_i1028" DrawAspect="Content" ObjectID="_1565008417" r:id="rId62"/>
        </w:object>
      </w:r>
    </w:p>
    <w:p w:rsidR="0083560B" w:rsidRDefault="0083560B" w:rsidP="004D0E66"/>
    <w:p w:rsidR="005052E8" w:rsidRDefault="005052E8" w:rsidP="004D0E66"/>
    <w:p w:rsidR="005052E8" w:rsidRDefault="005052E8" w:rsidP="00623FC8">
      <w:pPr>
        <w:pStyle w:val="Heading4"/>
      </w:pPr>
      <w:bookmarkStart w:id="645" w:name="_Toc490729069"/>
      <w:r>
        <w:t>MM Calculations</w:t>
      </w:r>
      <w:bookmarkEnd w:id="645"/>
    </w:p>
    <w:p w:rsidR="005052E8" w:rsidRDefault="005052E8" w:rsidP="004D0E66">
      <w:r>
        <w:t>The data volumes here are small since the MM is dealing only with manifests. However, the number of requests is significant since there is a lot of processing required to generate the manifest.</w:t>
      </w:r>
    </w:p>
    <w:p w:rsidR="005052E8" w:rsidRDefault="005052E8" w:rsidP="004D0E66"/>
    <w:p w:rsidR="005052E8" w:rsidRDefault="005052E8" w:rsidP="005052E8">
      <w:pPr>
        <w:jc w:val="center"/>
      </w:pPr>
      <w:r>
        <w:object w:dxaOrig="6801" w:dyaOrig="996">
          <v:shape id="_x0000_i1029" type="#_x0000_t75" style="width:339.75pt;height:49.5pt" o:ole="">
            <v:imagedata r:id="rId63" o:title=""/>
          </v:shape>
          <o:OLEObject Type="Embed" ProgID="Excel.Sheet.12" ShapeID="_x0000_i1029" DrawAspect="Content" ObjectID="_1565008418" r:id="rId64"/>
        </w:object>
      </w:r>
    </w:p>
    <w:p w:rsidR="005052E8" w:rsidRDefault="005052E8" w:rsidP="004D0E66"/>
    <w:p w:rsidR="005052E8" w:rsidRDefault="005052E8" w:rsidP="004D0E66"/>
    <w:p w:rsidR="005052E8" w:rsidRDefault="005052E8" w:rsidP="005052E8">
      <w:pPr>
        <w:pStyle w:val="Heading4"/>
      </w:pPr>
      <w:bookmarkStart w:id="646" w:name="_Toc490729070"/>
      <w:r>
        <w:t>Cadent Calculations</w:t>
      </w:r>
      <w:bookmarkEnd w:id="646"/>
    </w:p>
    <w:p w:rsidR="005052E8" w:rsidRDefault="005052E8" w:rsidP="005052E8">
      <w:r>
        <w:t>The calculations are for the additional capacity required by IP VoD. It should be noted that, over time, the load here will be partially mitigated by the corresponding decreased load from QAM VoD.</w:t>
      </w:r>
    </w:p>
    <w:p w:rsidR="005052E8" w:rsidRDefault="005052E8" w:rsidP="005052E8"/>
    <w:p w:rsidR="005052E8" w:rsidRPr="005052E8" w:rsidRDefault="00623FC8" w:rsidP="005052E8">
      <w:pPr>
        <w:jc w:val="center"/>
      </w:pPr>
      <w:r>
        <w:object w:dxaOrig="6849" w:dyaOrig="2717">
          <v:shape id="_x0000_i1030" type="#_x0000_t75" style="width:342.75pt;height:135.75pt" o:ole="">
            <v:imagedata r:id="rId65" o:title=""/>
          </v:shape>
          <o:OLEObject Type="Embed" ProgID="Excel.Sheet.12" ShapeID="_x0000_i1030" DrawAspect="Content" ObjectID="_1565008419" r:id="rId66"/>
        </w:object>
      </w:r>
    </w:p>
    <w:p w:rsidR="002A73E6" w:rsidRDefault="002A73E6" w:rsidP="002A73E6">
      <w:pPr>
        <w:pStyle w:val="Heading1"/>
        <w:tabs>
          <w:tab w:val="num" w:pos="360"/>
        </w:tabs>
      </w:pPr>
      <w:bookmarkStart w:id="647" w:name="_Toc485019275"/>
      <w:bookmarkStart w:id="648" w:name="_Toc485019276"/>
      <w:bookmarkStart w:id="649" w:name="_Toc485019277"/>
      <w:bookmarkStart w:id="650" w:name="_Toc485019278"/>
      <w:bookmarkStart w:id="651" w:name="_Toc485019279"/>
      <w:bookmarkStart w:id="652" w:name="_Toc485019280"/>
      <w:bookmarkStart w:id="653" w:name="_Toc485019281"/>
      <w:bookmarkStart w:id="654" w:name="_Toc485019282"/>
      <w:bookmarkStart w:id="655" w:name="_Toc485019283"/>
      <w:bookmarkStart w:id="656" w:name="_Toc485019284"/>
      <w:bookmarkStart w:id="657" w:name="_Toc485019285"/>
      <w:bookmarkStart w:id="658" w:name="_Toc485019286"/>
      <w:bookmarkStart w:id="659" w:name="_Toc485019287"/>
      <w:bookmarkStart w:id="660" w:name="_Toc485019288"/>
      <w:bookmarkStart w:id="661" w:name="_Toc485019289"/>
      <w:bookmarkStart w:id="662" w:name="_Toc485019290"/>
      <w:bookmarkStart w:id="663" w:name="_Toc485019291"/>
      <w:bookmarkStart w:id="664" w:name="_Toc485019292"/>
      <w:bookmarkStart w:id="665" w:name="_Toc485019293"/>
      <w:bookmarkStart w:id="666" w:name="_Toc485019294"/>
      <w:bookmarkStart w:id="667" w:name="_Toc485019295"/>
      <w:bookmarkStart w:id="668" w:name="_Toc485019296"/>
      <w:bookmarkStart w:id="669" w:name="_Toc485019297"/>
      <w:bookmarkStart w:id="670" w:name="_Toc485019298"/>
      <w:bookmarkStart w:id="671" w:name="_Toc485019299"/>
      <w:bookmarkStart w:id="672" w:name="_Toc485019300"/>
      <w:bookmarkStart w:id="673" w:name="_Toc485019301"/>
      <w:bookmarkStart w:id="674" w:name="_Toc485019302"/>
      <w:bookmarkStart w:id="675" w:name="_Toc485019303"/>
      <w:bookmarkStart w:id="676" w:name="_Toc485019304"/>
      <w:bookmarkStart w:id="677" w:name="_Toc485019305"/>
      <w:bookmarkStart w:id="678" w:name="_Toc485019306"/>
      <w:bookmarkStart w:id="679" w:name="_Toc485019307"/>
      <w:bookmarkStart w:id="680" w:name="_Toc485019308"/>
      <w:bookmarkStart w:id="681" w:name="_Toc485019309"/>
      <w:bookmarkStart w:id="682" w:name="_Toc485019310"/>
      <w:bookmarkStart w:id="683" w:name="_Toc421284899"/>
      <w:bookmarkStart w:id="684" w:name="_Toc490729071"/>
      <w:bookmarkEnd w:id="639"/>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t>Security Considerations</w:t>
      </w:r>
      <w:bookmarkEnd w:id="683"/>
      <w:bookmarkEnd w:id="684"/>
    </w:p>
    <w:p w:rsidR="002A73E6" w:rsidRPr="00D60B0B" w:rsidRDefault="002A73E6" w:rsidP="00D60B0B">
      <w:pPr>
        <w:pStyle w:val="Heading3"/>
      </w:pPr>
      <w:bookmarkStart w:id="685" w:name="_Toc417653530"/>
      <w:bookmarkStart w:id="686" w:name="_Toc417653668"/>
      <w:bookmarkStart w:id="687" w:name="_Toc417656331"/>
      <w:bookmarkStart w:id="688" w:name="_Toc421284900"/>
      <w:bookmarkStart w:id="689" w:name="_Toc490729072"/>
      <w:bookmarkEnd w:id="685"/>
      <w:bookmarkEnd w:id="686"/>
      <w:bookmarkEnd w:id="687"/>
      <w:r w:rsidRPr="00D60B0B">
        <w:t>Hardware Security</w:t>
      </w:r>
      <w:bookmarkEnd w:id="688"/>
      <w:bookmarkEnd w:id="689"/>
    </w:p>
    <w:p w:rsidR="002A73E6" w:rsidRDefault="002A73E6" w:rsidP="00844435">
      <w:pPr>
        <w:rPr>
          <w:rFonts w:cs="Arial"/>
        </w:rPr>
      </w:pPr>
      <w:r>
        <w:rPr>
          <w:rFonts w:cs="Arial"/>
        </w:rPr>
        <w:t xml:space="preserve">The new components to the virgin media infrastructure are the Arris Spectrum MDC CMSs, MDC Satellites &amp; Load balancers. These units will need the normal </w:t>
      </w:r>
      <w:r w:rsidR="000412CE">
        <w:rPr>
          <w:rFonts w:cs="Arial"/>
        </w:rPr>
        <w:t>hardening and antivirus measures</w:t>
      </w:r>
      <w:r>
        <w:rPr>
          <w:rFonts w:cs="Arial"/>
        </w:rPr>
        <w:t xml:space="preserve">. </w:t>
      </w:r>
    </w:p>
    <w:p w:rsidR="00844435" w:rsidRDefault="00844435" w:rsidP="00844435">
      <w:pPr>
        <w:rPr>
          <w:rFonts w:cs="Arial"/>
        </w:rPr>
      </w:pPr>
    </w:p>
    <w:p w:rsidR="00844435" w:rsidRDefault="00844435" w:rsidP="00844435">
      <w:pPr>
        <w:rPr>
          <w:rFonts w:cs="Arial"/>
        </w:rPr>
      </w:pPr>
      <w:r>
        <w:rPr>
          <w:rFonts w:cs="Arial"/>
        </w:rPr>
        <w:t>The new Ericsson VSPP infrastructure will operate solely within Virgin’s networks and thus should need no special measures.</w:t>
      </w:r>
    </w:p>
    <w:p w:rsidR="00B50A3C" w:rsidRDefault="00B50A3C" w:rsidP="00844435">
      <w:pPr>
        <w:rPr>
          <w:rFonts w:cs="Arial"/>
        </w:rPr>
      </w:pPr>
    </w:p>
    <w:p w:rsidR="002A73E6" w:rsidRPr="00D60B0B" w:rsidRDefault="002A73E6" w:rsidP="00D60B0B">
      <w:pPr>
        <w:pStyle w:val="Heading3"/>
      </w:pPr>
      <w:bookmarkStart w:id="690" w:name="_Toc417653532"/>
      <w:bookmarkStart w:id="691" w:name="_Toc417653670"/>
      <w:bookmarkStart w:id="692" w:name="_Toc417656333"/>
      <w:bookmarkStart w:id="693" w:name="_Toc421284901"/>
      <w:bookmarkStart w:id="694" w:name="_Toc490729073"/>
      <w:bookmarkEnd w:id="690"/>
      <w:bookmarkEnd w:id="691"/>
      <w:bookmarkEnd w:id="692"/>
      <w:r w:rsidRPr="00D60B0B">
        <w:t>Application Security</w:t>
      </w:r>
      <w:bookmarkEnd w:id="693"/>
      <w:bookmarkEnd w:id="694"/>
    </w:p>
    <w:p w:rsidR="002A73E6" w:rsidRDefault="002A73E6" w:rsidP="00844435">
      <w:pPr>
        <w:rPr>
          <w:rFonts w:cs="Arial"/>
        </w:rPr>
      </w:pPr>
      <w:r>
        <w:rPr>
          <w:rFonts w:cs="Arial"/>
        </w:rPr>
        <w:t>Due to the nature of targeting adverting, any request for a manifest (hence routed to MDC), must identify itself with an account id of some sort. For the TiVo STB this will be the MAC address</w:t>
      </w:r>
      <w:r w:rsidRPr="00341F7E">
        <w:rPr>
          <w:rFonts w:cs="Arial"/>
        </w:rPr>
        <w:t>. This data will be attached to the requesting URL</w:t>
      </w:r>
      <w:r>
        <w:rPr>
          <w:rFonts w:cs="Arial"/>
        </w:rPr>
        <w:t xml:space="preserve"> (amended at the end)</w:t>
      </w:r>
      <w:r w:rsidRPr="00341F7E">
        <w:rPr>
          <w:rFonts w:cs="Arial"/>
        </w:rPr>
        <w:t xml:space="preserve">, where the request will be using </w:t>
      </w:r>
      <w:r>
        <w:rPr>
          <w:rFonts w:cs="Arial"/>
        </w:rPr>
        <w:t>SSL</w:t>
      </w:r>
      <w:r w:rsidRPr="00341F7E">
        <w:rPr>
          <w:rFonts w:cs="Arial"/>
        </w:rPr>
        <w:t xml:space="preserve"> to protect the data</w:t>
      </w:r>
    </w:p>
    <w:p w:rsidR="00B50A3C" w:rsidRPr="00341F7E" w:rsidRDefault="00B50A3C" w:rsidP="00844435">
      <w:pPr>
        <w:rPr>
          <w:rFonts w:cs="Arial"/>
        </w:rPr>
      </w:pPr>
    </w:p>
    <w:p w:rsidR="002A73E6" w:rsidRDefault="002A73E6" w:rsidP="00D60B0B">
      <w:pPr>
        <w:pStyle w:val="Heading3"/>
      </w:pPr>
      <w:bookmarkStart w:id="695" w:name="_Toc421284902"/>
      <w:bookmarkStart w:id="696" w:name="_Toc490729074"/>
      <w:r w:rsidRPr="00D60B0B">
        <w:t>Network Security</w:t>
      </w:r>
      <w:bookmarkEnd w:id="695"/>
      <w:bookmarkEnd w:id="696"/>
    </w:p>
    <w:p w:rsidR="000A5751" w:rsidRDefault="000A5751" w:rsidP="000A5751">
      <w:r>
        <w:t>Traffic to the MDC can come from the Akamai CDN via the F5 load balancer or directly from the CMTS (for Compass boxes) via the F5 load balancer. In the case the Akamai route, protection is provided by the existing Akamai infrastructure and Virgin Media firewalls. For the CMTS route, the traffic effectively originates within VM’s network under the control of the application on the STB. This route is already protected and thus no additional measures are required.</w:t>
      </w:r>
    </w:p>
    <w:p w:rsidR="000A5751" w:rsidRDefault="000A5751" w:rsidP="000A5751"/>
    <w:p w:rsidR="000A5751" w:rsidRDefault="000A5751" w:rsidP="000A5751">
      <w:r>
        <w:t>Requests for content segments also come via the CDN and thus are subject to the same protections. Again, traffic for Compass boxes traverses a different route, effectively originating in VM’s network at the CMTS. Special routing rules allow this traffic to route to the CDN.</w:t>
      </w:r>
    </w:p>
    <w:p w:rsidR="000A5751" w:rsidRDefault="000A5751" w:rsidP="000A5751"/>
    <w:p w:rsidR="000A5751" w:rsidRDefault="000A5751" w:rsidP="000A5751">
      <w:r>
        <w:t>STBs will now be making placement status notifications directly into the Cadent Ad Router. This will thus require a public interface</w:t>
      </w:r>
      <w:r w:rsidR="000D70B6">
        <w:t xml:space="preserve"> and will need to be protected by the appropriate firewalls.</w:t>
      </w:r>
    </w:p>
    <w:p w:rsidR="000D70B6" w:rsidRDefault="000D70B6" w:rsidP="000A5751"/>
    <w:p w:rsidR="000D70B6" w:rsidRDefault="000D70B6" w:rsidP="000A5751">
      <w:r>
        <w:t>Other new network elements are all within VMs internal network.</w:t>
      </w:r>
    </w:p>
    <w:p w:rsidR="002A73E6" w:rsidRPr="00341F7E" w:rsidRDefault="002A73E6" w:rsidP="00844435"/>
    <w:p w:rsidR="005B6342" w:rsidRPr="008A11DB" w:rsidRDefault="005B6342" w:rsidP="005B6342">
      <w:pPr>
        <w:pStyle w:val="Heading2"/>
      </w:pPr>
      <w:bookmarkStart w:id="697" w:name="_Toc490729075"/>
      <w:r w:rsidRPr="008A11DB">
        <w:t>Reporting</w:t>
      </w:r>
      <w:bookmarkEnd w:id="697"/>
    </w:p>
    <w:p w:rsidR="005B6342" w:rsidRPr="008A11DB" w:rsidRDefault="005B6342" w:rsidP="005B6342">
      <w:pPr>
        <w:pStyle w:val="Heading3"/>
      </w:pPr>
      <w:bookmarkStart w:id="698" w:name="_Toc490729076"/>
      <w:r w:rsidRPr="008A11DB">
        <w:t>Business reporting</w:t>
      </w:r>
      <w:bookmarkEnd w:id="698"/>
    </w:p>
    <w:p w:rsidR="00AF7A86" w:rsidRDefault="00AF7A86" w:rsidP="00AF7A86">
      <w:r>
        <w:t>Spectrum MDC’s web User Interface provides a dashboard with an overview of manifest-level statistics, such as active devices, total streams by type, and manifest requests. Session detail records (SDRs) are recorded for each client session and include information such as maximum and minimum bitrate. Session information can also be viewed for active client sessions while they occur.</w:t>
      </w:r>
    </w:p>
    <w:p w:rsidR="00AF7A86" w:rsidRDefault="00AF7A86" w:rsidP="00AF7A86"/>
    <w:p w:rsidR="00AF7A86" w:rsidRPr="008964FC" w:rsidRDefault="00AF7A86" w:rsidP="00AF7A86">
      <w:r w:rsidRPr="008A11DB">
        <w:t>Further details can be found in – MDC 2.7 HA User Guide.pdf</w:t>
      </w:r>
      <w:r w:rsidR="00963FAF" w:rsidRPr="008A11DB">
        <w:t xml:space="preserve"> – in </w:t>
      </w:r>
      <w:r w:rsidR="00963FAF" w:rsidRPr="008A11DB">
        <w:fldChar w:fldCharType="begin"/>
      </w:r>
      <w:r w:rsidR="00963FAF" w:rsidRPr="008A11DB">
        <w:instrText xml:space="preserve"> REF _Ref428912466 \h </w:instrText>
      </w:r>
      <w:r w:rsidR="00963FAF">
        <w:instrText xml:space="preserve"> \* MERGEFORMAT </w:instrText>
      </w:r>
      <w:r w:rsidR="00963FAF" w:rsidRPr="008A11DB">
        <w:fldChar w:fldCharType="separate"/>
      </w:r>
      <w:r w:rsidR="000A5A58" w:rsidRPr="00230FB0">
        <w:t>References</w:t>
      </w:r>
      <w:r w:rsidR="00963FAF" w:rsidRPr="008A11DB">
        <w:fldChar w:fldCharType="end"/>
      </w:r>
    </w:p>
    <w:p w:rsidR="005B6342" w:rsidRPr="00DB7671" w:rsidRDefault="005B6342" w:rsidP="005B6342"/>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281"/>
        <w:gridCol w:w="4772"/>
        <w:gridCol w:w="3461"/>
      </w:tblGrid>
      <w:tr w:rsidR="005B6342" w:rsidRPr="00DA6E7C" w:rsidTr="002A73E6">
        <w:trPr>
          <w:trHeight w:val="65"/>
          <w:tblHeader/>
        </w:trPr>
        <w:tc>
          <w:tcPr>
            <w:tcW w:w="673"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 ID</w:t>
            </w:r>
          </w:p>
        </w:tc>
        <w:tc>
          <w:tcPr>
            <w:tcW w:w="2508"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Requirement</w:t>
            </w:r>
          </w:p>
        </w:tc>
        <w:tc>
          <w:tcPr>
            <w:tcW w:w="1819"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Solution Proposed</w:t>
            </w:r>
          </w:p>
        </w:tc>
      </w:tr>
      <w:tr w:rsidR="005B6342" w:rsidRPr="00DA6E7C" w:rsidTr="002A73E6">
        <w:trPr>
          <w:trHeight w:val="50"/>
        </w:trPr>
        <w:tc>
          <w:tcPr>
            <w:tcW w:w="673" w:type="pct"/>
            <w:shd w:val="clear" w:color="auto" w:fill="F3F3F3"/>
          </w:tcPr>
          <w:p w:rsidR="005B6342" w:rsidRPr="00DA6E7C" w:rsidRDefault="005B6342" w:rsidP="002A73E6"/>
        </w:tc>
        <w:tc>
          <w:tcPr>
            <w:tcW w:w="2508" w:type="pct"/>
          </w:tcPr>
          <w:p w:rsidR="005B6342" w:rsidRPr="00DA6E7C" w:rsidRDefault="00963FAF" w:rsidP="002A73E6">
            <w:r>
              <w:t>TBC</w:t>
            </w:r>
          </w:p>
        </w:tc>
        <w:tc>
          <w:tcPr>
            <w:tcW w:w="1819" w:type="pct"/>
          </w:tcPr>
          <w:p w:rsidR="005B6342" w:rsidRPr="00DA6E7C" w:rsidRDefault="005B6342" w:rsidP="002A73E6"/>
        </w:tc>
      </w:tr>
    </w:tbl>
    <w:p w:rsidR="00844435" w:rsidRDefault="00844435" w:rsidP="00844435"/>
    <w:p w:rsidR="005B6342" w:rsidRDefault="005B6342" w:rsidP="005B6342">
      <w:pPr>
        <w:pStyle w:val="Heading3"/>
      </w:pPr>
      <w:bookmarkStart w:id="699" w:name="_Toc490729077"/>
      <w:r>
        <w:t>Application</w:t>
      </w:r>
      <w:r w:rsidRPr="00230FB0">
        <w:t xml:space="preserve"> re</w:t>
      </w:r>
      <w:r>
        <w:t>porting</w:t>
      </w:r>
      <w:bookmarkEnd w:id="699"/>
    </w:p>
    <w:p w:rsidR="005B6342" w:rsidRPr="008964FC" w:rsidRDefault="005B6342" w:rsidP="005B6342">
      <w:r>
        <w:t>{{This section details the reporting requirements at the time of release and the proposal in terms of solution where this is not indicated therein}]</w:t>
      </w:r>
    </w:p>
    <w:p w:rsidR="005B6342" w:rsidRPr="00DB7671" w:rsidRDefault="005B6342" w:rsidP="005B6342"/>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281"/>
        <w:gridCol w:w="4772"/>
        <w:gridCol w:w="3461"/>
      </w:tblGrid>
      <w:tr w:rsidR="005B6342" w:rsidRPr="00DA6E7C" w:rsidTr="002A73E6">
        <w:trPr>
          <w:trHeight w:val="65"/>
          <w:tblHeader/>
        </w:trPr>
        <w:tc>
          <w:tcPr>
            <w:tcW w:w="673"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 ID</w:t>
            </w:r>
          </w:p>
        </w:tc>
        <w:tc>
          <w:tcPr>
            <w:tcW w:w="2508"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Requirement</w:t>
            </w:r>
          </w:p>
        </w:tc>
        <w:tc>
          <w:tcPr>
            <w:tcW w:w="1819"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Solution Proposed</w:t>
            </w:r>
          </w:p>
        </w:tc>
      </w:tr>
      <w:tr w:rsidR="005B6342" w:rsidRPr="00DA6E7C" w:rsidTr="002A73E6">
        <w:trPr>
          <w:trHeight w:val="50"/>
        </w:trPr>
        <w:tc>
          <w:tcPr>
            <w:tcW w:w="673" w:type="pct"/>
            <w:shd w:val="clear" w:color="auto" w:fill="F3F3F3"/>
          </w:tcPr>
          <w:p w:rsidR="005B6342" w:rsidRPr="00DA6E7C" w:rsidRDefault="005B6342" w:rsidP="002A73E6"/>
        </w:tc>
        <w:tc>
          <w:tcPr>
            <w:tcW w:w="2508" w:type="pct"/>
          </w:tcPr>
          <w:p w:rsidR="005B6342" w:rsidRPr="00DA6E7C" w:rsidRDefault="00963FAF" w:rsidP="002A73E6">
            <w:r>
              <w:t>TBC</w:t>
            </w:r>
          </w:p>
        </w:tc>
        <w:tc>
          <w:tcPr>
            <w:tcW w:w="1819" w:type="pct"/>
          </w:tcPr>
          <w:p w:rsidR="005B6342" w:rsidRPr="00DA6E7C" w:rsidRDefault="005B6342" w:rsidP="002A73E6"/>
        </w:tc>
      </w:tr>
    </w:tbl>
    <w:p w:rsidR="00844435" w:rsidRDefault="00844435" w:rsidP="00844435"/>
    <w:p w:rsidR="005B6342" w:rsidRDefault="005B6342" w:rsidP="005B6342">
      <w:pPr>
        <w:pStyle w:val="Heading3"/>
      </w:pPr>
      <w:bookmarkStart w:id="700" w:name="_Toc490729078"/>
      <w:r>
        <w:t>Error logging</w:t>
      </w:r>
      <w:bookmarkEnd w:id="700"/>
    </w:p>
    <w:p w:rsidR="005B6342" w:rsidRPr="008964FC" w:rsidRDefault="005B6342" w:rsidP="005B6342">
      <w:r>
        <w:t>{{This section details the reporting requirements at the time of release and the proposal in terms of solution where this is not indicated therein}}</w:t>
      </w:r>
    </w:p>
    <w:p w:rsidR="005B6342" w:rsidRPr="00DB7671" w:rsidRDefault="005B6342" w:rsidP="005B6342"/>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1281"/>
        <w:gridCol w:w="4772"/>
        <w:gridCol w:w="3461"/>
      </w:tblGrid>
      <w:tr w:rsidR="005B6342" w:rsidRPr="00DA6E7C" w:rsidTr="002A73E6">
        <w:trPr>
          <w:trHeight w:val="65"/>
          <w:tblHeader/>
        </w:trPr>
        <w:tc>
          <w:tcPr>
            <w:tcW w:w="673"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 ID</w:t>
            </w:r>
          </w:p>
        </w:tc>
        <w:tc>
          <w:tcPr>
            <w:tcW w:w="2508"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Requirement</w:t>
            </w:r>
          </w:p>
        </w:tc>
        <w:tc>
          <w:tcPr>
            <w:tcW w:w="1819" w:type="pct"/>
            <w:tcBorders>
              <w:bottom w:val="single" w:sz="12" w:space="0" w:color="000000"/>
            </w:tcBorders>
            <w:shd w:val="solid" w:color="808080" w:fill="FFFFFF"/>
          </w:tcPr>
          <w:p w:rsidR="005B6342" w:rsidRPr="001A6BC1" w:rsidRDefault="005B6342" w:rsidP="002A73E6">
            <w:pPr>
              <w:rPr>
                <w:b/>
                <w:color w:val="FFFFFF"/>
              </w:rPr>
            </w:pPr>
            <w:r w:rsidRPr="001A6BC1">
              <w:rPr>
                <w:b/>
                <w:color w:val="FFFFFF"/>
              </w:rPr>
              <w:t>Solution Proposed</w:t>
            </w:r>
          </w:p>
        </w:tc>
      </w:tr>
      <w:tr w:rsidR="005B6342" w:rsidRPr="00DA6E7C" w:rsidTr="002A73E6">
        <w:trPr>
          <w:trHeight w:val="50"/>
        </w:trPr>
        <w:tc>
          <w:tcPr>
            <w:tcW w:w="673" w:type="pct"/>
            <w:shd w:val="clear" w:color="auto" w:fill="F3F3F3"/>
          </w:tcPr>
          <w:p w:rsidR="005B6342" w:rsidRPr="00DA6E7C" w:rsidRDefault="005B6342" w:rsidP="002A73E6"/>
        </w:tc>
        <w:tc>
          <w:tcPr>
            <w:tcW w:w="2508" w:type="pct"/>
          </w:tcPr>
          <w:p w:rsidR="005B6342" w:rsidRPr="00DA6E7C" w:rsidRDefault="00963FAF" w:rsidP="002A73E6">
            <w:r>
              <w:t>TBC</w:t>
            </w:r>
          </w:p>
        </w:tc>
        <w:tc>
          <w:tcPr>
            <w:tcW w:w="1819" w:type="pct"/>
          </w:tcPr>
          <w:p w:rsidR="005B6342" w:rsidRPr="00DA6E7C" w:rsidRDefault="005B6342" w:rsidP="002A73E6"/>
        </w:tc>
      </w:tr>
    </w:tbl>
    <w:p w:rsidR="005B6342" w:rsidRDefault="005B6342" w:rsidP="005B6342"/>
    <w:p w:rsidR="005B6342" w:rsidRPr="00230FB0" w:rsidRDefault="005B6342" w:rsidP="005B6342">
      <w:pPr>
        <w:pStyle w:val="Heading2"/>
      </w:pPr>
      <w:bookmarkStart w:id="701" w:name="_Toc490729079"/>
      <w:r w:rsidRPr="00230FB0">
        <w:t>Operational Continuity</w:t>
      </w:r>
      <w:bookmarkEnd w:id="701"/>
    </w:p>
    <w:p w:rsidR="002A73E6" w:rsidRDefault="002A73E6" w:rsidP="002A73E6">
      <w:pPr>
        <w:pStyle w:val="Heading3"/>
      </w:pPr>
      <w:bookmarkStart w:id="702" w:name="_Toc490729080"/>
      <w:r>
        <w:t>Redundancy of MDC/CMS</w:t>
      </w:r>
      <w:bookmarkEnd w:id="702"/>
    </w:p>
    <w:p w:rsidR="002A73E6" w:rsidRDefault="002A73E6" w:rsidP="002A73E6">
      <w:r>
        <w:t>Redundancy of the MDS &amp; CMS will be explained in the Arris design documentation, though the following in redundancy for MDC/CMS systems have been commissioned</w:t>
      </w:r>
    </w:p>
    <w:p w:rsidR="002A73E6" w:rsidRDefault="002A73E6" w:rsidP="002A73E6"/>
    <w:p w:rsidR="002A73E6" w:rsidRPr="00B50A3C" w:rsidRDefault="002A73E6" w:rsidP="00A27DAC">
      <w:pPr>
        <w:pStyle w:val="ListParagraph"/>
        <w:numPr>
          <w:ilvl w:val="0"/>
          <w:numId w:val="31"/>
        </w:numPr>
      </w:pPr>
      <w:r w:rsidRPr="00B50A3C">
        <w:t>MDC</w:t>
      </w:r>
    </w:p>
    <w:p w:rsidR="002A73E6" w:rsidRPr="00B50A3C" w:rsidRDefault="002A73E6" w:rsidP="00A27DAC">
      <w:pPr>
        <w:pStyle w:val="ListParagraph"/>
        <w:numPr>
          <w:ilvl w:val="1"/>
          <w:numId w:val="31"/>
        </w:numPr>
      </w:pPr>
      <w:r w:rsidRPr="00B50A3C">
        <w:t>VOD – 1 Primary + 1 redundant</w:t>
      </w:r>
    </w:p>
    <w:p w:rsidR="002A73E6" w:rsidRPr="00B50A3C" w:rsidRDefault="002A73E6" w:rsidP="00A27DAC">
      <w:pPr>
        <w:pStyle w:val="ListParagraph"/>
        <w:numPr>
          <w:ilvl w:val="0"/>
          <w:numId w:val="31"/>
        </w:numPr>
      </w:pPr>
      <w:r w:rsidRPr="00B50A3C">
        <w:t>CMS</w:t>
      </w:r>
    </w:p>
    <w:p w:rsidR="002A73E6" w:rsidRPr="00B50A3C" w:rsidRDefault="002A73E6" w:rsidP="00A27DAC">
      <w:pPr>
        <w:pStyle w:val="ListParagraph"/>
        <w:numPr>
          <w:ilvl w:val="1"/>
          <w:numId w:val="31"/>
        </w:numPr>
      </w:pPr>
      <w:r w:rsidRPr="00B50A3C">
        <w:t>VOD – 1 primary + 1 redundant</w:t>
      </w:r>
    </w:p>
    <w:p w:rsidR="002A73E6" w:rsidRDefault="002A73E6" w:rsidP="002A73E6"/>
    <w:p w:rsidR="005B6342" w:rsidRDefault="005B6342" w:rsidP="005B6342">
      <w:pPr>
        <w:pStyle w:val="Heading2"/>
      </w:pPr>
      <w:bookmarkStart w:id="703" w:name="_Toc490729081"/>
      <w:r>
        <w:t>Disaster Recovery</w:t>
      </w:r>
      <w:bookmarkEnd w:id="703"/>
    </w:p>
    <w:p w:rsidR="002A73E6" w:rsidRDefault="002A73E6" w:rsidP="00B50A3C">
      <w:r>
        <w:t xml:space="preserve">As in </w:t>
      </w:r>
      <w:r w:rsidR="001D44D0">
        <w:t xml:space="preserve">NGTV &amp; VTVA, the disaster recovery site is within </w:t>
      </w:r>
      <w:proofErr w:type="spellStart"/>
      <w:r w:rsidR="001D44D0">
        <w:t>Knowsley</w:t>
      </w:r>
      <w:proofErr w:type="spellEnd"/>
      <w:r w:rsidR="001D44D0">
        <w:t>. The disaster recovery system is built with exactly the same nodes as the primary site.</w:t>
      </w:r>
    </w:p>
    <w:p w:rsidR="00B50A3C" w:rsidRDefault="00B50A3C" w:rsidP="00B50A3C"/>
    <w:p w:rsidR="001D44D0" w:rsidRDefault="001D44D0" w:rsidP="00B50A3C">
      <w:r>
        <w:t xml:space="preserve">The disaster recovery platform, as with NGTV &amp; VTVA, is not an automatic fail over, controlled by manual </w:t>
      </w:r>
      <w:r w:rsidR="00F6372E">
        <w:t>intervention</w:t>
      </w:r>
    </w:p>
    <w:p w:rsidR="00B50A3C" w:rsidRPr="0055004B" w:rsidRDefault="00B50A3C" w:rsidP="00B50A3C"/>
    <w:p w:rsidR="00F6372E" w:rsidRDefault="005B6342" w:rsidP="00341F7E">
      <w:pPr>
        <w:pStyle w:val="Heading2"/>
      </w:pPr>
      <w:bookmarkStart w:id="704" w:name="_Toc490729082"/>
      <w:r>
        <w:t>Support Model</w:t>
      </w:r>
      <w:bookmarkEnd w:id="704"/>
    </w:p>
    <w:p w:rsidR="00F6372E" w:rsidRDefault="00F6372E" w:rsidP="00341F7E">
      <w:r>
        <w:t>This is define by Partner Operations, please refer to this department for further information</w:t>
      </w:r>
    </w:p>
    <w:p w:rsidR="005B6342" w:rsidRPr="0055004B" w:rsidRDefault="005B6342" w:rsidP="005B6342"/>
    <w:p w:rsidR="00F6372E" w:rsidRDefault="005B6342" w:rsidP="00341F7E">
      <w:pPr>
        <w:pStyle w:val="Heading2"/>
      </w:pPr>
      <w:bookmarkStart w:id="705" w:name="_Toc490729083"/>
      <w:r>
        <w:t>Licensing</w:t>
      </w:r>
      <w:bookmarkEnd w:id="705"/>
    </w:p>
    <w:p w:rsidR="00F6372E" w:rsidRPr="00341F7E" w:rsidRDefault="00F6372E" w:rsidP="00341F7E">
      <w:r>
        <w:t xml:space="preserve">The MDS/CMS software is a license base model, though its one off </w:t>
      </w:r>
      <w:r w:rsidR="00F2394B">
        <w:t>license.</w:t>
      </w:r>
    </w:p>
    <w:p w:rsidR="005B6342" w:rsidRPr="0055004B" w:rsidRDefault="005B6342" w:rsidP="005B6342"/>
    <w:p w:rsidR="005B6342" w:rsidRDefault="005B6342" w:rsidP="00BE5CC5">
      <w:pPr>
        <w:pStyle w:val="Heading2"/>
      </w:pPr>
      <w:bookmarkStart w:id="706" w:name="_Toc490729084"/>
      <w:r>
        <w:t>Operating System / Software Versions</w:t>
      </w:r>
      <w:bookmarkEnd w:id="706"/>
    </w:p>
    <w:p w:rsidR="00BE5CC5" w:rsidRDefault="00F6372E" w:rsidP="00BE5CC5">
      <w:pPr>
        <w:jc w:val="both"/>
      </w:pPr>
      <w:r>
        <w:t xml:space="preserve">Both the MDC &amp; CMS is run on </w:t>
      </w:r>
      <w:r w:rsidR="000D70B6">
        <w:t>Centos Linux. The Ericsson VSPP system runs on Linux OS (SD in non-specific about distributions or versions).</w:t>
      </w:r>
    </w:p>
    <w:p w:rsidR="0042051A" w:rsidRDefault="0042051A"/>
    <w:p w:rsidR="0042051A" w:rsidRDefault="0042051A" w:rsidP="0042051A"/>
    <w:p w:rsidR="00D14A80" w:rsidRDefault="0042051A" w:rsidP="0042051A">
      <w:r>
        <w:t xml:space="preserve"> </w:t>
      </w:r>
      <w:r w:rsidR="00D14A80">
        <w:br w:type="page"/>
      </w:r>
    </w:p>
    <w:p w:rsidR="00E92675" w:rsidRDefault="00E92675" w:rsidP="00F87375">
      <w:bookmarkStart w:id="707" w:name="_Toc428194767"/>
      <w:bookmarkStart w:id="708" w:name="_Toc424046871"/>
      <w:bookmarkStart w:id="709" w:name="_Toc424116407"/>
      <w:bookmarkStart w:id="710" w:name="_Toc424116535"/>
      <w:bookmarkStart w:id="711" w:name="_Toc424116672"/>
      <w:bookmarkStart w:id="712" w:name="_Toc424116808"/>
      <w:bookmarkStart w:id="713" w:name="_Toc426227115"/>
      <w:bookmarkStart w:id="714" w:name="_Toc426231280"/>
      <w:bookmarkStart w:id="715" w:name="_Toc424046872"/>
      <w:bookmarkStart w:id="716" w:name="_Toc424116408"/>
      <w:bookmarkStart w:id="717" w:name="_Toc424116536"/>
      <w:bookmarkStart w:id="718" w:name="_Toc424116673"/>
      <w:bookmarkStart w:id="719" w:name="_Toc424116809"/>
      <w:bookmarkStart w:id="720" w:name="_Toc426227116"/>
      <w:bookmarkStart w:id="721" w:name="_Toc426231281"/>
      <w:bookmarkStart w:id="722" w:name="_Toc426227165"/>
      <w:bookmarkStart w:id="723" w:name="_Toc426231330"/>
      <w:bookmarkStart w:id="724" w:name="_Toc426227169"/>
      <w:bookmarkStart w:id="725" w:name="_Toc426231334"/>
      <w:bookmarkStart w:id="726" w:name="_Toc426227181"/>
      <w:bookmarkStart w:id="727" w:name="_Toc426231346"/>
      <w:bookmarkStart w:id="728" w:name="_Toc426227191"/>
      <w:bookmarkStart w:id="729" w:name="_Toc426231357"/>
      <w:bookmarkStart w:id="730" w:name="_Toc426227196"/>
      <w:bookmarkStart w:id="731" w:name="_Toc426231362"/>
      <w:bookmarkStart w:id="732" w:name="_Toc426227211"/>
      <w:bookmarkStart w:id="733" w:name="_Toc426231377"/>
      <w:bookmarkEnd w:id="340"/>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rsidR="00E92675" w:rsidRPr="0055004B" w:rsidRDefault="00E92675" w:rsidP="00F87375"/>
    <w:p w:rsidR="00E92675" w:rsidRDefault="00E92675" w:rsidP="00855973">
      <w:pPr>
        <w:pStyle w:val="Heading2"/>
      </w:pPr>
      <w:bookmarkStart w:id="734" w:name="_Toc289858524"/>
      <w:bookmarkStart w:id="735" w:name="_Toc490729085"/>
      <w:bookmarkStart w:id="736" w:name="_Toc252550990"/>
      <w:bookmarkStart w:id="737" w:name="_Toc252551600"/>
      <w:bookmarkStart w:id="738" w:name="_Toc253565100"/>
      <w:bookmarkStart w:id="739" w:name="_Toc272850089"/>
      <w:bookmarkStart w:id="740" w:name="_Toc222908612"/>
      <w:r w:rsidRPr="00B00E39">
        <w:t>Requirements Traceability Audit</w:t>
      </w:r>
      <w:bookmarkEnd w:id="734"/>
      <w:bookmarkEnd w:id="735"/>
    </w:p>
    <w:p w:rsidR="00E92675" w:rsidRDefault="00E92675" w:rsidP="00EC7AC7">
      <w:r w:rsidRPr="00B975CA">
        <w:t>{{Insert a copy of the Requirements Traceability Matrix here (as produced by the Business Analysis team), and for each requirement in the matrix cross-reference back to the section(s) within the Solution Design which address that requirement. This will demonstrate that the Solution Design meets the stakeholders’ needs. Highlight requirements for which the Solution Design is Partially Compliant or Not Compliant. Clearly mark requirements which are not in scope for Technology}}</w:t>
      </w:r>
    </w:p>
    <w:p w:rsidR="00E92675" w:rsidRDefault="00E92675" w:rsidP="00EC7AC7"/>
    <w:p w:rsidR="00E92675" w:rsidRDefault="00E92675" w:rsidP="00EC7AC7">
      <w:pPr>
        <w:pStyle w:val="Heading2"/>
      </w:pPr>
      <w:bookmarkStart w:id="741" w:name="_Toc328037706"/>
      <w:bookmarkStart w:id="742" w:name="_Toc490729086"/>
      <w:r w:rsidRPr="00B00E39">
        <w:t>Impact Assessments</w:t>
      </w:r>
      <w:bookmarkEnd w:id="741"/>
      <w:bookmarkEnd w:id="742"/>
    </w:p>
    <w:p w:rsidR="00E92675" w:rsidRDefault="00E92675" w:rsidP="00EC7AC7">
      <w:r>
        <w:t>The following groups/individuals have been identified as needing to produce an Impact assessment (IA) as a response to this document. Further details on expected deliverables within the IA are provided below. Note, this list is not exhaustive and other groups may also need to provide an Impact Assessment, as requested by the SI</w:t>
      </w:r>
    </w:p>
    <w:p w:rsidR="00E92675" w:rsidRDefault="00E92675" w:rsidP="00EC7AC7"/>
    <w:p w:rsidR="00E92675" w:rsidRPr="00341F7E" w:rsidRDefault="00E92675" w:rsidP="00341F7E">
      <w:pPr>
        <w:pStyle w:val="Heading2"/>
      </w:pPr>
      <w:bookmarkStart w:id="743" w:name="_Toc490729087"/>
      <w:r w:rsidRPr="00341F7E">
        <w:t>OSS Development</w:t>
      </w:r>
      <w:bookmarkEnd w:id="743"/>
    </w:p>
    <w:p w:rsidR="00E92675" w:rsidRDefault="0084290C" w:rsidP="009B6959">
      <w:r>
        <w:t>Adding Arris MDC &amp; CMS into Nagios OSS platform, (though not limited too)</w:t>
      </w:r>
    </w:p>
    <w:p w:rsidR="00B50A3C" w:rsidRPr="009B6959" w:rsidRDefault="00B50A3C" w:rsidP="009B6959"/>
    <w:p w:rsidR="00E92675" w:rsidRPr="00341F7E" w:rsidRDefault="00E92675" w:rsidP="00341F7E">
      <w:pPr>
        <w:pStyle w:val="Heading2"/>
      </w:pPr>
      <w:bookmarkStart w:id="744" w:name="_Toc490729088"/>
      <w:r w:rsidRPr="00341F7E">
        <w:t>TV Engineering</w:t>
      </w:r>
      <w:bookmarkEnd w:id="744"/>
    </w:p>
    <w:p w:rsidR="00E92675" w:rsidRDefault="00E92675" w:rsidP="009B6959">
      <w:r>
        <w:t xml:space="preserve">Addressing changes for </w:t>
      </w:r>
      <w:r w:rsidR="0084290C">
        <w:t xml:space="preserve">Akamai CDN, SeaChange Adrenalin, ADI input of metadata for Adverts interface for </w:t>
      </w:r>
      <w:r w:rsidR="00012904">
        <w:t>populating</w:t>
      </w:r>
      <w:r w:rsidR="0084290C">
        <w:t xml:space="preserve"> data in </w:t>
      </w:r>
      <w:proofErr w:type="spellStart"/>
      <w:r w:rsidR="0084290C">
        <w:t>Blackarrow</w:t>
      </w:r>
      <w:proofErr w:type="spellEnd"/>
      <w:r w:rsidR="0084290C">
        <w:t>, Addition of SCTC35 marker detection in WFS, Work flow of Adverts through WFS, (though not limited to)</w:t>
      </w:r>
    </w:p>
    <w:p w:rsidR="00B50A3C" w:rsidRPr="009B6959" w:rsidRDefault="00B50A3C" w:rsidP="009B6959"/>
    <w:p w:rsidR="00E92675" w:rsidRPr="00341F7E" w:rsidRDefault="0084290C" w:rsidP="00341F7E">
      <w:pPr>
        <w:pStyle w:val="Heading2"/>
      </w:pPr>
      <w:bookmarkStart w:id="745" w:name="_Toc428821134"/>
      <w:bookmarkStart w:id="746" w:name="_Toc428821480"/>
      <w:bookmarkStart w:id="747" w:name="_Toc490729089"/>
      <w:bookmarkEnd w:id="745"/>
      <w:bookmarkEnd w:id="746"/>
      <w:r w:rsidRPr="00341F7E">
        <w:t>TiVo and its clients</w:t>
      </w:r>
      <w:bookmarkEnd w:id="747"/>
    </w:p>
    <w:p w:rsidR="0084290C" w:rsidRDefault="0084290C" w:rsidP="009B6959">
      <w:proofErr w:type="gramStart"/>
      <w:r>
        <w:t>Adding of advert tracking functionality into all clients, multi period (MPD), Discontinuities (HLS), (though not limited too)</w:t>
      </w:r>
      <w:r w:rsidR="00192275">
        <w:t>.</w:t>
      </w:r>
      <w:proofErr w:type="gramEnd"/>
    </w:p>
    <w:p w:rsidR="00B50A3C" w:rsidRDefault="00B50A3C" w:rsidP="009B6959"/>
    <w:p w:rsidR="00041817" w:rsidRDefault="0084290C" w:rsidP="00B975CA">
      <w:pPr>
        <w:pStyle w:val="Heading2"/>
      </w:pPr>
      <w:bookmarkStart w:id="748" w:name="_Toc490729090"/>
      <w:r w:rsidRPr="00341F7E">
        <w:t>Web in-house</w:t>
      </w:r>
      <w:r w:rsidR="00041817">
        <w:t xml:space="preserve"> development</w:t>
      </w:r>
      <w:r w:rsidRPr="00341F7E">
        <w:t xml:space="preserve"> team</w:t>
      </w:r>
      <w:bookmarkEnd w:id="748"/>
    </w:p>
    <w:p w:rsidR="00041817" w:rsidRDefault="00012904" w:rsidP="00341F7E">
      <w:r>
        <w:t>The desktop web application to support advert tracking functionality (though not limited too).</w:t>
      </w:r>
    </w:p>
    <w:p w:rsidR="00B50A3C" w:rsidRPr="00341F7E" w:rsidRDefault="00B50A3C" w:rsidP="00341F7E"/>
    <w:p w:rsidR="00E92675" w:rsidRPr="00341F7E" w:rsidRDefault="00E92675" w:rsidP="00341F7E">
      <w:pPr>
        <w:pStyle w:val="Heading2"/>
      </w:pPr>
      <w:bookmarkStart w:id="749" w:name="_Toc490729091"/>
      <w:r w:rsidRPr="00341F7E">
        <w:t>Network Engineering / Design</w:t>
      </w:r>
      <w:bookmarkEnd w:id="749"/>
    </w:p>
    <w:p w:rsidR="00E92675" w:rsidRDefault="00E92675" w:rsidP="00341F7E">
      <w:r>
        <w:t xml:space="preserve">Network design to support connectivity between </w:t>
      </w:r>
      <w:r w:rsidR="0084290C">
        <w:t>all stated components, additional of MDC &amp; CMS, load through-put on F5 load balancers, Firewall configurations (though not limited too)</w:t>
      </w:r>
    </w:p>
    <w:p w:rsidR="00B50A3C" w:rsidRPr="009B6959" w:rsidRDefault="00B50A3C" w:rsidP="00341F7E"/>
    <w:p w:rsidR="00E92675" w:rsidRPr="00341F7E" w:rsidRDefault="00E92675" w:rsidP="00341F7E">
      <w:pPr>
        <w:pStyle w:val="Heading2"/>
      </w:pPr>
      <w:bookmarkStart w:id="750" w:name="_Toc490729092"/>
      <w:r w:rsidRPr="00341F7E">
        <w:t>Infrastructure Design</w:t>
      </w:r>
      <w:bookmarkEnd w:id="750"/>
    </w:p>
    <w:p w:rsidR="007E1C14" w:rsidRDefault="00E92675" w:rsidP="00EC7AC7">
      <w:r>
        <w:t xml:space="preserve">Design document covering infrastructure changes required to support the new connectivity required </w:t>
      </w:r>
      <w:r w:rsidR="00041817">
        <w:t>to add Arris MDC &amp; CMS</w:t>
      </w:r>
      <w:r w:rsidR="007E1C14">
        <w:t xml:space="preserve"> (though not limited too)</w:t>
      </w:r>
    </w:p>
    <w:p w:rsidR="00B50A3C" w:rsidRDefault="00B50A3C" w:rsidP="00EC7AC7"/>
    <w:p w:rsidR="007E1C14" w:rsidRDefault="007E1C14" w:rsidP="00B975CA">
      <w:pPr>
        <w:pStyle w:val="Heading2"/>
      </w:pPr>
      <w:bookmarkStart w:id="751" w:name="_Toc490729093"/>
      <w:r>
        <w:t>Virgin Media Engineering Security</w:t>
      </w:r>
      <w:bookmarkEnd w:id="751"/>
    </w:p>
    <w:p w:rsidR="007E1C14" w:rsidRDefault="007E1C14" w:rsidP="00EC7AC7">
      <w:r>
        <w:t xml:space="preserve">Confirmation that passing the MAC address or </w:t>
      </w:r>
      <w:proofErr w:type="spellStart"/>
      <w:r>
        <w:t>vmTVAccountID</w:t>
      </w:r>
      <w:proofErr w:type="spellEnd"/>
      <w:r>
        <w:t xml:space="preserve"> can be passed amended to the URL, though in SSL (though not limited too).</w:t>
      </w:r>
    </w:p>
    <w:p w:rsidR="00E92675" w:rsidRDefault="00E92675" w:rsidP="00EC7AC7"/>
    <w:p w:rsidR="008B7438" w:rsidRDefault="008B7438" w:rsidP="008B7438">
      <w:pPr>
        <w:pStyle w:val="Heading1"/>
        <w:tabs>
          <w:tab w:val="num" w:pos="360"/>
        </w:tabs>
      </w:pPr>
      <w:bookmarkStart w:id="752" w:name="_Toc421284903"/>
      <w:bookmarkStart w:id="753" w:name="_Toc490729094"/>
      <w:r>
        <w:t>Appendix A</w:t>
      </w:r>
      <w:bookmarkEnd w:id="752"/>
      <w:bookmarkEnd w:id="753"/>
    </w:p>
    <w:p w:rsidR="008B7438" w:rsidRDefault="008B7438" w:rsidP="008B7438">
      <w:pPr>
        <w:pStyle w:val="Heading2"/>
      </w:pPr>
      <w:bookmarkStart w:id="754" w:name="_Toc421284904"/>
      <w:bookmarkStart w:id="755" w:name="_Toc490729095"/>
      <w:r w:rsidRPr="00B00E39">
        <w:t>Manifest Manipulation Constraints</w:t>
      </w:r>
      <w:bookmarkEnd w:id="754"/>
      <w:bookmarkEnd w:id="755"/>
      <w:r w:rsidRPr="00B00E39">
        <w:t xml:space="preserve"> </w:t>
      </w:r>
    </w:p>
    <w:p w:rsidR="008B7438" w:rsidRDefault="008B7438" w:rsidP="00B00E39">
      <w:r>
        <w:t xml:space="preserve">Manifest manipulation is more complex than it at first may seem. </w:t>
      </w:r>
    </w:p>
    <w:p w:rsidR="008B7438" w:rsidRDefault="008B7438" w:rsidP="00B00E39"/>
    <w:p w:rsidR="008B7438" w:rsidRDefault="008B7438" w:rsidP="00B00E39">
      <w:r>
        <w:t xml:space="preserve">Manifest manipulation is most suited for protocols based on the MPEG-2 TS specification. </w:t>
      </w:r>
    </w:p>
    <w:p w:rsidR="008B7438" w:rsidRDefault="008B7438" w:rsidP="00B00E39">
      <w:pPr>
        <w:pStyle w:val="Normal-BulletCompact"/>
      </w:pPr>
      <w:r>
        <w:t>Apple HLS</w:t>
      </w:r>
    </w:p>
    <w:p w:rsidR="008B7438" w:rsidRDefault="008B7438" w:rsidP="00B00E39">
      <w:pPr>
        <w:pStyle w:val="Normal-BulletCompact"/>
      </w:pPr>
      <w:r>
        <w:t>MPEG-DASH (not MPEG-DASH ISO Base media file format)</w:t>
      </w:r>
    </w:p>
    <w:p w:rsidR="008B7438" w:rsidRDefault="008B7438" w:rsidP="00B00E39"/>
    <w:p w:rsidR="008B7438" w:rsidRDefault="008B7438" w:rsidP="00B00E39">
      <w:r>
        <w:t xml:space="preserve">Dynamic manifest manipulation for MPEG-DASH ISO BMFF as they are problematic to support: </w:t>
      </w:r>
    </w:p>
    <w:p w:rsidR="008B7438" w:rsidRDefault="008B7438" w:rsidP="00B00E39">
      <w:pPr>
        <w:pStyle w:val="Normal-BulletCompact"/>
      </w:pPr>
      <w:r>
        <w:t>Discontinuities in the timeline indicate out of order segment appending. </w:t>
      </w:r>
    </w:p>
    <w:p w:rsidR="008B7438" w:rsidRDefault="008B7438" w:rsidP="00B00E39">
      <w:pPr>
        <w:pStyle w:val="Normal-BulletCompact"/>
      </w:pPr>
      <w:r>
        <w:t>Not supported today in Smooth Streaming, HDS and mpeg DASH-MP4 players </w:t>
      </w:r>
    </w:p>
    <w:p w:rsidR="008B7438" w:rsidRDefault="008B7438" w:rsidP="00B00E39">
      <w:pPr>
        <w:pStyle w:val="Normal-BulletCompact"/>
      </w:pPr>
      <w:r>
        <w:t xml:space="preserve">Some implementations of HLS players on Android do not support discontinuity </w:t>
      </w:r>
    </w:p>
    <w:p w:rsidR="008B7438" w:rsidRDefault="008B7438" w:rsidP="00B00E39">
      <w:pPr>
        <w:pStyle w:val="Normal-BulletCompact"/>
      </w:pPr>
      <w:r>
        <w:t>Manifest manipulation does not support the packaging or repackaging of any content or content fragments </w:t>
      </w:r>
    </w:p>
    <w:p w:rsidR="008B7438" w:rsidRDefault="008B7438" w:rsidP="00B00E39">
      <w:pPr>
        <w:pStyle w:val="Normal-BulletCompact"/>
      </w:pPr>
      <w:r>
        <w:t>Manifest manipulation cannot encrypt or otherwise secure content, however it can swap out the DRM key URL’s in the manifest to tailor a syndication experience </w:t>
      </w:r>
    </w:p>
    <w:p w:rsidR="008B7438" w:rsidRDefault="008B7438" w:rsidP="00B00E39">
      <w:pPr>
        <w:pStyle w:val="Normal-BulletCompact"/>
      </w:pPr>
      <w:r>
        <w:t xml:space="preserve">Session Management capabilities in dynamic manifest manipulation are limited to the manifest level only: </w:t>
      </w:r>
    </w:p>
    <w:p w:rsidR="008B7438" w:rsidRDefault="008B7438" w:rsidP="00B00E39">
      <w:pPr>
        <w:pStyle w:val="Normal-BulletCompact"/>
      </w:pPr>
      <w:r>
        <w:t xml:space="preserve">Cannot affect fragment size / duration and the associated quality controls </w:t>
      </w:r>
    </w:p>
    <w:p w:rsidR="008B7438" w:rsidRDefault="008B7438" w:rsidP="00B00E39">
      <w:pPr>
        <w:pStyle w:val="Normal-BulletCompact"/>
      </w:pPr>
      <w:r>
        <w:t>Cannot provide analytics related to content fragment delivery; Statistics are restricted to manifest requests </w:t>
      </w:r>
    </w:p>
    <w:p w:rsidR="008B7438" w:rsidRDefault="008B7438" w:rsidP="00B00E39">
      <w:pPr>
        <w:pStyle w:val="Normal-BulletCompact"/>
        <w:sectPr w:rsidR="008B7438" w:rsidSect="003E0AF5">
          <w:pgSz w:w="11906" w:h="16838"/>
          <w:pgMar w:top="851" w:right="1304" w:bottom="1134" w:left="1304" w:header="720" w:footer="720" w:gutter="0"/>
          <w:cols w:space="720"/>
        </w:sectPr>
      </w:pPr>
    </w:p>
    <w:p w:rsidR="008B7438" w:rsidRDefault="009E2E80" w:rsidP="00341F7E">
      <w:pPr>
        <w:pStyle w:val="Heading1"/>
      </w:pPr>
      <w:bookmarkStart w:id="756" w:name="_Ref428911877"/>
      <w:bookmarkStart w:id="757" w:name="_Toc490729096"/>
      <w:r>
        <w:t>Appendix B</w:t>
      </w:r>
      <w:bookmarkEnd w:id="756"/>
      <w:bookmarkEnd w:id="757"/>
    </w:p>
    <w:p w:rsidR="002E3975" w:rsidRPr="002E3975" w:rsidRDefault="002E3975" w:rsidP="002E3975"/>
    <w:p w:rsidR="008B7438" w:rsidRDefault="008B7438" w:rsidP="008B7438"/>
    <w:p w:rsidR="00C123A4" w:rsidRDefault="00C123A4" w:rsidP="00341F7E">
      <w:pPr>
        <w:keepNext/>
      </w:pPr>
    </w:p>
    <w:p w:rsidR="002E3975" w:rsidRDefault="002E3975" w:rsidP="00341F7E">
      <w:pPr>
        <w:keepNext/>
      </w:pPr>
    </w:p>
    <w:p w:rsidR="002E3975" w:rsidRDefault="002E3975" w:rsidP="00341F7E">
      <w:pPr>
        <w:keepNext/>
      </w:pPr>
      <w:r w:rsidRPr="00475283">
        <w:rPr>
          <w:noProof/>
          <w:lang w:eastAsia="en-GB"/>
        </w:rPr>
        <w:drawing>
          <wp:inline distT="0" distB="0" distL="0" distR="0" wp14:anchorId="3F9DA115" wp14:editId="1D39713B">
            <wp:extent cx="9407793" cy="25622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415014" cy="2564192"/>
                    </a:xfrm>
                    <a:prstGeom prst="rect">
                      <a:avLst/>
                    </a:prstGeom>
                    <a:noFill/>
                    <a:ln>
                      <a:noFill/>
                    </a:ln>
                  </pic:spPr>
                </pic:pic>
              </a:graphicData>
            </a:graphic>
          </wp:inline>
        </w:drawing>
      </w:r>
    </w:p>
    <w:p w:rsidR="008B7438" w:rsidRDefault="00C123A4" w:rsidP="00341F7E">
      <w:pPr>
        <w:pStyle w:val="Caption"/>
        <w:jc w:val="center"/>
      </w:pPr>
      <w:r>
        <w:t xml:space="preserve">Table </w:t>
      </w:r>
      <w:fldSimple w:instr=" STYLEREF 1 \s ">
        <w:r w:rsidR="000A5A58">
          <w:rPr>
            <w:noProof/>
          </w:rPr>
          <w:t>10</w:t>
        </w:r>
      </w:fldSimple>
      <w:r w:rsidR="00602982">
        <w:noBreakHyphen/>
      </w:r>
      <w:fldSimple w:instr=" SEQ Table \* ARABIC \s 1 ">
        <w:r w:rsidR="000A5A58">
          <w:rPr>
            <w:noProof/>
          </w:rPr>
          <w:t>1</w:t>
        </w:r>
      </w:fldSimple>
      <w:r>
        <w:t xml:space="preserve"> - Streaming profiles</w:t>
      </w:r>
    </w:p>
    <w:p w:rsidR="008B7438" w:rsidRDefault="008B7438" w:rsidP="008B7438"/>
    <w:p w:rsidR="008B7438" w:rsidRDefault="008B7438" w:rsidP="008B7438">
      <w:pPr>
        <w:keepNext/>
      </w:pPr>
    </w:p>
    <w:bookmarkEnd w:id="736"/>
    <w:bookmarkEnd w:id="737"/>
    <w:bookmarkEnd w:id="738"/>
    <w:bookmarkEnd w:id="739"/>
    <w:bookmarkEnd w:id="740"/>
    <w:p w:rsidR="00E92675" w:rsidRDefault="00E92675" w:rsidP="00C11131">
      <w:pPr>
        <w:numPr>
          <w:ilvl w:val="0"/>
          <w:numId w:val="6"/>
        </w:numPr>
        <w:sectPr w:rsidR="00E92675" w:rsidSect="003E0AF5">
          <w:pgSz w:w="16838" w:h="11906" w:orient="landscape" w:code="9"/>
          <w:pgMar w:top="1304" w:right="1560" w:bottom="1304" w:left="851" w:header="720" w:footer="720" w:gutter="0"/>
          <w:cols w:space="720"/>
          <w:rtlGutter/>
          <w:docGrid w:linePitch="272"/>
        </w:sectPr>
      </w:pPr>
    </w:p>
    <w:p w:rsidR="009E2E80" w:rsidRDefault="009E2E80" w:rsidP="00341F7E">
      <w:pPr>
        <w:pStyle w:val="Heading1"/>
      </w:pPr>
      <w:bookmarkStart w:id="758" w:name="_Toc490729097"/>
      <w:r>
        <w:t xml:space="preserve">Appendix C – </w:t>
      </w:r>
      <w:r w:rsidR="0013540C">
        <w:t>MPEG DASH Manifest Example</w:t>
      </w:r>
      <w:bookmarkEnd w:id="758"/>
    </w:p>
    <w:p w:rsidR="0013540C" w:rsidRDefault="0013540C" w:rsidP="00D93C70">
      <w:r>
        <w:t>The following manifest example shows the structure that we might expect the MM to send to the STB (via the CDN). The example shows how the manifest is structured into periods with each period representing either an ad or a section of the content.</w:t>
      </w:r>
    </w:p>
    <w:p w:rsidR="00412FFC" w:rsidRDefault="00412FFC" w:rsidP="00B20170"/>
    <w:p w:rsidR="00C363E7" w:rsidRDefault="00C363E7" w:rsidP="00B20170">
      <w:r>
        <w:t>The following example shows a manifest with three periods representing a simple playout of a VoD title with a single pre-roll ad, a single chapter of content and a single post-roll ad.</w:t>
      </w:r>
    </w:p>
    <w:p w:rsidR="00C363E7" w:rsidRDefault="00C363E7" w:rsidP="00B20170"/>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xml</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encoding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"UTF-8"</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MPD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xmlns:xsi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"http://www.w3.org/2001/XMLSchema-instance"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xmlns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"urn:mpeg:dash:schema:mpd:2011"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xmlns:arrisAd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"arris-dash-advertising.xsd"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xsi:schemaLocation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"urn:mpeg:dash:schema:mpd:2011    DASH-MPD-edition2.xsd"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"static"</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profiles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"urn:mpeg:dash:profile:isoff-live:2011"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minBufferTime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"PT2.002S"</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mediaPresentationDuration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"PT0H14M54.894S"</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3F5FBF"/>
          <w:szCs w:val="20"/>
          <w:lang w:eastAsia="en-GB"/>
        </w:rPr>
        <w:t xml:space="preserve">&lt;!-- </w:t>
      </w:r>
      <w:r>
        <w:rPr>
          <w:rFonts w:ascii="Consolas" w:eastAsia="Times New Roman" w:hAnsi="Consolas" w:cs="Consolas"/>
          <w:noProof/>
          <w:color w:val="3F5FBF"/>
          <w:szCs w:val="20"/>
          <w:u w:val="single"/>
          <w:lang w:eastAsia="en-GB"/>
        </w:rPr>
        <w:t>Preroll</w:t>
      </w:r>
      <w:r>
        <w:rPr>
          <w:rFonts w:ascii="Consolas" w:eastAsia="Times New Roman" w:hAnsi="Consolas" w:cs="Consolas"/>
          <w:noProof/>
          <w:color w:val="3F5FBF"/>
          <w:szCs w:val="20"/>
          <w:lang w:eastAsia="en-GB"/>
        </w:rPr>
        <w:t xml:space="preserve"> with segment </w:t>
      </w:r>
      <w:r>
        <w:rPr>
          <w:rFonts w:ascii="Consolas" w:eastAsia="Times New Roman" w:hAnsi="Consolas" w:cs="Consolas"/>
          <w:noProof/>
          <w:color w:val="3F5FBF"/>
          <w:szCs w:val="20"/>
          <w:u w:val="single"/>
          <w:lang w:eastAsia="en-GB"/>
        </w:rPr>
        <w:t>timeline</w:t>
      </w:r>
      <w:r>
        <w:rPr>
          <w:rFonts w:ascii="Consolas" w:eastAsia="Times New Roman" w:hAnsi="Consolas" w:cs="Consolas"/>
          <w:noProof/>
          <w:color w:val="3F5FBF"/>
          <w:szCs w:val="20"/>
          <w:lang w:eastAsia="en-GB"/>
        </w:rPr>
        <w:t xml:space="preserve"> for video and audio --&gt;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duration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"PT0H4M58.298S"</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http://ad.cdnhostname.com/DASH/0563148/</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"urn:arrisAd:adEvent:2015"</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"258"</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presentationTime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C363E7" w:rsidRDefault="00C363E7" w:rsidP="00897FE2">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"tag"</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encoding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compression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color w:val="008080"/>
          <w:szCs w:val="20"/>
          <w:lang w:eastAsia="en-GB"/>
        </w:rPr>
        <w:t>&gt;</w:t>
      </w:r>
      <w:r w:rsidR="003C29AA">
        <w:rPr>
          <w:rFonts w:ascii="Consolas" w:eastAsia="Times New Roman" w:hAnsi="Consolas" w:cs="Consolas"/>
          <w:noProof/>
          <w:color w:val="000000"/>
          <w:szCs w:val="20"/>
          <w:lang w:eastAsia="en-GB"/>
        </w:rPr>
        <w:t xml:space="preserve"> </w:t>
      </w:r>
      <w:r>
        <w:rPr>
          <w:rFonts w:ascii="Consolas" w:eastAsia="Times New Roman" w:hAnsi="Consolas" w:cs="Consolas"/>
          <w:noProof/>
          <w:color w:val="000000"/>
          <w:szCs w:val="20"/>
          <w:lang w:eastAsia="en-GB"/>
        </w:rPr>
        <w:t>providerID="ad.provider.com";assetID=“ad0571864";Tracking="XXXXXXXXXXXXXDAI-ADS-NoReg}:{97-2696605-02A-I…";trickModeRestriction="fastForward</w:t>
      </w:r>
      <w:r w:rsidR="003C29AA">
        <w:rPr>
          <w:rFonts w:ascii="Consolas" w:eastAsia="Times New Roman" w:hAnsi="Consolas" w:cs="Consolas"/>
          <w:noProof/>
          <w:color w:val="000000"/>
          <w:szCs w:val="20"/>
          <w:lang w:eastAsia="en-GB"/>
        </w:rPr>
        <w:t>";</w:t>
      </w:r>
      <w:r w:rsidR="003C29AA" w:rsidRPr="003C29AA">
        <w:t xml:space="preserve"> </w:t>
      </w:r>
      <w:r w:rsidR="00897FE2">
        <w:t>PSN</w:t>
      </w:r>
      <w:r w:rsidR="003C29AA" w:rsidRPr="003C29AA">
        <w:rPr>
          <w:rFonts w:ascii="Consolas" w:eastAsia="Times New Roman" w:hAnsi="Consolas" w:cs="Consolas"/>
          <w:noProof/>
          <w:color w:val="000000"/>
          <w:szCs w:val="20"/>
          <w:lang w:eastAsia="en-GB"/>
        </w:rPr>
        <w:t>TrackingURL="http</w:t>
      </w:r>
      <w:r w:rsidR="001745EB">
        <w:rPr>
          <w:rFonts w:ascii="Consolas" w:eastAsia="Times New Roman" w:hAnsi="Consolas" w:cs="Consolas"/>
          <w:noProof/>
          <w:color w:val="000000"/>
          <w:szCs w:val="20"/>
          <w:lang w:eastAsia="en-GB"/>
        </w:rPr>
        <w:t>s</w:t>
      </w:r>
      <w:r w:rsidR="003C29AA" w:rsidRPr="003C29AA">
        <w:rPr>
          <w:rFonts w:ascii="Consolas" w:eastAsia="Times New Roman" w:hAnsi="Consolas" w:cs="Consolas"/>
          <w:noProof/>
          <w:color w:val="000000"/>
          <w:szCs w:val="20"/>
          <w:lang w:eastAsia="en-GB"/>
        </w:rPr>
        <w:t>://virgin.cadent.com/PSN/</w:t>
      </w:r>
      <w:r w:rsidR="007D208B">
        <w:rPr>
          <w:rFonts w:ascii="Consolas" w:eastAsia="Times New Roman" w:hAnsi="Consolas" w:cs="Consolas"/>
          <w:noProof/>
          <w:color w:val="000000"/>
          <w:szCs w:val="20"/>
          <w:lang w:eastAsia="en-GB"/>
        </w:rPr>
        <w:t>";</w:t>
      </w:r>
      <w:r w:rsidR="00897FE2">
        <w:rPr>
          <w:rFonts w:ascii="Consolas" w:eastAsia="Times New Roman" w:hAnsi="Consolas" w:cs="Consolas"/>
          <w:noProof/>
          <w:color w:val="000000"/>
          <w:szCs w:val="20"/>
          <w:lang w:eastAsia="en-GB"/>
        </w:rPr>
        <w:t>PSNI</w:t>
      </w:r>
      <w:r w:rsidR="007D208B">
        <w:rPr>
          <w:rFonts w:ascii="Consolas" w:eastAsia="Times New Roman" w:hAnsi="Consolas" w:cs="Consolas"/>
          <w:noProof/>
          <w:color w:val="000000"/>
          <w:szCs w:val="20"/>
          <w:lang w:eastAsia="en-GB"/>
        </w:rPr>
        <w:t>dentity="TIVO-ADM</w:t>
      </w:r>
      <w:r>
        <w:rPr>
          <w:rFonts w:ascii="Consolas" w:eastAsia="Times New Roman" w:hAnsi="Consolas" w:cs="Consolas"/>
          <w:noProof/>
          <w:color w:val="000000"/>
          <w:szCs w:val="20"/>
          <w:lang w:eastAsia="en-GB"/>
        </w:rPr>
        <w:t>"</w:t>
      </w:r>
      <w:r w:rsidR="00897FE2">
        <w:rPr>
          <w:rFonts w:ascii="Consolas" w:eastAsia="Times New Roman" w:hAnsi="Consolas" w:cs="Consolas"/>
          <w:noProof/>
          <w:color w:val="000000"/>
          <w:szCs w:val="20"/>
          <w:lang w:eastAsia="en-GB"/>
        </w:rPr>
        <w:t>;</w:t>
      </w:r>
      <w:r w:rsidR="00897FE2" w:rsidRPr="00897FE2">
        <w:rPr>
          <w:rFonts w:ascii="Consolas" w:eastAsia="Times New Roman" w:hAnsi="Consolas" w:cs="Consolas"/>
          <w:noProof/>
          <w:color w:val="000000"/>
          <w:szCs w:val="20"/>
          <w:lang w:eastAsia="en-GB"/>
        </w:rPr>
        <w:t>PSNTimeoutMillis="2200";PSNRetryInitialSecs="10";PSNRetryMaxSecs="3600";PSNMaxRetries="10";PSNRetryBackoffMultiplier="6"</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"video/mp4"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startWithSAP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maxPlayoutRate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"29.969999999999999"</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"20020000"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"avc1.42c01f"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"600029"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"1400033"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"video.1.L5"</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"avc1.640029"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"4400037"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lang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"und"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"audio/mp4"</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AudioChannelConfiguration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"urn:mpeg:dash:23003:3:audio_channel_configuration:2011"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value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"397312"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"442368"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"794624"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"839680"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"1191936"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"1236992"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"1589248"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"1634304"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"1986560"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"2031616"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"2383872"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"2428928"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"2781184"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"2826240"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"3222528"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"3267584"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"3619840"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"3664896"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"4017152"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"4062208"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"4414464"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"4459520"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"4811776"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"4856832"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"5209088"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"5254144"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"5606400"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"5651456"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"6003712"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"6048768"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"6490112"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"audio_482_und.2.L1"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audioSamplingRate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"mp4a.40.2"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"64000"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3F5FBF"/>
          <w:szCs w:val="20"/>
          <w:lang w:eastAsia="en-GB"/>
        </w:rPr>
        <w:t xml:space="preserve">&lt;!-- Entertainment with segment </w:t>
      </w:r>
      <w:r>
        <w:rPr>
          <w:rFonts w:ascii="Consolas" w:eastAsia="Times New Roman" w:hAnsi="Consolas" w:cs="Consolas"/>
          <w:noProof/>
          <w:color w:val="3F5FBF"/>
          <w:szCs w:val="20"/>
          <w:u w:val="single"/>
          <w:lang w:eastAsia="en-GB"/>
        </w:rPr>
        <w:t>timeline</w:t>
      </w:r>
      <w:r>
        <w:rPr>
          <w:rFonts w:ascii="Consolas" w:eastAsia="Times New Roman" w:hAnsi="Consolas" w:cs="Consolas"/>
          <w:noProof/>
          <w:color w:val="3F5FBF"/>
          <w:szCs w:val="20"/>
          <w:lang w:eastAsia="en-GB"/>
        </w:rPr>
        <w:t xml:space="preserve"> for video and audio --&gt;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duration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"PT0H4M58.298S"</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AssetIdentifier</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"urn:org:dashif:asset-id:2013"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http://ch.cdnhostname.com/HLS/ch552530/</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"video/mp4"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startWithSAP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maxPlayoutRate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"29.969999999999999"</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"20020000"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"avc1.42c01f"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"600029"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"1400033"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"video.1.L5"</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"avc1.640029"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"4400037"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lang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"und"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"audio/mp4"</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AudioChannelConfiguration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"urn:mpeg:dash:23003:3:audio_channel_configuration:2011"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value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"397312"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"442368"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"794624"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"839680"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"1191936"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"1236992"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"1589248"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"1634304"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"1986560"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"2031616"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"2383872"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"2428928"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"2781184"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"2826240"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"3222528"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"3267584"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"3619840"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"3664896"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"4017152"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"4062208"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"4414464"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"4459520"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"4811776"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"4856832"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"5209088"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"5254144"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"5606400"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"5651456"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"6003712"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"6048768"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"6490112"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"audio_482_und.2.L1"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audioSamplingRate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"mp4a.40.2"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"64000"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3F5FBF"/>
          <w:szCs w:val="20"/>
          <w:lang w:eastAsia="en-GB"/>
        </w:rPr>
        <w:t xml:space="preserve">&lt;!-- </w:t>
      </w:r>
      <w:r>
        <w:rPr>
          <w:rFonts w:ascii="Consolas" w:eastAsia="Times New Roman" w:hAnsi="Consolas" w:cs="Consolas"/>
          <w:noProof/>
          <w:color w:val="3F5FBF"/>
          <w:szCs w:val="20"/>
          <w:u w:val="single"/>
          <w:lang w:eastAsia="en-GB"/>
        </w:rPr>
        <w:t>Postroll</w:t>
      </w:r>
      <w:r>
        <w:rPr>
          <w:rFonts w:ascii="Consolas" w:eastAsia="Times New Roman" w:hAnsi="Consolas" w:cs="Consolas"/>
          <w:noProof/>
          <w:color w:val="3F5FBF"/>
          <w:szCs w:val="20"/>
          <w:lang w:eastAsia="en-GB"/>
        </w:rPr>
        <w:t xml:space="preserve"> with segment </w:t>
      </w:r>
      <w:r>
        <w:rPr>
          <w:rFonts w:ascii="Consolas" w:eastAsia="Times New Roman" w:hAnsi="Consolas" w:cs="Consolas"/>
          <w:noProof/>
          <w:color w:val="3F5FBF"/>
          <w:szCs w:val="20"/>
          <w:u w:val="single"/>
          <w:lang w:eastAsia="en-GB"/>
        </w:rPr>
        <w:t>timeline</w:t>
      </w:r>
      <w:r>
        <w:rPr>
          <w:rFonts w:ascii="Consolas" w:eastAsia="Times New Roman" w:hAnsi="Consolas" w:cs="Consolas"/>
          <w:noProof/>
          <w:color w:val="3F5FBF"/>
          <w:szCs w:val="20"/>
          <w:lang w:eastAsia="en-GB"/>
        </w:rPr>
        <w:t xml:space="preserve"> for video and audio --&gt;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duration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"PT0H4M58.298S"</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http://ad.cdnhostname.com/DASH/ad0571358/</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BaseURL</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"urn:arrisAd:adEvent:2015"</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"514"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presentationTime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897FE2"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"tag"</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encoding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compression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"none"</w:t>
      </w:r>
      <w:r>
        <w:rPr>
          <w:rFonts w:ascii="Consolas" w:eastAsia="Times New Roman" w:hAnsi="Consolas" w:cs="Consolas"/>
          <w:noProof/>
          <w:color w:val="008080"/>
          <w:szCs w:val="20"/>
          <w:lang w:eastAsia="en-GB"/>
        </w:rPr>
        <w:t>&gt;</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00C363E7">
        <w:rPr>
          <w:rFonts w:ascii="Consolas" w:eastAsia="Times New Roman" w:hAnsi="Consolas" w:cs="Consolas"/>
          <w:noProof/>
          <w:color w:val="000000"/>
          <w:szCs w:val="20"/>
          <w:lang w:eastAsia="en-GB"/>
        </w:rPr>
        <w:t>providerID="ad.provider.com";</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00C363E7">
        <w:rPr>
          <w:rFonts w:ascii="Consolas" w:eastAsia="Times New Roman" w:hAnsi="Consolas" w:cs="Consolas"/>
          <w:noProof/>
          <w:color w:val="000000"/>
          <w:szCs w:val="20"/>
          <w:lang w:eastAsia="en-GB"/>
        </w:rPr>
        <w:t>assetID="ad0571358”;</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00C363E7">
        <w:rPr>
          <w:rFonts w:ascii="Consolas" w:eastAsia="Times New Roman" w:hAnsi="Consolas" w:cs="Consolas"/>
          <w:noProof/>
          <w:color w:val="000000"/>
          <w:szCs w:val="20"/>
          <w:lang w:eastAsia="en-GB"/>
        </w:rPr>
        <w:t>Tracking="XXXXXXXXXXXXXDAI-ADS-NoReg}:{97-2866605-04A-I…";</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00C363E7">
        <w:rPr>
          <w:rFonts w:ascii="Consolas" w:eastAsia="Times New Roman" w:hAnsi="Consolas" w:cs="Consolas"/>
          <w:noProof/>
          <w:color w:val="000000"/>
          <w:szCs w:val="20"/>
          <w:lang w:eastAsia="en-GB"/>
        </w:rPr>
        <w:t>trickModeRestriction=""</w:t>
      </w:r>
      <w:r w:rsidR="003C29AA">
        <w:rPr>
          <w:rFonts w:ascii="Consolas" w:eastAsia="Times New Roman" w:hAnsi="Consolas" w:cs="Consolas"/>
          <w:noProof/>
          <w:color w:val="000000"/>
          <w:szCs w:val="20"/>
          <w:lang w:eastAsia="en-GB"/>
        </w:rPr>
        <w:t>;</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t xml:space="preserve">                             </w:t>
      </w:r>
      <w:proofErr w:type="spellStart"/>
      <w:r>
        <w:t>PSN</w:t>
      </w:r>
      <w:r w:rsidRPr="003C29AA">
        <w:rPr>
          <w:rFonts w:ascii="Consolas" w:eastAsia="Times New Roman" w:hAnsi="Consolas" w:cs="Consolas"/>
          <w:noProof/>
          <w:color w:val="000000"/>
          <w:szCs w:val="20"/>
          <w:lang w:eastAsia="en-GB"/>
        </w:rPr>
        <w:t>TrackingURL</w:t>
      </w:r>
      <w:proofErr w:type="spellEnd"/>
      <w:r w:rsidRPr="003C29AA">
        <w:rPr>
          <w:rFonts w:ascii="Consolas" w:eastAsia="Times New Roman" w:hAnsi="Consolas" w:cs="Consolas"/>
          <w:noProof/>
          <w:color w:val="000000"/>
          <w:szCs w:val="20"/>
          <w:lang w:eastAsia="en-GB"/>
        </w:rPr>
        <w:t>="http</w:t>
      </w:r>
      <w:r>
        <w:rPr>
          <w:rFonts w:ascii="Consolas" w:eastAsia="Times New Roman" w:hAnsi="Consolas" w:cs="Consolas"/>
          <w:noProof/>
          <w:color w:val="000000"/>
          <w:szCs w:val="20"/>
          <w:lang w:eastAsia="en-GB"/>
        </w:rPr>
        <w:t>s</w:t>
      </w:r>
      <w:r w:rsidRPr="003C29AA">
        <w:rPr>
          <w:rFonts w:ascii="Consolas" w:eastAsia="Times New Roman" w:hAnsi="Consolas" w:cs="Consolas"/>
          <w:noProof/>
          <w:color w:val="000000"/>
          <w:szCs w:val="20"/>
          <w:lang w:eastAsia="en-GB"/>
        </w:rPr>
        <w:t>://virgin.cadent.com/PSN/</w:t>
      </w:r>
      <w:r>
        <w:rPr>
          <w:rFonts w:ascii="Consolas" w:eastAsia="Times New Roman" w:hAnsi="Consolas" w:cs="Consolas"/>
          <w:noProof/>
          <w:color w:val="000000"/>
          <w:szCs w:val="20"/>
          <w:lang w:eastAsia="en-GB"/>
        </w:rPr>
        <w:t>";</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PSNIdentity="TIVO-ADM";</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Pr="00897FE2">
        <w:rPr>
          <w:rFonts w:ascii="Consolas" w:eastAsia="Times New Roman" w:hAnsi="Consolas" w:cs="Consolas"/>
          <w:noProof/>
          <w:color w:val="000000"/>
          <w:szCs w:val="20"/>
          <w:lang w:eastAsia="en-GB"/>
        </w:rPr>
        <w:t>PSNTimeoutMillis="2200";</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Pr="00897FE2">
        <w:rPr>
          <w:rFonts w:ascii="Consolas" w:eastAsia="Times New Roman" w:hAnsi="Consolas" w:cs="Consolas"/>
          <w:noProof/>
          <w:color w:val="000000"/>
          <w:szCs w:val="20"/>
          <w:lang w:eastAsia="en-GB"/>
        </w:rPr>
        <w:t>PSNRetryInitialSecs="10";</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Pr="00897FE2">
        <w:rPr>
          <w:rFonts w:ascii="Consolas" w:eastAsia="Times New Roman" w:hAnsi="Consolas" w:cs="Consolas"/>
          <w:noProof/>
          <w:color w:val="000000"/>
          <w:szCs w:val="20"/>
          <w:lang w:eastAsia="en-GB"/>
        </w:rPr>
        <w:t>PSNRetryMaxSecs="3600";</w:t>
      </w:r>
    </w:p>
    <w:p w:rsidR="00897FE2"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color w:val="000000"/>
          <w:szCs w:val="20"/>
          <w:lang w:eastAsia="en-GB"/>
        </w:rPr>
      </w:pPr>
      <w:r>
        <w:rPr>
          <w:rFonts w:ascii="Consolas" w:eastAsia="Times New Roman" w:hAnsi="Consolas" w:cs="Consolas"/>
          <w:noProof/>
          <w:color w:val="000000"/>
          <w:szCs w:val="20"/>
          <w:lang w:eastAsia="en-GB"/>
        </w:rPr>
        <w:t xml:space="preserve">            </w:t>
      </w:r>
      <w:r w:rsidRPr="00897FE2">
        <w:rPr>
          <w:rFonts w:ascii="Consolas" w:eastAsia="Times New Roman" w:hAnsi="Consolas" w:cs="Consolas"/>
          <w:noProof/>
          <w:color w:val="000000"/>
          <w:szCs w:val="20"/>
          <w:lang w:eastAsia="en-GB"/>
        </w:rPr>
        <w:t>PSNMaxRetries="10";</w:t>
      </w:r>
    </w:p>
    <w:p w:rsidR="00C363E7" w:rsidRDefault="00897FE2"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sidRPr="00897FE2">
        <w:rPr>
          <w:rFonts w:ascii="Consolas" w:eastAsia="Times New Roman" w:hAnsi="Consolas" w:cs="Consolas"/>
          <w:noProof/>
          <w:color w:val="000000"/>
          <w:szCs w:val="20"/>
          <w:lang w:eastAsia="en-GB"/>
        </w:rPr>
        <w:t>PSNRetryBackoffMultiplier="6"</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arrisAd:Payload</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arrisAd:PlacementStart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EventStream</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par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"video/mp4"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startWithSAP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maxPlayoutRate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"29.969999999999999"</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"10000000"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"S!d2EIZGFzaF9vdHQSBFT-....AZ8_/QualityLevels($Bandwidth$)/Fragments(video=$Time$)"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"20020000"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"avc1.42c01f"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"600029"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"1400033"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"960"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"540"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"video.1.L4"</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"avc1.4d401f"</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"3400032"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"video.1.L5"</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"1280"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height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"720"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sar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frameRate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"989/33"</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"avc1.640029"</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"4400037"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contentType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group</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lang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"und"</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segmentAlignment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bitstreamSwitching</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"true"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mimeType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"audio/mp4"</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AudioChannelConfiguration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schemeIdUri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"urn:mpeg:dash:23003:3:audio_channel_configuration:2011"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value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initialization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"S!d2EIZGFzaF9vdHQSBFT-....AZ8_/QualityLevels($Bandwidth$)/Fragments(audio_482_und=Init)"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timescale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media</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"S!d2EIZGFzaF9vdHQSBFT-....AZ8_/QualityLevels($Bandwidth$)/Fragments(audio_482_und=$Time$)"</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startNumber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"397312"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"442368"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"794624"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"839680"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"1191936"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"1236992"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"1589248"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"1634304"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"1986560"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"2031616"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"2383872"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"2428928"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"2781184"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"2826240"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"3222528"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"3267584"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"3619840"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"3664896"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"4017152"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"4062208"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"4414464"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"4459520"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"4811776"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"4856832"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"5209088"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"5254144"</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"5606400"</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"5651456"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"6003712"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"6048768"</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"6445056"</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"45056"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t</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"6490112"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"44032"</w:t>
      </w: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SegmentTimeline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SegmentTemplate</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Representation</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"audio_482_und.2.L1"</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audioSamplingRate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"22050"</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codecs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"mp4a.40.2"</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7F007F"/>
          <w:szCs w:val="20"/>
          <w:lang w:eastAsia="en-GB"/>
        </w:rPr>
        <w:t>bandwidth</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"64000"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AdaptationSet</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Period</w:t>
      </w:r>
      <w:r>
        <w:rPr>
          <w:rFonts w:ascii="Consolas" w:eastAsia="Times New Roman" w:hAnsi="Consolas" w:cs="Consolas"/>
          <w:noProof/>
          <w:color w:val="008080"/>
          <w:szCs w:val="20"/>
          <w:lang w:eastAsia="en-GB"/>
        </w:rPr>
        <w:t>&gt;</w:t>
      </w:r>
    </w:p>
    <w:p w:rsidR="00C363E7" w:rsidRDefault="00C363E7" w:rsidP="00C363E7">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Pr>
          <w:rFonts w:ascii="Consolas" w:eastAsia="Times New Roman" w:hAnsi="Consolas" w:cs="Consolas"/>
          <w:noProof/>
          <w:color w:val="3F7F7F"/>
          <w:szCs w:val="20"/>
          <w:lang w:eastAsia="en-GB"/>
        </w:rPr>
        <w:t>MPD</w:t>
      </w:r>
      <w:r>
        <w:rPr>
          <w:rFonts w:ascii="Consolas" w:eastAsia="Times New Roman" w:hAnsi="Consolas" w:cs="Consolas"/>
          <w:noProof/>
          <w:color w:val="008080"/>
          <w:szCs w:val="20"/>
          <w:lang w:eastAsia="en-GB"/>
        </w:rPr>
        <w:t>&gt;</w:t>
      </w:r>
    </w:p>
    <w:p w:rsidR="0013540C" w:rsidRDefault="0013540C" w:rsidP="00B20170">
      <w:pPr>
        <w:rPr>
          <w:lang w:val="en-US"/>
        </w:rPr>
      </w:pPr>
      <w:bookmarkStart w:id="759" w:name="_Toc428912930"/>
      <w:bookmarkStart w:id="760" w:name="_Toc428913166"/>
      <w:bookmarkStart w:id="761" w:name="_Toc428913380"/>
      <w:bookmarkStart w:id="762" w:name="_Toc428913616"/>
      <w:bookmarkEnd w:id="759"/>
      <w:bookmarkEnd w:id="760"/>
      <w:bookmarkEnd w:id="761"/>
      <w:bookmarkEnd w:id="762"/>
    </w:p>
    <w:p w:rsidR="00B20170" w:rsidRDefault="00B20170" w:rsidP="00D93C70"/>
    <w:p w:rsidR="007D0EEF" w:rsidRDefault="007D0EEF" w:rsidP="00AF38DB">
      <w:pPr>
        <w:pStyle w:val="Heading1"/>
      </w:pPr>
      <w:bookmarkStart w:id="763" w:name="_Toc490729098"/>
      <w:bookmarkStart w:id="764" w:name="_Toc429377593"/>
      <w:r>
        <w:t>Appendix D – SCTE 130 Request and Response</w:t>
      </w:r>
      <w:bookmarkEnd w:id="763"/>
    </w:p>
    <w:p w:rsidR="007D0EEF" w:rsidRDefault="007D0EEF" w:rsidP="007D0EEF">
      <w:r>
        <w:t>The following sections present full examples of the SCTE 130-3 request from the MM to the Cadent ADS and the response given. Parts of these examples are discussed in the relevant sections of these documents but the full examples are given here.</w:t>
      </w:r>
    </w:p>
    <w:p w:rsidR="007D0EEF" w:rsidRDefault="007D0EEF" w:rsidP="007D0EEF">
      <w:pPr>
        <w:pStyle w:val="Heading2"/>
      </w:pPr>
      <w:bookmarkStart w:id="765" w:name="_Toc490729099"/>
      <w:r>
        <w:t>Request</w:t>
      </w:r>
      <w:bookmarkEnd w:id="765"/>
    </w:p>
    <w:p w:rsidR="007D0EEF" w:rsidRDefault="007D0EEF" w:rsidP="007D0EEF">
      <w:r>
        <w:t>Request made as an HTTP GET from MM to Cadent. Body of the message is an XML document as shown below –</w:t>
      </w:r>
    </w:p>
    <w:p w:rsidR="007D0EEF" w:rsidRDefault="007D0EEF" w:rsidP="007D0EEF"/>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rPr>
        <w:t>PlacementRequest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"http://www.scte.org/schemas/130-3/2008a/adm"</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xmlns:xsd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xmlns:xsi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"http://www.w3.org/2001/XMLSchema-instance"</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xmlns:core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"http://www.scte.org/schemas/130-2/2008a/core"</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xsi:schemaLocation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http://www.scte.org/schemas/130-3/2008a/adm   SCTE_130-3_2008a.xsd</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http://www.scte.org/schemas/130-2/2008a/core  SCTE_130-2_2008a.xsd"</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messageId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"6dcfe178-5884-47fc-b841-d8aa35586616"</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identity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"AF8284CD-CB68-4F64-A651-92EBE459BDEB"</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system</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"Site: 0  AdAgent Instance: 1  Cluster: 35913  NodeGroup: 8104  BindId: 0x3ba9f6587c00bc644b5c5673"</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updatesAllowed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"false"</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SystemContext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Session</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BC:64:4B:5C:56:73/0143763282</w:t>
      </w:r>
      <w:r>
        <w:rPr>
          <w:rFonts w:ascii="Consolas" w:eastAsia="Times New Roman" w:hAnsi="Consolas" w:cs="Consolas"/>
          <w:noProof/>
          <w:color w:val="008080"/>
          <w:szCs w:val="20"/>
          <w:lang w:eastAsia="en-GB"/>
        </w:rPr>
        <w:t>&lt;/</w:t>
      </w:r>
      <w:r w:rsidRPr="00E30B87">
        <w:rPr>
          <w:rStyle w:val="StyleLatinConsolasCustomColorRGB63127127"/>
          <w:noProof/>
        </w:rPr>
        <w:t>Session</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SystemContext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Entertainment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Entertainment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Client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2017-04-19T01:03:06+01:00</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TerminalAddress</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"MAC"</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11-22-33-44-55-66</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TerminalAddress</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Client</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PlacementOpportunity</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serviceRegistrationRef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"adsFullReplacement"</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7D0EEF">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rPr>
        <w:t>PlacementRequest</w:t>
      </w:r>
      <w:r>
        <w:rPr>
          <w:rFonts w:ascii="Consolas" w:eastAsia="Times New Roman" w:hAnsi="Consolas" w:cs="Consolas"/>
          <w:noProof/>
          <w:color w:val="008080"/>
          <w:szCs w:val="20"/>
          <w:lang w:eastAsia="en-GB"/>
        </w:rPr>
        <w:t>&gt;</w:t>
      </w:r>
    </w:p>
    <w:p w:rsidR="007D0EEF" w:rsidRDefault="007D0EEF" w:rsidP="007D0EEF"/>
    <w:p w:rsidR="007D0EEF" w:rsidRPr="007D0EEF" w:rsidRDefault="007D0EEF" w:rsidP="007D0EEF"/>
    <w:p w:rsidR="007D0EEF" w:rsidRDefault="007D0EEF" w:rsidP="007D0EEF">
      <w:pPr>
        <w:pStyle w:val="Heading2"/>
      </w:pPr>
      <w:bookmarkStart w:id="766" w:name="_Toc490729100"/>
      <w:r>
        <w:t>Response</w:t>
      </w:r>
      <w:bookmarkEnd w:id="766"/>
    </w:p>
    <w:p w:rsidR="007D0EEF" w:rsidRDefault="007D0EEF" w:rsidP="007D0EEF">
      <w:r>
        <w:t>HTTP response from Cadent to MM. Body of the message contains an XML document as shown below.</w:t>
      </w:r>
    </w:p>
    <w:p w:rsidR="007D0EEF" w:rsidRDefault="007D0EEF" w:rsidP="007D0EEF"/>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rPr>
        <w:t>adm:PlacementResponse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xmlns:adm</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"http://www.scte.org/schemas/130-3/2008a/adm"</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xmlns:xsi</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"http://www.w3.org/2001/XMLSchema-instance"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xmlns:core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"http://www.scte.org/schemas/130-2/2008a/core"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messageRef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"6dcfe178-5884-47fc-b841-d8aa35586616"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messageId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"886c46fb-1a7b-4e07-a00b-d99cc716787e"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version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identity</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"BA-ADS"</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system</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"BA-SYSTEM"</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xsi:schemaLocation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http://www.scte.org/schemas/130-3/2008a/adm   SCTE_130-3_2008a.xsd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i/>
          <w:iCs/>
          <w:noProof/>
          <w:color w:val="2A00FF"/>
          <w:szCs w:val="20"/>
          <w:lang w:eastAsia="en-GB"/>
        </w:rPr>
        <w:t xml:space="preserve">      http://www.scte.org/schemas/130-2/2008a/core  SCTE_130-2_2008a.xsd"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core:StatusCode</w:t>
      </w:r>
      <w:r>
        <w:rPr>
          <w:rFonts w:ascii="Consolas" w:eastAsia="Times New Roman" w:hAnsi="Consolas" w:cs="Consolas"/>
          <w:noProof/>
          <w:szCs w:val="20"/>
          <w:lang w:eastAsia="en-GB"/>
        </w:rPr>
        <w:t xml:space="preserve"> </w:t>
      </w:r>
      <w:r w:rsidRPr="00E30B87">
        <w:rPr>
          <w:rStyle w:val="StyleLatinConsolasCustomColorRGB1270127"/>
          <w:noProof/>
        </w:rPr>
        <w:t>class</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adm:SystemContext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adm:Session</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BC:64:4B:5C:56:73/0143763282</w:t>
      </w:r>
      <w:r>
        <w:rPr>
          <w:rFonts w:ascii="Consolas" w:eastAsia="Times New Roman" w:hAnsi="Consolas" w:cs="Consolas"/>
          <w:noProof/>
          <w:color w:val="008080"/>
          <w:szCs w:val="20"/>
          <w:lang w:eastAsia="en-GB"/>
        </w:rPr>
        <w:t>&lt;/</w:t>
      </w:r>
      <w:r w:rsidRPr="00E30B87">
        <w:rPr>
          <w:rStyle w:val="StyleLatinConsolasCustomColorRGB63127127"/>
          <w:noProof/>
        </w:rPr>
        <w:t>adm:Session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adm:SystemContext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adm:Client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2017-04-19T01:03:06+01:00</w:t>
      </w:r>
      <w:r>
        <w:rPr>
          <w:rFonts w:ascii="Consolas" w:eastAsia="Times New Roman" w:hAnsi="Consolas" w:cs="Consolas"/>
          <w:noProof/>
          <w:color w:val="008080"/>
          <w:szCs w:val="20"/>
          <w:lang w:eastAsia="en-GB"/>
        </w:rPr>
        <w:t>&lt;/</w:t>
      </w:r>
      <w:r w:rsidRPr="00E30B87">
        <w:rPr>
          <w:rStyle w:val="StyleLatinConsolasCustomColorRGB63127127"/>
          <w:noProof/>
        </w:rPr>
        <w:t>core:CurrentDateTime</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adm:TerminalAddress</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"MAC"</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11-22-33-44-55-66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adm:TerminalAddress</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adm:Client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"1f9be27a-f012-4ab8-8001-4f71c55fee49"</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"76f8b45c-c677-4cb2-b009-a2888a9a6071"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"106076214"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http://cdn.hostname.com/dash/ads/cha106076214.mpd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BA-ADS}:{01k_WiePMZT7mxKG_yvkj_Mg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"aab5de3d-cf71-40ba-b134-05eec6cabefe"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"Preroll"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"ee9b6026-410f-469b-a002-dc1b5d1ef835"</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"106078634"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http://cdn.hostname.com/dash/ads/cha106078634.mpd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BA-ADS}:{017BwVOEqORo241oCbMZr-eQ</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"be2bc36c-c509-47eb-b598-99c2712e0051"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"106078551"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http://cdn.hostname.com/dash/ads/cha106078551.mpd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BA-ADS}:{01z6tr_xgiTPCrn8bBGsXtjA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"26251b21-da98-4b4d-ac89-55af3cd750d0"</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http://cdn.hostname.com/dash/vod/cha106002333.mpd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szCs w:val="20"/>
          <w:lang w:eastAsia="en-GB"/>
        </w:rPr>
        <w:t xml:space="preserve"> </w:t>
      </w:r>
      <w:r w:rsidRPr="00E30B87">
        <w:rPr>
          <w:rStyle w:val="StyleLatinConsolasCustomColorRGB1270127"/>
          <w:noProof/>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0.000-575.267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"6f183965-3109-4a8c-8bef-52d9ec3c5745"</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"c1ef17bf-79b9-4ca1-91e7-a0efdc7e7828"</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"106070761"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http://cdn.hostname.com/dash/ads/cha106070761.mpd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BA-ADS}:{01-2oWvJG6Q9qWnJEqZ15V0A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"0b9e38a2-a4c9-436b-8838-be1273123fd4"</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"2:3:4:5:6"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"9da4da78-f4ef-41cb-a56a-aa64565406ed"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"106078569"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http://cdn.hostname.com/dash/ads/cha106078569.mpd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BA-ADS}:{018FeWiJRnRwa4ltRq6hYK-A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"33fe07f0-7f30-47d3-8563-5c0739ba7187"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"106078626"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http://cdn.hostname.com/dash/ads/cha106078626.mpd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BA-ADS}:{01Qr_n2z2HSh2HJr-khArqXA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"065f5a06-4d95-446d-8185-a79d75804a34"</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"106078653"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http://cdn.hostname.com/dash/ads/cha106078653.mpd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BA-ADS}:{01JShHECMySISPEqBoMUervQ</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"c3533946-c793-4d64-abf2-af159c47db48"</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"106078661"</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http://cdn.hostname.com/dash/ads/cha106078661.mpd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BA-ADS}:{01pom8zv-vReevXuPiAa6cmg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"d6d30ae8-8928-499b-b7dc-ddfcb641b924"</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"106077849"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http://cdn.hostname.com/dash/ads/cha106077849.mpd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BA-ADS}:{01DZw5pE8ITHylXTbV_yQFNg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"cfe5f905-27cf-406b-9c59-23660918d503"</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http://cdn.hostname.com/dash/vod/cha106002333.mpd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szCs w:val="20"/>
          <w:lang w:eastAsia="en-GB"/>
        </w:rPr>
        <w:t xml:space="preserve"> </w:t>
      </w:r>
      <w:r w:rsidRPr="00E30B87">
        <w:rPr>
          <w:rStyle w:val="StyleLatinConsolasCustomColorRGB1270127"/>
          <w:noProof/>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575.267-1297.186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"f6b0b84f-1ee7-4dd8-bf34-89db6e01310f"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"11"</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"1:2:3:4:5:6:7"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"f386939d-02c1-4b5c-b2df-3d4cb8082d64"</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"106078653"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http://cdn.hostname.com/dash/ads/cha106078653.mpd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BA-ADS}:{01tOHhqAd-Q5y9utKrUxQTXw</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"5416371f-6a54-40cf-9aaa-a82d9956e2fa"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"106078277"</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http://cdn.hostname.com/dash/ads/cha106078277.mpd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BA-ADS}:{01px9RoMkNS4Sjeou0MmdgUw</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"cedbcf6c-5a7a-440d-b367-9bc66283066d"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"106077824"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http://cdn.hostname.com/dash/ads/cha106077824.mpd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BA-ADS}:{01S-kfOxKUTZKi6A5vPOQp9g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"bcc263f4-dfdc-4828-8fa0-f8e508790e96"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"106075700"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http://cdn.hostname.com/dash/ads/cha106075700.mpd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BA-ADS}:{01_8vMde49RSi0OpgpzUlHPA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"9616c4c7-c314-41ba-891d-3c72dd34d762"</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"106078569"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http://cdn.hostname.com/dash/ads/cha106078569.mpd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BA-ADS}:{01rlW2XqhwTxu5rSPEbWJwnw</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"9b37363a-e86c-4277-aecb-d0ccddc52cdf"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"106078630"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http://cdn.hostname.com/dash/ads/cha106078630.mpd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BA-ADS}:{01wuXxMmDyQdmdnSq75mZmNA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"146d78dc-075f-49c9-9cec-a93c722a57c9"</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"106078314"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http://cdn.hostname.com/dash/ads/cha106078314.mpd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BA-ADS}:{01ryw4NavsSKShY7nwRTvBTg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"173f4669-908a-459c-82bf-61b307b341ad"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http://cdn.hostname.com/dash/vod/cha106002333.mpd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szCs w:val="20"/>
          <w:lang w:eastAsia="en-GB"/>
        </w:rPr>
        <w:t xml:space="preserve"> </w:t>
      </w:r>
      <w:r w:rsidRPr="00E30B87">
        <w:rPr>
          <w:rStyle w:val="StyleLatinConsolasCustomColorRGB1270127"/>
          <w:noProof/>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1297.186-2251.426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"2c46b7dc-9f12-47f7-8bde-9a943a8fac76"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adm:OpportunityBinding</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"Midroll"</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opportunityNumber</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"18"</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breakOpportunitiesExpected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breakOpportunitySequence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"1:2:3:4:5:6:7"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poGroupIndex</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"04a404c2-379b-4ab3-89ac-4ecc4b26b21e"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"106078314"</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http://cdn.hostname.com/dash/ads/cha106078314.mpd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BA-ADS}:{01H3i-DaL0QPak9Qr1zKrlGw</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"2f149d78-a12c-4b76-b94f-ebe1ef9b35bd"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"106077826"</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http://cdn.hostname.com/dash/ads/cha106077826.mpd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BA-ADS}:{01Co1j_-XHTPCOBSemsSKZbA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"32eabc7d-4f8c-4281-8c39-7cff719c2f59"</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"106078642"</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http://cdn.hostname.com/dash/ads/cha106078642.mpd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BA-ADS}:{01Iso70y8DSWu86e-rrn68eA</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"7805f0fa-b7c7-4fe7-b7a8-58cf59a76f0d"</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"106078773"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http://cdn.hostname.com/dash/ads/cha106078773.mpd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BA-ADS}:{01YJzt92PhTe-EBEa3Jf_HMg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"4f05fb44-cd6a-4ba7-9140-3b81f593fb47"</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"106067630"</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http://cdn.hostname.com/dash/ads/cha106067630.mpd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BA-ADS}:{01lV2G0xs1RoibwiBLbj8gLQ</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"c9c69e73-aa25-4d9b-8b3f-b20af2f7105e"</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"106078549"</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http://cdn.hostname.com/dash/ads/cha106078549.mpd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BA-ADS}:{01TGkyCw1DSTWcc02DqYbSLw</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"94acdb6d-0aa6-4ad9-8e3c-791678544005"</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"fill"</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"106077218"</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http://cdn.hostname.com/dash/ads/cha106077218.mpd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BA-ADS}:{01O4RoOgt-RYCGtDFFtoDsmg</w:t>
      </w:r>
      <w:r>
        <w:rPr>
          <w:rFonts w:ascii="Consolas" w:eastAsia="Times New Roman" w:hAnsi="Consolas" w:cs="Consolas"/>
          <w:noProof/>
          <w:color w:val="008080"/>
          <w:szCs w:val="20"/>
          <w:lang w:eastAsia="en-GB"/>
        </w:rPr>
        <w:t>&lt;/</w:t>
      </w:r>
      <w:r w:rsidRPr="00E30B87">
        <w:rPr>
          <w:rStyle w:val="StyleLatinConsolasCustomColorRGB63127127"/>
          <w:noProof/>
        </w:rPr>
        <w:t>core:Tracking</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adm:PlacementConstraints</w:t>
      </w:r>
      <w:r>
        <w:rPr>
          <w:rFonts w:ascii="Consolas" w:eastAsia="Times New Roman" w:hAnsi="Consolas" w:cs="Consolas"/>
          <w:noProof/>
          <w:szCs w:val="20"/>
          <w:lang w:eastAsia="en-GB"/>
        </w:rPr>
        <w:t xml:space="preserve"> </w:t>
      </w:r>
      <w:r w:rsidRPr="00E30B87">
        <w:rPr>
          <w:rStyle w:val="StyleLatinConsolasCustomColorRGB1270127"/>
          <w:noProof/>
        </w:rPr>
        <w:t>trickModeRestriction</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"fastForward"</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"ec6896ad-d10f-425a-abc9-edd2e694eee8"</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placementOpportunityRef</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"4cfb7aca-2ff2-419d-991e-66ade817e0a3"</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core:AssetRef</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providerID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"CHA"</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szCs w:val="20"/>
          <w:lang w:eastAsia="en-GB"/>
        </w:rPr>
        <w:t xml:space="preserve">          </w:t>
      </w:r>
      <w:r w:rsidRPr="00E30B87">
        <w:rPr>
          <w:rStyle w:val="StyleLatinConsolasCustomColorRGB1270127"/>
          <w:noProof/>
        </w:rPr>
        <w:t>assetID</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"106002333"</w:t>
      </w:r>
      <w:r>
        <w:rPr>
          <w:rFonts w:ascii="Consolas" w:eastAsia="Times New Roman" w:hAnsi="Consolas" w:cs="Consolas"/>
          <w:noProof/>
          <w:szCs w:val="20"/>
          <w:lang w:eastAsia="en-GB"/>
        </w:rPr>
        <w:t xml:space="preserve"> </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szCs w:val="20"/>
          <w:lang w:eastAsia="en-GB"/>
        </w:rPr>
        <w:t xml:space="preserve"> </w:t>
      </w:r>
      <w:r w:rsidRPr="00E30B87">
        <w:rPr>
          <w:rStyle w:val="StyleLatinConsolasCustomColorRGB1270127"/>
          <w:noProof/>
        </w:rPr>
        <w:t>type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"DASH_URL"</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http://cdn.hostname.com/dash/vod/cha106002333.mpd</w:t>
      </w:r>
      <w:r>
        <w:rPr>
          <w:rFonts w:ascii="Consolas" w:eastAsia="Times New Roman" w:hAnsi="Consolas" w:cs="Consolas"/>
          <w:noProof/>
          <w:color w:val="008080"/>
          <w:szCs w:val="20"/>
          <w:lang w:eastAsia="en-GB"/>
        </w:rPr>
        <w:t>&lt;/</w:t>
      </w:r>
      <w:r w:rsidRPr="00E30B87">
        <w:rPr>
          <w:rStyle w:val="StyleLatinConsolasCustomColorRGB63127127"/>
          <w:noProof/>
        </w:rPr>
        <w:t>core:ContentLocation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core:Content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szCs w:val="20"/>
          <w:lang w:eastAsia="en-GB"/>
        </w:rPr>
        <w:t xml:space="preserve"> </w:t>
      </w:r>
      <w:r w:rsidRPr="00E30B87">
        <w:rPr>
          <w:rStyle w:val="StyleLatinConsolasCustomColorRGB1270127"/>
          <w:noProof/>
        </w:rPr>
        <w:t>scale</w:t>
      </w:r>
      <w:r>
        <w:rPr>
          <w:rFonts w:ascii="Consolas" w:eastAsia="Times New Roman" w:hAnsi="Consolas" w:cs="Consolas"/>
          <w:noProof/>
          <w:color w:val="000000"/>
          <w:szCs w:val="20"/>
          <w:lang w:eastAsia="en-GB"/>
        </w:rPr>
        <w:t>=</w:t>
      </w:r>
      <w:r>
        <w:rPr>
          <w:rFonts w:ascii="Consolas" w:eastAsia="Times New Roman" w:hAnsi="Consolas" w:cs="Consolas"/>
          <w:i/>
          <w:iCs/>
          <w:noProof/>
          <w:color w:val="2A00FF"/>
          <w:szCs w:val="20"/>
          <w:lang w:eastAsia="en-GB"/>
        </w:rPr>
        <w:t>"1.0"</w:t>
      </w:r>
      <w:r>
        <w:rPr>
          <w:rFonts w:ascii="Consolas" w:eastAsia="Times New Roman" w:hAnsi="Consolas" w:cs="Consolas"/>
          <w:noProof/>
          <w:color w:val="008080"/>
          <w:szCs w:val="20"/>
          <w:lang w:eastAsia="en-GB"/>
        </w:rPr>
        <w:t>&gt;</w:t>
      </w:r>
      <w:r>
        <w:rPr>
          <w:rFonts w:ascii="Consolas" w:eastAsia="Times New Roman" w:hAnsi="Consolas" w:cs="Consolas"/>
          <w:noProof/>
          <w:color w:val="000000"/>
          <w:szCs w:val="20"/>
          <w:lang w:eastAsia="en-GB"/>
        </w:rPr>
        <w:t>2251.426-</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adm:EntertainmentNPT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adm:Entertainment</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r>
        <w:rPr>
          <w:rFonts w:ascii="Consolas" w:eastAsia="Times New Roman" w:hAnsi="Consolas" w:cs="Consolas"/>
          <w:noProof/>
          <w:color w:val="008080"/>
          <w:szCs w:val="20"/>
          <w:lang w:eastAsia="en-GB"/>
        </w:rPr>
        <w:t>&lt;/</w:t>
      </w:r>
      <w:r w:rsidRPr="00E30B87">
        <w:rPr>
          <w:rStyle w:val="StyleLatinConsolasCustomColorRGB63127127"/>
          <w:noProof/>
        </w:rPr>
        <w:t>adm:PlacementDecision</w:t>
      </w:r>
      <w:r>
        <w:rPr>
          <w:rFonts w:ascii="Consolas" w:eastAsia="Times New Roman" w:hAnsi="Consolas" w:cs="Consolas"/>
          <w:noProof/>
          <w:color w:val="008080"/>
          <w:szCs w:val="20"/>
          <w:lang w:eastAsia="en-GB"/>
        </w:rPr>
        <w:t>&gt;</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0000"/>
          <w:szCs w:val="20"/>
          <w:lang w:eastAsia="en-GB"/>
        </w:rPr>
        <w:t xml:space="preserve">  </w:t>
      </w:r>
    </w:p>
    <w:p w:rsidR="007D0EEF" w:rsidRDefault="007D0EEF" w:rsidP="00564120">
      <w:pPr>
        <w:pBdr>
          <w:top w:val="dashSmallGap" w:sz="4" w:space="1" w:color="BFBFBF" w:themeColor="background1" w:themeShade="BF"/>
          <w:left w:val="dashSmallGap" w:sz="4" w:space="4" w:color="BFBFBF" w:themeColor="background1" w:themeShade="BF"/>
          <w:bottom w:val="dashSmallGap" w:sz="4" w:space="1" w:color="BFBFBF" w:themeColor="background1" w:themeShade="BF"/>
          <w:right w:val="dashSmallGap" w:sz="4" w:space="4" w:color="BFBFBF" w:themeColor="background1" w:themeShade="BF"/>
        </w:pBdr>
        <w:shd w:val="clear" w:color="auto" w:fill="F8F8F8"/>
        <w:autoSpaceDE w:val="0"/>
        <w:autoSpaceDN w:val="0"/>
        <w:adjustRightInd w:val="0"/>
        <w:rPr>
          <w:rFonts w:ascii="Consolas" w:eastAsia="Times New Roman" w:hAnsi="Consolas" w:cs="Consolas"/>
          <w:noProof/>
          <w:szCs w:val="20"/>
          <w:lang w:eastAsia="en-GB"/>
        </w:rPr>
      </w:pPr>
      <w:r>
        <w:rPr>
          <w:rFonts w:ascii="Consolas" w:eastAsia="Times New Roman" w:hAnsi="Consolas" w:cs="Consolas"/>
          <w:noProof/>
          <w:color w:val="008080"/>
          <w:szCs w:val="20"/>
          <w:lang w:eastAsia="en-GB"/>
        </w:rPr>
        <w:t>&lt;/</w:t>
      </w:r>
      <w:r w:rsidRPr="00E30B87">
        <w:rPr>
          <w:rStyle w:val="StyleLatinConsolasCustomColorRGB63127127"/>
          <w:noProof/>
          <w:highlight w:val="lightGray"/>
        </w:rPr>
        <w:t>adm:PlacementResponse</w:t>
      </w:r>
      <w:r>
        <w:rPr>
          <w:rFonts w:ascii="Consolas" w:eastAsia="Times New Roman" w:hAnsi="Consolas" w:cs="Consolas"/>
          <w:noProof/>
          <w:color w:val="008080"/>
          <w:szCs w:val="20"/>
          <w:lang w:eastAsia="en-GB"/>
        </w:rPr>
        <w:t>&gt;</w:t>
      </w:r>
    </w:p>
    <w:p w:rsidR="007D0EEF" w:rsidRDefault="007D0EEF" w:rsidP="007D0EEF"/>
    <w:p w:rsidR="00564120" w:rsidRPr="007D0EEF" w:rsidRDefault="00564120" w:rsidP="007D0EEF"/>
    <w:p w:rsidR="00E92675" w:rsidRDefault="005000FE" w:rsidP="005000FE">
      <w:pPr>
        <w:pStyle w:val="Heading1"/>
      </w:pPr>
      <w:bookmarkStart w:id="767" w:name="_Toc490729101"/>
      <w:bookmarkEnd w:id="764"/>
      <w:r>
        <w:t>Appendix E – Error Codes for STB</w:t>
      </w:r>
      <w:bookmarkEnd w:id="767"/>
    </w:p>
    <w:p w:rsidR="005000FE" w:rsidRDefault="005000FE" w:rsidP="00341F7E">
      <w:r>
        <w:t>This section lists the error codes that appear on the STB and the cause behind it. These messages are also supported by failure log information either on the STB (accessible in TiVo Mind) or on any of the other components.</w:t>
      </w:r>
    </w:p>
    <w:p w:rsidR="00077945" w:rsidRDefault="00077945" w:rsidP="00341F7E"/>
    <w:p w:rsidR="00077945" w:rsidRDefault="00077945" w:rsidP="00341F7E">
      <w:r>
        <w:t>The failures listed below are organised by interface</w:t>
      </w:r>
      <w:r w:rsidR="00B00410">
        <w:t xml:space="preserve"> as per the diagram below –</w:t>
      </w:r>
    </w:p>
    <w:p w:rsidR="00B00410" w:rsidRDefault="00B00410" w:rsidP="00341F7E"/>
    <w:p w:rsidR="00B00410" w:rsidRDefault="00B00410" w:rsidP="00341F7E">
      <w:r w:rsidRPr="00B00410">
        <w:rPr>
          <w:noProof/>
          <w:lang w:eastAsia="en-GB"/>
        </w:rPr>
        <w:drawing>
          <wp:inline distT="0" distB="0" distL="0" distR="0" wp14:anchorId="3FB9ACAA" wp14:editId="5121D37E">
            <wp:extent cx="5904230" cy="3100352"/>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04230" cy="3100352"/>
                    </a:xfrm>
                    <a:prstGeom prst="rect">
                      <a:avLst/>
                    </a:prstGeom>
                  </pic:spPr>
                </pic:pic>
              </a:graphicData>
            </a:graphic>
          </wp:inline>
        </w:drawing>
      </w:r>
    </w:p>
    <w:p w:rsidR="00B00410" w:rsidRDefault="00B00410" w:rsidP="00341F7E"/>
    <w:p w:rsidR="005000FE" w:rsidRDefault="00B00410" w:rsidP="00B00410">
      <w:pPr>
        <w:pStyle w:val="Heading2"/>
      </w:pPr>
      <w:bookmarkStart w:id="768" w:name="_Toc490729102"/>
      <w:r>
        <w:t>S1 – STB Player to Traxis</w:t>
      </w:r>
      <w:bookmarkEnd w:id="768"/>
    </w:p>
    <w:p w:rsidR="00B00410" w:rsidRDefault="00B00410" w:rsidP="00341F7E">
      <w:r>
        <w:t>This interface used during the initial part of the session setup. STB queries Traxis for the URL required to initiate playback of the MPEG DASH content.</w:t>
      </w:r>
    </w:p>
    <w:p w:rsidR="00B00410" w:rsidRDefault="00B00410" w:rsidP="00341F7E"/>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5000FE" w:rsidTr="00FB3F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5000FE" w:rsidRDefault="005000FE" w:rsidP="00341F7E">
            <w:r>
              <w:t>Error Code</w:t>
            </w:r>
          </w:p>
        </w:tc>
        <w:tc>
          <w:tcPr>
            <w:tcW w:w="4110" w:type="dxa"/>
            <w:tcMar>
              <w:top w:w="0" w:type="dxa"/>
              <w:bottom w:w="0" w:type="dxa"/>
            </w:tcMar>
          </w:tcPr>
          <w:p w:rsidR="005000FE" w:rsidRDefault="00B00410" w:rsidP="00341F7E">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5000FE" w:rsidRDefault="00FB3F62" w:rsidP="00341F7E">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5000FE" w:rsidTr="00B00410">
        <w:tc>
          <w:tcPr>
            <w:cnfStyle w:val="001000000000" w:firstRow="0" w:lastRow="0" w:firstColumn="1" w:lastColumn="0" w:oddVBand="0" w:evenVBand="0" w:oddHBand="0" w:evenHBand="0" w:firstRowFirstColumn="0" w:firstRowLastColumn="0" w:lastRowFirstColumn="0" w:lastRowLastColumn="0"/>
            <w:tcW w:w="1078" w:type="dxa"/>
          </w:tcPr>
          <w:p w:rsidR="005000FE" w:rsidRDefault="005000FE" w:rsidP="00341F7E">
            <w:r>
              <w:t>&lt;</w:t>
            </w:r>
            <w:r w:rsidRPr="005000FE">
              <w:rPr>
                <w:highlight w:val="yellow"/>
              </w:rPr>
              <w:t>TBC</w:t>
            </w:r>
            <w:r>
              <w:t>&gt;</w:t>
            </w:r>
          </w:p>
        </w:tc>
        <w:tc>
          <w:tcPr>
            <w:tcW w:w="4110" w:type="dxa"/>
          </w:tcPr>
          <w:p w:rsidR="005000FE" w:rsidRPr="00B00410" w:rsidRDefault="00B00410" w:rsidP="00341F7E">
            <w:pPr>
              <w:cnfStyle w:val="000000000000" w:firstRow="0" w:lastRow="0" w:firstColumn="0" w:lastColumn="0" w:oddVBand="0" w:evenVBand="0" w:oddHBand="0" w:evenHBand="0" w:firstRowFirstColumn="0" w:firstRowLastColumn="0" w:lastRowFirstColumn="0" w:lastRowLastColumn="0"/>
              <w:rPr>
                <w:b/>
                <w:u w:val="single"/>
              </w:rPr>
            </w:pPr>
            <w:r w:rsidRPr="00B00410">
              <w:rPr>
                <w:b/>
                <w:u w:val="single"/>
              </w:rPr>
              <w:t>STB Can’t Connect to Traxis</w:t>
            </w:r>
          </w:p>
          <w:p w:rsidR="00B00410" w:rsidRDefault="00B00410" w:rsidP="00341F7E">
            <w:pPr>
              <w:cnfStyle w:val="000000000000" w:firstRow="0" w:lastRow="0" w:firstColumn="0" w:lastColumn="0" w:oddVBand="0" w:evenVBand="0" w:oddHBand="0" w:evenHBand="0" w:firstRowFirstColumn="0" w:firstRowLastColumn="0" w:lastRowFirstColumn="0" w:lastRowLastColumn="0"/>
            </w:pPr>
            <w:r>
              <w:t>This encompasses a range of errors that arise from network connectivity into Traxis. Possible causes including –</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Leapfrog connectivity problems through hub,</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Compass connectivity through CMTS,</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Compass connectivity through NAT and secure perimeter,</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Failure at F5 load balancer,</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Unresponsive Traxis,</w:t>
            </w:r>
          </w:p>
          <w:p w:rsidR="00B00410" w:rsidRDefault="00B00410" w:rsidP="00B00410">
            <w:pPr>
              <w:pStyle w:val="Normal-BulletCompact"/>
              <w:cnfStyle w:val="000000000000" w:firstRow="0" w:lastRow="0" w:firstColumn="0" w:lastColumn="0" w:oddVBand="0" w:evenVBand="0" w:oddHBand="0" w:evenHBand="0" w:firstRowFirstColumn="0" w:firstRowLastColumn="0" w:lastRowFirstColumn="0" w:lastRowLastColumn="0"/>
            </w:pPr>
            <w:r>
              <w:t>Timeout waiting for Traxis.</w:t>
            </w:r>
          </w:p>
          <w:p w:rsidR="00B00410" w:rsidRDefault="00B00410" w:rsidP="00341F7E">
            <w:pPr>
              <w:cnfStyle w:val="000000000000" w:firstRow="0" w:lastRow="0" w:firstColumn="0" w:lastColumn="0" w:oddVBand="0" w:evenVBand="0" w:oddHBand="0" w:evenHBand="0" w:firstRowFirstColumn="0" w:firstRowLastColumn="0" w:lastRowFirstColumn="0" w:lastRowLastColumn="0"/>
            </w:pPr>
          </w:p>
        </w:tc>
        <w:tc>
          <w:tcPr>
            <w:tcW w:w="4280" w:type="dxa"/>
          </w:tcPr>
          <w:p w:rsidR="005000FE" w:rsidRDefault="005000FE" w:rsidP="00341F7E">
            <w:pPr>
              <w:cnfStyle w:val="000000000000" w:firstRow="0" w:lastRow="0" w:firstColumn="0" w:lastColumn="0" w:oddVBand="0" w:evenVBand="0" w:oddHBand="0" w:evenHBand="0" w:firstRowFirstColumn="0" w:firstRowLastColumn="0" w:lastRowFirstColumn="0" w:lastRowLastColumn="0"/>
            </w:pPr>
          </w:p>
        </w:tc>
      </w:tr>
      <w:tr w:rsidR="005000FE" w:rsidTr="00B00410">
        <w:tc>
          <w:tcPr>
            <w:cnfStyle w:val="001000000000" w:firstRow="0" w:lastRow="0" w:firstColumn="1" w:lastColumn="0" w:oddVBand="0" w:evenVBand="0" w:oddHBand="0" w:evenHBand="0" w:firstRowFirstColumn="0" w:firstRowLastColumn="0" w:lastRowFirstColumn="0" w:lastRowLastColumn="0"/>
            <w:tcW w:w="1078" w:type="dxa"/>
          </w:tcPr>
          <w:p w:rsidR="005000FE" w:rsidRDefault="00FB3F62" w:rsidP="00341F7E">
            <w:r>
              <w:t>&lt;</w:t>
            </w:r>
            <w:r w:rsidRPr="00FB3F62">
              <w:rPr>
                <w:highlight w:val="yellow"/>
              </w:rPr>
              <w:t>TBC</w:t>
            </w:r>
            <w:r>
              <w:t>&gt;</w:t>
            </w:r>
          </w:p>
        </w:tc>
        <w:tc>
          <w:tcPr>
            <w:tcW w:w="4110" w:type="dxa"/>
          </w:tcPr>
          <w:p w:rsidR="005000FE" w:rsidRPr="00FB3F62" w:rsidRDefault="00FB3F62" w:rsidP="00341F7E">
            <w:pPr>
              <w:cnfStyle w:val="000000000000" w:firstRow="0" w:lastRow="0" w:firstColumn="0" w:lastColumn="0" w:oddVBand="0" w:evenVBand="0" w:oddHBand="0" w:evenHBand="0" w:firstRowFirstColumn="0" w:firstRowLastColumn="0" w:lastRowFirstColumn="0" w:lastRowLastColumn="0"/>
              <w:rPr>
                <w:b/>
                <w:u w:val="single"/>
              </w:rPr>
            </w:pPr>
            <w:r w:rsidRPr="00FB3F62">
              <w:rPr>
                <w:b/>
                <w:u w:val="single"/>
              </w:rPr>
              <w:t>Error in Authorisation from Traxis</w:t>
            </w:r>
          </w:p>
          <w:p w:rsidR="00FB3F62" w:rsidRDefault="00FB3F62" w:rsidP="00341F7E">
            <w:pPr>
              <w:cnfStyle w:val="000000000000" w:firstRow="0" w:lastRow="0" w:firstColumn="0" w:lastColumn="0" w:oddVBand="0" w:evenVBand="0" w:oddHBand="0" w:evenHBand="0" w:firstRowFirstColumn="0" w:firstRowLastColumn="0" w:lastRowFirstColumn="0" w:lastRowLastColumn="0"/>
            </w:pPr>
            <w:r>
              <w:t>Any errors arising from the STB being ineligible to view the content being requested. This error based on an explicit response from Traxis with a refusal.</w:t>
            </w:r>
          </w:p>
        </w:tc>
        <w:tc>
          <w:tcPr>
            <w:tcW w:w="4280" w:type="dxa"/>
          </w:tcPr>
          <w:p w:rsidR="005000FE" w:rsidRDefault="005000FE" w:rsidP="00341F7E">
            <w:pPr>
              <w:cnfStyle w:val="000000000000" w:firstRow="0" w:lastRow="0" w:firstColumn="0" w:lastColumn="0" w:oddVBand="0" w:evenVBand="0" w:oddHBand="0" w:evenHBand="0" w:firstRowFirstColumn="0" w:firstRowLastColumn="0" w:lastRowFirstColumn="0" w:lastRowLastColumn="0"/>
            </w:pPr>
          </w:p>
        </w:tc>
      </w:tr>
      <w:tr w:rsidR="00FB3F62" w:rsidTr="00B00410">
        <w:tc>
          <w:tcPr>
            <w:cnfStyle w:val="001000000000" w:firstRow="0" w:lastRow="0" w:firstColumn="1" w:lastColumn="0" w:oddVBand="0" w:evenVBand="0" w:oddHBand="0" w:evenHBand="0" w:firstRowFirstColumn="0" w:firstRowLastColumn="0" w:lastRowFirstColumn="0" w:lastRowLastColumn="0"/>
            <w:tcW w:w="1078" w:type="dxa"/>
          </w:tcPr>
          <w:p w:rsidR="00FB3F62" w:rsidRDefault="00FB3F62" w:rsidP="00341F7E">
            <w:r>
              <w:t>&lt;</w:t>
            </w:r>
            <w:r w:rsidRPr="00FB3F62">
              <w:rPr>
                <w:highlight w:val="yellow"/>
              </w:rPr>
              <w:t>TBC</w:t>
            </w:r>
            <w:r>
              <w:t>&gt;</w:t>
            </w:r>
          </w:p>
        </w:tc>
        <w:tc>
          <w:tcPr>
            <w:tcW w:w="4110" w:type="dxa"/>
          </w:tcPr>
          <w:p w:rsidR="00FB3F62" w:rsidRDefault="00FB3F62" w:rsidP="00FB3F62">
            <w:pPr>
              <w:keepNext/>
              <w:cnfStyle w:val="000000000000" w:firstRow="0" w:lastRow="0" w:firstColumn="0" w:lastColumn="0" w:oddVBand="0" w:evenVBand="0" w:oddHBand="0" w:evenHBand="0" w:firstRowFirstColumn="0" w:firstRowLastColumn="0" w:lastRowFirstColumn="0" w:lastRowLastColumn="0"/>
              <w:rPr>
                <w:b/>
                <w:u w:val="single"/>
              </w:rPr>
            </w:pPr>
            <w:r>
              <w:rPr>
                <w:b/>
                <w:u w:val="single"/>
              </w:rPr>
              <w:t>Bad Response from Traxis</w:t>
            </w:r>
          </w:p>
          <w:p w:rsidR="00FB3F62" w:rsidRDefault="00FB3F62" w:rsidP="00341F7E">
            <w:pPr>
              <w:cnfStyle w:val="000000000000" w:firstRow="0" w:lastRow="0" w:firstColumn="0" w:lastColumn="0" w:oddVBand="0" w:evenVBand="0" w:oddHBand="0" w:evenHBand="0" w:firstRowFirstColumn="0" w:firstRowLastColumn="0" w:lastRowFirstColumn="0" w:lastRowLastColumn="0"/>
            </w:pPr>
            <w:r>
              <w:t>A response is received from Traxis but it cannot be parsed by the STB. This might be due to a number of issues including –</w:t>
            </w:r>
          </w:p>
          <w:p w:rsidR="00FB3F62" w:rsidRDefault="00FB3F62" w:rsidP="00FB3F62">
            <w:pPr>
              <w:pStyle w:val="Normal-BulletCompact"/>
              <w:cnfStyle w:val="000000000000" w:firstRow="0" w:lastRow="0" w:firstColumn="0" w:lastColumn="0" w:oddVBand="0" w:evenVBand="0" w:oddHBand="0" w:evenHBand="0" w:firstRowFirstColumn="0" w:firstRowLastColumn="0" w:lastRowFirstColumn="0" w:lastRowLastColumn="0"/>
            </w:pPr>
            <w:r>
              <w:t>Corruption,</w:t>
            </w:r>
          </w:p>
          <w:p w:rsidR="00FB3F62" w:rsidRPr="00FB3F62" w:rsidRDefault="00FB3F62" w:rsidP="00FB3F62">
            <w:pPr>
              <w:pStyle w:val="Normal-BulletCompact"/>
              <w:cnfStyle w:val="000000000000" w:firstRow="0" w:lastRow="0" w:firstColumn="0" w:lastColumn="0" w:oddVBand="0" w:evenVBand="0" w:oddHBand="0" w:evenHBand="0" w:firstRowFirstColumn="0" w:firstRowLastColumn="0" w:lastRowFirstColumn="0" w:lastRowLastColumn="0"/>
            </w:pPr>
            <w:r>
              <w:t>Software version incompatibilities.</w:t>
            </w:r>
          </w:p>
        </w:tc>
        <w:tc>
          <w:tcPr>
            <w:tcW w:w="4280" w:type="dxa"/>
          </w:tcPr>
          <w:p w:rsidR="00FB3F62" w:rsidRDefault="00FB3F62" w:rsidP="00341F7E">
            <w:pPr>
              <w:cnfStyle w:val="000000000000" w:firstRow="0" w:lastRow="0" w:firstColumn="0" w:lastColumn="0" w:oddVBand="0" w:evenVBand="0" w:oddHBand="0" w:evenHBand="0" w:firstRowFirstColumn="0" w:firstRowLastColumn="0" w:lastRowFirstColumn="0" w:lastRowLastColumn="0"/>
            </w:pPr>
          </w:p>
        </w:tc>
      </w:tr>
    </w:tbl>
    <w:p w:rsidR="005000FE" w:rsidRDefault="005000FE" w:rsidP="00341F7E"/>
    <w:p w:rsidR="00FB3F62" w:rsidRDefault="00FB3F62" w:rsidP="00FB3F62">
      <w:pPr>
        <w:pStyle w:val="Heading2"/>
      </w:pPr>
      <w:bookmarkStart w:id="769" w:name="_Toc490729103"/>
      <w:r>
        <w:t>P1, P2 – STB Player to MM via CDN</w:t>
      </w:r>
      <w:bookmarkEnd w:id="769"/>
    </w:p>
    <w:p w:rsidR="00FB3F62" w:rsidRDefault="00FB3F62" w:rsidP="00FB3F62">
      <w:r>
        <w:t>This refers to the part of the setup where the STB requests a manifest from the MM and receives a customised MPEG DASH manifest in return. The request from the Leapfrog box uses HTTP and go</w:t>
      </w:r>
      <w:r w:rsidR="00634AB1">
        <w:t>es via the CDN and the F5 load b</w:t>
      </w:r>
      <w:r>
        <w:t>alance</w:t>
      </w:r>
      <w:r w:rsidR="00634AB1">
        <w:t>r</w:t>
      </w:r>
      <w:r>
        <w:t>; the Compass box goes directly from the CMTS/NAT to the F5 load balancer and MM.</w:t>
      </w:r>
    </w:p>
    <w:p w:rsidR="00FB3F62" w:rsidRDefault="00FB3F62" w:rsidP="00FB3F62"/>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FB3F62" w:rsidTr="006E5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FB3F62" w:rsidRDefault="00FB3F62" w:rsidP="006E5A6C">
            <w:r>
              <w:t>Error Code</w:t>
            </w:r>
          </w:p>
        </w:tc>
        <w:tc>
          <w:tcPr>
            <w:tcW w:w="4110" w:type="dxa"/>
            <w:tcMar>
              <w:top w:w="0" w:type="dxa"/>
              <w:bottom w:w="0" w:type="dxa"/>
            </w:tcMar>
          </w:tcPr>
          <w:p w:rsidR="00FB3F62" w:rsidRDefault="00FB3F62" w:rsidP="006E5A6C">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FB3F62" w:rsidRDefault="00FB3F62" w:rsidP="006E5A6C">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FB3F62" w:rsidTr="006E5A6C">
        <w:tc>
          <w:tcPr>
            <w:cnfStyle w:val="001000000000" w:firstRow="0" w:lastRow="0" w:firstColumn="1" w:lastColumn="0" w:oddVBand="0" w:evenVBand="0" w:oddHBand="0" w:evenHBand="0" w:firstRowFirstColumn="0" w:firstRowLastColumn="0" w:lastRowFirstColumn="0" w:lastRowLastColumn="0"/>
            <w:tcW w:w="1078" w:type="dxa"/>
          </w:tcPr>
          <w:p w:rsidR="00FB3F62" w:rsidRDefault="00FB3F62" w:rsidP="006E5A6C">
            <w:r>
              <w:t>&lt;</w:t>
            </w:r>
            <w:r w:rsidRPr="005000FE">
              <w:rPr>
                <w:highlight w:val="yellow"/>
              </w:rPr>
              <w:t>TBC</w:t>
            </w:r>
            <w:r>
              <w:t>&gt;</w:t>
            </w:r>
          </w:p>
        </w:tc>
        <w:tc>
          <w:tcPr>
            <w:tcW w:w="4110" w:type="dxa"/>
          </w:tcPr>
          <w:p w:rsidR="00FB3F62" w:rsidRPr="00AA4819" w:rsidRDefault="00AA4819" w:rsidP="006E5A6C">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STB Can</w:t>
            </w:r>
            <w:r w:rsidR="00D35CDB">
              <w:rPr>
                <w:b/>
                <w:u w:val="single"/>
              </w:rPr>
              <w:t>’</w:t>
            </w:r>
            <w:r w:rsidRPr="00AA4819">
              <w:rPr>
                <w:b/>
                <w:u w:val="single"/>
              </w:rPr>
              <w:t>t Connect to CDN</w:t>
            </w:r>
          </w:p>
          <w:p w:rsidR="00AA4819" w:rsidRDefault="00AA4819" w:rsidP="006E5A6C">
            <w:pPr>
              <w:cnfStyle w:val="000000000000" w:firstRow="0" w:lastRow="0" w:firstColumn="0" w:lastColumn="0" w:oddVBand="0" w:evenVBand="0" w:oddHBand="0" w:evenHBand="0" w:firstRowFirstColumn="0" w:firstRowLastColumn="0" w:lastRowFirstColumn="0" w:lastRowLastColumn="0"/>
            </w:pPr>
            <w:r>
              <w:t>This encompasses any number of failures from the STB to the MM. Some of these are broken out in more detail below.</w:t>
            </w:r>
          </w:p>
        </w:tc>
        <w:tc>
          <w:tcPr>
            <w:tcW w:w="4280" w:type="dxa"/>
          </w:tcPr>
          <w:p w:rsidR="00FB3F62" w:rsidRDefault="00FB3F62" w:rsidP="006E5A6C">
            <w:pPr>
              <w:cnfStyle w:val="000000000000" w:firstRow="0" w:lastRow="0" w:firstColumn="0" w:lastColumn="0" w:oddVBand="0" w:evenVBand="0" w:oddHBand="0" w:evenHBand="0" w:firstRowFirstColumn="0" w:firstRowLastColumn="0" w:lastRowFirstColumn="0" w:lastRowLastColumn="0"/>
            </w:pPr>
          </w:p>
        </w:tc>
      </w:tr>
      <w:tr w:rsidR="00FB3F62" w:rsidTr="006E5A6C">
        <w:tc>
          <w:tcPr>
            <w:cnfStyle w:val="001000000000" w:firstRow="0" w:lastRow="0" w:firstColumn="1" w:lastColumn="0" w:oddVBand="0" w:evenVBand="0" w:oddHBand="0" w:evenHBand="0" w:firstRowFirstColumn="0" w:firstRowLastColumn="0" w:lastRowFirstColumn="0" w:lastRowLastColumn="0"/>
            <w:tcW w:w="1078" w:type="dxa"/>
          </w:tcPr>
          <w:p w:rsidR="00FB3F62" w:rsidRDefault="00FB3F62" w:rsidP="006E5A6C">
            <w:r>
              <w:t>&lt;</w:t>
            </w:r>
            <w:r w:rsidRPr="00FB3F62">
              <w:rPr>
                <w:highlight w:val="yellow"/>
              </w:rPr>
              <w:t>TBC</w:t>
            </w:r>
            <w:r>
              <w:t>&gt;</w:t>
            </w:r>
          </w:p>
        </w:tc>
        <w:tc>
          <w:tcPr>
            <w:tcW w:w="4110" w:type="dxa"/>
          </w:tcPr>
          <w:p w:rsidR="00FB3F62" w:rsidRPr="00AA4819" w:rsidRDefault="00AA4819" w:rsidP="006E5A6C">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Leapfrog Security Token Failure</w:t>
            </w:r>
          </w:p>
          <w:p w:rsidR="00AA4819" w:rsidRDefault="00AA4819" w:rsidP="006E5A6C">
            <w:pPr>
              <w:cnfStyle w:val="000000000000" w:firstRow="0" w:lastRow="0" w:firstColumn="0" w:lastColumn="0" w:oddVBand="0" w:evenVBand="0" w:oddHBand="0" w:evenHBand="0" w:firstRowFirstColumn="0" w:firstRowLastColumn="0" w:lastRowFirstColumn="0" w:lastRowLastColumn="0"/>
            </w:pPr>
            <w:r>
              <w:t>Authorisation failure on the token passed from Traxis. Possible causes include –</w:t>
            </w:r>
          </w:p>
          <w:p w:rsidR="00AA4819" w:rsidRDefault="00AA4819" w:rsidP="00AA4819">
            <w:pPr>
              <w:pStyle w:val="Normal-BulletCompact"/>
              <w:cnfStyle w:val="000000000000" w:firstRow="0" w:lastRow="0" w:firstColumn="0" w:lastColumn="0" w:oddVBand="0" w:evenVBand="0" w:oddHBand="0" w:evenHBand="0" w:firstRowFirstColumn="0" w:firstRowLastColumn="0" w:lastRowFirstColumn="0" w:lastRowLastColumn="0"/>
            </w:pPr>
            <w:r>
              <w:t>Different shared secret,</w:t>
            </w:r>
          </w:p>
          <w:p w:rsidR="00AA4819" w:rsidRDefault="00AA4819" w:rsidP="00AA4819">
            <w:pPr>
              <w:pStyle w:val="Normal-BulletCompact"/>
              <w:cnfStyle w:val="000000000000" w:firstRow="0" w:lastRow="0" w:firstColumn="0" w:lastColumn="0" w:oddVBand="0" w:evenVBand="0" w:oddHBand="0" w:evenHBand="0" w:firstRowFirstColumn="0" w:firstRowLastColumn="0" w:lastRowFirstColumn="0" w:lastRowLastColumn="0"/>
            </w:pPr>
            <w:r>
              <w:t>Incorrect calculation of token.</w:t>
            </w:r>
          </w:p>
        </w:tc>
        <w:tc>
          <w:tcPr>
            <w:tcW w:w="4280" w:type="dxa"/>
          </w:tcPr>
          <w:p w:rsidR="00FB3F62" w:rsidRDefault="00AA4819" w:rsidP="006E5A6C">
            <w:pPr>
              <w:cnfStyle w:val="000000000000" w:firstRow="0" w:lastRow="0" w:firstColumn="0" w:lastColumn="0" w:oddVBand="0" w:evenVBand="0" w:oddHBand="0" w:evenHBand="0" w:firstRowFirstColumn="0" w:firstRowLastColumn="0" w:lastRowFirstColumn="0" w:lastRowLastColumn="0"/>
            </w:pPr>
            <w:r>
              <w:t>Check CDN logs.</w:t>
            </w:r>
          </w:p>
        </w:tc>
      </w:tr>
      <w:tr w:rsidR="00D35CDB" w:rsidTr="006E5A6C">
        <w:tc>
          <w:tcPr>
            <w:cnfStyle w:val="001000000000" w:firstRow="0" w:lastRow="0" w:firstColumn="1" w:lastColumn="0" w:oddVBand="0" w:evenVBand="0" w:oddHBand="0" w:evenHBand="0" w:firstRowFirstColumn="0" w:firstRowLastColumn="0" w:lastRowFirstColumn="0" w:lastRowLastColumn="0"/>
            <w:tcW w:w="1078" w:type="dxa"/>
          </w:tcPr>
          <w:p w:rsidR="00D35CDB" w:rsidRDefault="00D35CDB" w:rsidP="006E5A6C"/>
        </w:tc>
        <w:tc>
          <w:tcPr>
            <w:tcW w:w="4110" w:type="dxa"/>
          </w:tcPr>
          <w:p w:rsidR="00D35CDB" w:rsidRDefault="00D35CDB"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Compass to F5 Failure</w:t>
            </w:r>
          </w:p>
          <w:p w:rsidR="00D35CDB" w:rsidRPr="00D35CDB" w:rsidRDefault="00D35CDB" w:rsidP="006E5A6C">
            <w:pPr>
              <w:cnfStyle w:val="000000000000" w:firstRow="0" w:lastRow="0" w:firstColumn="0" w:lastColumn="0" w:oddVBand="0" w:evenVBand="0" w:oddHBand="0" w:evenHBand="0" w:firstRowFirstColumn="0" w:firstRowLastColumn="0" w:lastRowFirstColumn="0" w:lastRowLastColumn="0"/>
            </w:pPr>
            <w:r>
              <w:t>Will be seen by the STB as a connection failure.</w:t>
            </w:r>
          </w:p>
        </w:tc>
        <w:tc>
          <w:tcPr>
            <w:tcW w:w="4280" w:type="dxa"/>
          </w:tcPr>
          <w:p w:rsidR="00D35CDB" w:rsidRDefault="00D35CDB" w:rsidP="006E5A6C">
            <w:pPr>
              <w:cnfStyle w:val="000000000000" w:firstRow="0" w:lastRow="0" w:firstColumn="0" w:lastColumn="0" w:oddVBand="0" w:evenVBand="0" w:oddHBand="0" w:evenHBand="0" w:firstRowFirstColumn="0" w:firstRowLastColumn="0" w:lastRowFirstColumn="0" w:lastRowLastColumn="0"/>
            </w:pPr>
            <w:r>
              <w:t>Check F5 logs for details.</w:t>
            </w:r>
          </w:p>
        </w:tc>
      </w:tr>
      <w:tr w:rsidR="00FB3F62" w:rsidTr="006E5A6C">
        <w:tc>
          <w:tcPr>
            <w:cnfStyle w:val="001000000000" w:firstRow="0" w:lastRow="0" w:firstColumn="1" w:lastColumn="0" w:oddVBand="0" w:evenVBand="0" w:oddHBand="0" w:evenHBand="0" w:firstRowFirstColumn="0" w:firstRowLastColumn="0" w:lastRowFirstColumn="0" w:lastRowLastColumn="0"/>
            <w:tcW w:w="1078" w:type="dxa"/>
          </w:tcPr>
          <w:p w:rsidR="00FB3F62" w:rsidRDefault="00FB3F62" w:rsidP="006E5A6C">
            <w:r>
              <w:t>&lt;</w:t>
            </w:r>
            <w:r w:rsidRPr="00FB3F62">
              <w:rPr>
                <w:highlight w:val="yellow"/>
              </w:rPr>
              <w:t>TBC</w:t>
            </w:r>
            <w:r>
              <w:t>&gt;</w:t>
            </w:r>
          </w:p>
        </w:tc>
        <w:tc>
          <w:tcPr>
            <w:tcW w:w="4110" w:type="dxa"/>
          </w:tcPr>
          <w:p w:rsidR="00FB3F62" w:rsidRPr="00AA4819" w:rsidRDefault="00AA4819" w:rsidP="00FB3F62">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CDN to F5 Failure</w:t>
            </w:r>
          </w:p>
          <w:p w:rsidR="00AA4819" w:rsidRPr="00FB3F62" w:rsidRDefault="00AA4819" w:rsidP="00FB3F62">
            <w:pPr>
              <w:cnfStyle w:val="000000000000" w:firstRow="0" w:lastRow="0" w:firstColumn="0" w:lastColumn="0" w:oddVBand="0" w:evenVBand="0" w:oddHBand="0" w:evenHBand="0" w:firstRowFirstColumn="0" w:firstRowLastColumn="0" w:lastRowFirstColumn="0" w:lastRowLastColumn="0"/>
            </w:pPr>
            <w:r>
              <w:t>Will be seen by the STB as a connection failure.</w:t>
            </w:r>
          </w:p>
        </w:tc>
        <w:tc>
          <w:tcPr>
            <w:tcW w:w="4280" w:type="dxa"/>
          </w:tcPr>
          <w:p w:rsidR="00FB3F62" w:rsidRDefault="00AA4819" w:rsidP="006E5A6C">
            <w:pPr>
              <w:cnfStyle w:val="000000000000" w:firstRow="0" w:lastRow="0" w:firstColumn="0" w:lastColumn="0" w:oddVBand="0" w:evenVBand="0" w:oddHBand="0" w:evenHBand="0" w:firstRowFirstColumn="0" w:firstRowLastColumn="0" w:lastRowFirstColumn="0" w:lastRowLastColumn="0"/>
            </w:pPr>
            <w:r>
              <w:t>Check CDN logs.</w:t>
            </w:r>
          </w:p>
        </w:tc>
      </w:tr>
      <w:tr w:rsidR="00AA4819" w:rsidTr="006E5A6C">
        <w:tc>
          <w:tcPr>
            <w:cnfStyle w:val="001000000000" w:firstRow="0" w:lastRow="0" w:firstColumn="1" w:lastColumn="0" w:oddVBand="0" w:evenVBand="0" w:oddHBand="0" w:evenHBand="0" w:firstRowFirstColumn="0" w:firstRowLastColumn="0" w:lastRowFirstColumn="0" w:lastRowLastColumn="0"/>
            <w:tcW w:w="1078" w:type="dxa"/>
          </w:tcPr>
          <w:p w:rsidR="00AA4819" w:rsidRDefault="00AA4819" w:rsidP="006E5A6C"/>
        </w:tc>
        <w:tc>
          <w:tcPr>
            <w:tcW w:w="4110" w:type="dxa"/>
          </w:tcPr>
          <w:p w:rsidR="00AA4819" w:rsidRPr="00AA4819" w:rsidRDefault="00AA4819" w:rsidP="00FB3F62">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F5 to MM Failure</w:t>
            </w:r>
          </w:p>
          <w:p w:rsidR="00AA4819" w:rsidRDefault="00AA4819" w:rsidP="00FB3F62">
            <w:pPr>
              <w:cnfStyle w:val="000000000000" w:firstRow="0" w:lastRow="0" w:firstColumn="0" w:lastColumn="0" w:oddVBand="0" w:evenVBand="0" w:oddHBand="0" w:evenHBand="0" w:firstRowFirstColumn="0" w:firstRowLastColumn="0" w:lastRowFirstColumn="0" w:lastRowLastColumn="0"/>
            </w:pPr>
            <w:r>
              <w:t>Will be seen at the STB as a connection failure.</w:t>
            </w:r>
          </w:p>
        </w:tc>
        <w:tc>
          <w:tcPr>
            <w:tcW w:w="4280" w:type="dxa"/>
          </w:tcPr>
          <w:p w:rsidR="00AA4819" w:rsidRDefault="00AA4819" w:rsidP="006E5A6C">
            <w:pPr>
              <w:cnfStyle w:val="000000000000" w:firstRow="0" w:lastRow="0" w:firstColumn="0" w:lastColumn="0" w:oddVBand="0" w:evenVBand="0" w:oddHBand="0" w:evenHBand="0" w:firstRowFirstColumn="0" w:firstRowLastColumn="0" w:lastRowFirstColumn="0" w:lastRowLastColumn="0"/>
            </w:pPr>
            <w:r>
              <w:t>Check F5 logs for details.</w:t>
            </w:r>
          </w:p>
        </w:tc>
      </w:tr>
      <w:tr w:rsidR="00AA4819" w:rsidTr="006E5A6C">
        <w:tc>
          <w:tcPr>
            <w:cnfStyle w:val="001000000000" w:firstRow="0" w:lastRow="0" w:firstColumn="1" w:lastColumn="0" w:oddVBand="0" w:evenVBand="0" w:oddHBand="0" w:evenHBand="0" w:firstRowFirstColumn="0" w:firstRowLastColumn="0" w:lastRowFirstColumn="0" w:lastRowLastColumn="0"/>
            <w:tcW w:w="1078" w:type="dxa"/>
          </w:tcPr>
          <w:p w:rsidR="00AA4819" w:rsidRDefault="00AA4819" w:rsidP="006E5A6C"/>
        </w:tc>
        <w:tc>
          <w:tcPr>
            <w:tcW w:w="4110" w:type="dxa"/>
          </w:tcPr>
          <w:p w:rsidR="00AA4819" w:rsidRPr="00AA4819" w:rsidRDefault="00AA4819" w:rsidP="00FB3F62">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Timeout at STB Waiting for Reply</w:t>
            </w:r>
          </w:p>
          <w:p w:rsidR="00AA4819" w:rsidRDefault="00AA4819" w:rsidP="00FB3F62">
            <w:pPr>
              <w:cnfStyle w:val="000000000000" w:firstRow="0" w:lastRow="0" w:firstColumn="0" w:lastColumn="0" w:oddVBand="0" w:evenVBand="0" w:oddHBand="0" w:evenHBand="0" w:firstRowFirstColumn="0" w:firstRowLastColumn="0" w:lastRowFirstColumn="0" w:lastRowLastColumn="0"/>
            </w:pPr>
            <w:r>
              <w:t>Reply took too long.</w:t>
            </w:r>
          </w:p>
        </w:tc>
        <w:tc>
          <w:tcPr>
            <w:tcW w:w="4280" w:type="dxa"/>
          </w:tcPr>
          <w:p w:rsidR="00AA4819" w:rsidRDefault="00AA4819" w:rsidP="006E5A6C">
            <w:pPr>
              <w:cnfStyle w:val="000000000000" w:firstRow="0" w:lastRow="0" w:firstColumn="0" w:lastColumn="0" w:oddVBand="0" w:evenVBand="0" w:oddHBand="0" w:evenHBand="0" w:firstRowFirstColumn="0" w:firstRowLastColumn="0" w:lastRowFirstColumn="0" w:lastRowLastColumn="0"/>
            </w:pPr>
          </w:p>
        </w:tc>
      </w:tr>
      <w:tr w:rsidR="00AA4819" w:rsidTr="006E5A6C">
        <w:tc>
          <w:tcPr>
            <w:cnfStyle w:val="001000000000" w:firstRow="0" w:lastRow="0" w:firstColumn="1" w:lastColumn="0" w:oddVBand="0" w:evenVBand="0" w:oddHBand="0" w:evenHBand="0" w:firstRowFirstColumn="0" w:firstRowLastColumn="0" w:lastRowFirstColumn="0" w:lastRowLastColumn="0"/>
            <w:tcW w:w="1078" w:type="dxa"/>
          </w:tcPr>
          <w:p w:rsidR="00AA4819" w:rsidRDefault="00AA4819" w:rsidP="006E5A6C"/>
        </w:tc>
        <w:tc>
          <w:tcPr>
            <w:tcW w:w="4110" w:type="dxa"/>
          </w:tcPr>
          <w:p w:rsidR="00AA4819" w:rsidRPr="00AA4819" w:rsidRDefault="00AA4819" w:rsidP="00FB3F62">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Unintelligible Response from MM</w:t>
            </w:r>
          </w:p>
          <w:p w:rsidR="00AA4819" w:rsidRDefault="00AA4819" w:rsidP="00FB3F62">
            <w:pPr>
              <w:cnfStyle w:val="000000000000" w:firstRow="0" w:lastRow="0" w:firstColumn="0" w:lastColumn="0" w:oddVBand="0" w:evenVBand="0" w:oddHBand="0" w:evenHBand="0" w:firstRowFirstColumn="0" w:firstRowLastColumn="0" w:lastRowFirstColumn="0" w:lastRowLastColumn="0"/>
            </w:pPr>
            <w:r>
              <w:t>A reply is received from the MM but the STB cannot parse it. Causes might include –</w:t>
            </w:r>
          </w:p>
          <w:p w:rsidR="00AA4819" w:rsidRDefault="00AA4819" w:rsidP="00AA4819">
            <w:pPr>
              <w:pStyle w:val="Normal-BulletCompact"/>
              <w:cnfStyle w:val="000000000000" w:firstRow="0" w:lastRow="0" w:firstColumn="0" w:lastColumn="0" w:oddVBand="0" w:evenVBand="0" w:oddHBand="0" w:evenHBand="0" w:firstRowFirstColumn="0" w:firstRowLastColumn="0" w:lastRowFirstColumn="0" w:lastRowLastColumn="0"/>
            </w:pPr>
            <w:r>
              <w:t>Corruption,</w:t>
            </w:r>
          </w:p>
          <w:p w:rsidR="00AA4819" w:rsidRDefault="00AA4819" w:rsidP="00AA4819">
            <w:pPr>
              <w:pStyle w:val="Normal-BulletCompact"/>
              <w:cnfStyle w:val="000000000000" w:firstRow="0" w:lastRow="0" w:firstColumn="0" w:lastColumn="0" w:oddVBand="0" w:evenVBand="0" w:oddHBand="0" w:evenHBand="0" w:firstRowFirstColumn="0" w:firstRowLastColumn="0" w:lastRowFirstColumn="0" w:lastRowLastColumn="0"/>
            </w:pPr>
            <w:r>
              <w:t>Software version incompatibilities.</w:t>
            </w:r>
          </w:p>
        </w:tc>
        <w:tc>
          <w:tcPr>
            <w:tcW w:w="4280" w:type="dxa"/>
          </w:tcPr>
          <w:p w:rsidR="00AA4819" w:rsidRDefault="00AA4819" w:rsidP="006E5A6C">
            <w:pPr>
              <w:cnfStyle w:val="000000000000" w:firstRow="0" w:lastRow="0" w:firstColumn="0" w:lastColumn="0" w:oddVBand="0" w:evenVBand="0" w:oddHBand="0" w:evenHBand="0" w:firstRowFirstColumn="0" w:firstRowLastColumn="0" w:lastRowFirstColumn="0" w:lastRowLastColumn="0"/>
            </w:pPr>
          </w:p>
        </w:tc>
      </w:tr>
      <w:tr w:rsidR="00AA4819" w:rsidTr="006E5A6C">
        <w:tc>
          <w:tcPr>
            <w:cnfStyle w:val="001000000000" w:firstRow="0" w:lastRow="0" w:firstColumn="1" w:lastColumn="0" w:oddVBand="0" w:evenVBand="0" w:oddHBand="0" w:evenHBand="0" w:firstRowFirstColumn="0" w:firstRowLastColumn="0" w:lastRowFirstColumn="0" w:lastRowLastColumn="0"/>
            <w:tcW w:w="1078" w:type="dxa"/>
          </w:tcPr>
          <w:p w:rsidR="00AA4819" w:rsidRDefault="00AA4819" w:rsidP="006E5A6C"/>
        </w:tc>
        <w:tc>
          <w:tcPr>
            <w:tcW w:w="4110" w:type="dxa"/>
          </w:tcPr>
          <w:p w:rsidR="00AA4819" w:rsidRPr="00AA4819" w:rsidRDefault="00AA4819" w:rsidP="00FB3F62">
            <w:pPr>
              <w:cnfStyle w:val="000000000000" w:firstRow="0" w:lastRow="0" w:firstColumn="0" w:lastColumn="0" w:oddVBand="0" w:evenVBand="0" w:oddHBand="0" w:evenHBand="0" w:firstRowFirstColumn="0" w:firstRowLastColumn="0" w:lastRowFirstColumn="0" w:lastRowLastColumn="0"/>
              <w:rPr>
                <w:b/>
                <w:u w:val="single"/>
              </w:rPr>
            </w:pPr>
            <w:r w:rsidRPr="00AA4819">
              <w:rPr>
                <w:b/>
                <w:u w:val="single"/>
              </w:rPr>
              <w:t>Error Response from MM</w:t>
            </w:r>
          </w:p>
          <w:p w:rsidR="00AA4819" w:rsidRDefault="00AA4819" w:rsidP="00FB3F62">
            <w:pPr>
              <w:cnfStyle w:val="000000000000" w:firstRow="0" w:lastRow="0" w:firstColumn="0" w:lastColumn="0" w:oddVBand="0" w:evenVBand="0" w:oddHBand="0" w:evenHBand="0" w:firstRowFirstColumn="0" w:firstRowLastColumn="0" w:lastRowFirstColumn="0" w:lastRowLastColumn="0"/>
            </w:pPr>
            <w:r>
              <w:t>This covers the situation where the MM sends a readable reply but that reply indicates an error in the setup. These errors are likely due to upstream errors and are listed under the sections detailing those interfaces.</w:t>
            </w:r>
          </w:p>
        </w:tc>
        <w:tc>
          <w:tcPr>
            <w:tcW w:w="4280" w:type="dxa"/>
          </w:tcPr>
          <w:p w:rsidR="00AA4819" w:rsidRDefault="00AA4819" w:rsidP="006E5A6C">
            <w:pPr>
              <w:cnfStyle w:val="000000000000" w:firstRow="0" w:lastRow="0" w:firstColumn="0" w:lastColumn="0" w:oddVBand="0" w:evenVBand="0" w:oddHBand="0" w:evenHBand="0" w:firstRowFirstColumn="0" w:firstRowLastColumn="0" w:lastRowFirstColumn="0" w:lastRowLastColumn="0"/>
            </w:pPr>
          </w:p>
        </w:tc>
      </w:tr>
    </w:tbl>
    <w:p w:rsidR="00FB3F62" w:rsidRDefault="00FB3F62" w:rsidP="00FB3F62"/>
    <w:p w:rsidR="00D35CDB" w:rsidRDefault="00D35CDB" w:rsidP="00D35CDB">
      <w:pPr>
        <w:pStyle w:val="Heading2"/>
      </w:pPr>
      <w:bookmarkStart w:id="770" w:name="_Toc490729104"/>
      <w:r>
        <w:t>P3 – MM to Varnish/VSPP</w:t>
      </w:r>
      <w:bookmarkEnd w:id="770"/>
    </w:p>
    <w:p w:rsidR="00D35CDB" w:rsidRDefault="00D35CDB" w:rsidP="00D35CDB">
      <w:r>
        <w:t xml:space="preserve">This is the interface that the MM uses to request manifests from the VSPP via the Varnish cache. The request can either be as a result of the initial </w:t>
      </w:r>
      <w:proofErr w:type="spellStart"/>
      <w:r>
        <w:t>PlayURL</w:t>
      </w:r>
      <w:proofErr w:type="spellEnd"/>
      <w:r>
        <w:t xml:space="preserve"> or a request related to an ad as indicated in the SCTE 130 response.</w:t>
      </w:r>
      <w:r w:rsidR="007D4F5D">
        <w:t xml:space="preserve"> Where possible we want to see an error code on the STB indicating the nature of the failure.</w:t>
      </w:r>
    </w:p>
    <w:p w:rsidR="00D35CDB" w:rsidRDefault="00D35CDB" w:rsidP="00D35CDB"/>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D35CDB" w:rsidTr="006E5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D35CDB" w:rsidRDefault="00D35CDB" w:rsidP="006E5A6C">
            <w:r>
              <w:t>Error Code</w:t>
            </w:r>
          </w:p>
        </w:tc>
        <w:tc>
          <w:tcPr>
            <w:tcW w:w="4110" w:type="dxa"/>
            <w:tcMar>
              <w:top w:w="0" w:type="dxa"/>
              <w:bottom w:w="0" w:type="dxa"/>
            </w:tcMar>
          </w:tcPr>
          <w:p w:rsidR="00D35CDB" w:rsidRDefault="00D35CDB" w:rsidP="006E5A6C">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D35CDB" w:rsidRDefault="00D35CDB" w:rsidP="006E5A6C">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D35CDB" w:rsidTr="006E5A6C">
        <w:tc>
          <w:tcPr>
            <w:cnfStyle w:val="001000000000" w:firstRow="0" w:lastRow="0" w:firstColumn="1" w:lastColumn="0" w:oddVBand="0" w:evenVBand="0" w:oddHBand="0" w:evenHBand="0" w:firstRowFirstColumn="0" w:firstRowLastColumn="0" w:lastRowFirstColumn="0" w:lastRowLastColumn="0"/>
            <w:tcW w:w="1078" w:type="dxa"/>
          </w:tcPr>
          <w:p w:rsidR="00D35CDB" w:rsidRDefault="00D35CDB" w:rsidP="006E5A6C"/>
        </w:tc>
        <w:tc>
          <w:tcPr>
            <w:tcW w:w="4110" w:type="dxa"/>
          </w:tcPr>
          <w:p w:rsidR="00D35CDB" w:rsidRPr="007D4F5D" w:rsidRDefault="007D4F5D" w:rsidP="006E5A6C">
            <w:pPr>
              <w:cnfStyle w:val="000000000000" w:firstRow="0" w:lastRow="0" w:firstColumn="0" w:lastColumn="0" w:oddVBand="0" w:evenVBand="0" w:oddHBand="0" w:evenHBand="0" w:firstRowFirstColumn="0" w:firstRowLastColumn="0" w:lastRowFirstColumn="0" w:lastRowLastColumn="0"/>
              <w:rPr>
                <w:b/>
                <w:u w:val="single"/>
              </w:rPr>
            </w:pPr>
            <w:r w:rsidRPr="007D4F5D">
              <w:rPr>
                <w:b/>
                <w:u w:val="single"/>
              </w:rPr>
              <w:t>Main Content Not Found</w:t>
            </w:r>
          </w:p>
          <w:p w:rsidR="007D4F5D" w:rsidRDefault="007D4F5D" w:rsidP="006E5A6C">
            <w:pPr>
              <w:cnfStyle w:val="000000000000" w:firstRow="0" w:lastRow="0" w:firstColumn="0" w:lastColumn="0" w:oddVBand="0" w:evenVBand="0" w:oddHBand="0" w:evenHBand="0" w:firstRowFirstColumn="0" w:firstRowLastColumn="0" w:lastRowFirstColumn="0" w:lastRowLastColumn="0"/>
            </w:pPr>
            <w:r>
              <w:t>The request to the VSPP for the manifest of the main VoD content is not present on the VSPP.</w:t>
            </w:r>
          </w:p>
        </w:tc>
        <w:tc>
          <w:tcPr>
            <w:tcW w:w="4280" w:type="dxa"/>
          </w:tcPr>
          <w:p w:rsidR="00D35CDB" w:rsidRDefault="007D4F5D" w:rsidP="006E5A6C">
            <w:pPr>
              <w:cnfStyle w:val="000000000000" w:firstRow="0" w:lastRow="0" w:firstColumn="0" w:lastColumn="0" w:oddVBand="0" w:evenVBand="0" w:oddHBand="0" w:evenHBand="0" w:firstRowFirstColumn="0" w:firstRowLastColumn="0" w:lastRowFirstColumn="0" w:lastRowLastColumn="0"/>
            </w:pPr>
            <w:r>
              <w:t>MM returns an http 404 to the STB client.</w:t>
            </w:r>
          </w:p>
        </w:tc>
      </w:tr>
      <w:tr w:rsidR="00D35CDB" w:rsidTr="006E5A6C">
        <w:tc>
          <w:tcPr>
            <w:cnfStyle w:val="001000000000" w:firstRow="0" w:lastRow="0" w:firstColumn="1" w:lastColumn="0" w:oddVBand="0" w:evenVBand="0" w:oddHBand="0" w:evenHBand="0" w:firstRowFirstColumn="0" w:firstRowLastColumn="0" w:lastRowFirstColumn="0" w:lastRowLastColumn="0"/>
            <w:tcW w:w="1078" w:type="dxa"/>
          </w:tcPr>
          <w:p w:rsidR="00D35CDB" w:rsidRDefault="00D35CDB" w:rsidP="006E5A6C"/>
        </w:tc>
        <w:tc>
          <w:tcPr>
            <w:tcW w:w="4110" w:type="dxa"/>
          </w:tcPr>
          <w:p w:rsidR="00D35CDB" w:rsidRPr="007D4F5D" w:rsidRDefault="007D4F5D" w:rsidP="007D4F5D">
            <w:pPr>
              <w:cnfStyle w:val="000000000000" w:firstRow="0" w:lastRow="0" w:firstColumn="0" w:lastColumn="0" w:oddVBand="0" w:evenVBand="0" w:oddHBand="0" w:evenHBand="0" w:firstRowFirstColumn="0" w:firstRowLastColumn="0" w:lastRowFirstColumn="0" w:lastRowLastColumn="0"/>
              <w:rPr>
                <w:b/>
                <w:u w:val="single"/>
              </w:rPr>
            </w:pPr>
            <w:r w:rsidRPr="007D4F5D">
              <w:rPr>
                <w:b/>
                <w:u w:val="single"/>
              </w:rPr>
              <w:t>Main Content Manifest Partially Complete</w:t>
            </w:r>
          </w:p>
          <w:p w:rsidR="007D4F5D" w:rsidRDefault="007D4F5D" w:rsidP="007D4F5D">
            <w:pPr>
              <w:cnfStyle w:val="000000000000" w:firstRow="0" w:lastRow="0" w:firstColumn="0" w:lastColumn="0" w:oddVBand="0" w:evenVBand="0" w:oddHBand="0" w:evenHBand="0" w:firstRowFirstColumn="0" w:firstRowLastColumn="0" w:lastRowFirstColumn="0" w:lastRowLastColumn="0"/>
            </w:pPr>
            <w:r>
              <w:t xml:space="preserve">This can occur if the main content is still ingesting into the VSPP. The VSPP will return a dynamic partial manifest. </w:t>
            </w:r>
          </w:p>
        </w:tc>
        <w:tc>
          <w:tcPr>
            <w:tcW w:w="4280" w:type="dxa"/>
          </w:tcPr>
          <w:p w:rsidR="00D35CDB" w:rsidRDefault="007D4F5D" w:rsidP="006E5A6C">
            <w:pPr>
              <w:cnfStyle w:val="000000000000" w:firstRow="0" w:lastRow="0" w:firstColumn="0" w:lastColumn="0" w:oddVBand="0" w:evenVBand="0" w:oddHBand="0" w:evenHBand="0" w:firstRowFirstColumn="0" w:firstRowLastColumn="0" w:lastRowFirstColumn="0" w:lastRowLastColumn="0"/>
            </w:pPr>
            <w:r>
              <w:t>MM should treat as an error and return http 404 to the STB client.</w:t>
            </w:r>
          </w:p>
        </w:tc>
      </w:tr>
      <w:tr w:rsidR="007D4F5D" w:rsidTr="006E5A6C">
        <w:tc>
          <w:tcPr>
            <w:cnfStyle w:val="001000000000" w:firstRow="0" w:lastRow="0" w:firstColumn="1" w:lastColumn="0" w:oddVBand="0" w:evenVBand="0" w:oddHBand="0" w:evenHBand="0" w:firstRowFirstColumn="0" w:firstRowLastColumn="0" w:lastRowFirstColumn="0" w:lastRowLastColumn="0"/>
            <w:tcW w:w="1078" w:type="dxa"/>
          </w:tcPr>
          <w:p w:rsidR="007D4F5D" w:rsidRDefault="007D4F5D" w:rsidP="006E5A6C"/>
        </w:tc>
        <w:tc>
          <w:tcPr>
            <w:tcW w:w="4110" w:type="dxa"/>
          </w:tcPr>
          <w:p w:rsidR="007D4F5D" w:rsidRDefault="007D4F5D" w:rsidP="007D4F5D">
            <w:pPr>
              <w:cnfStyle w:val="000000000000" w:firstRow="0" w:lastRow="0" w:firstColumn="0" w:lastColumn="0" w:oddVBand="0" w:evenVBand="0" w:oddHBand="0" w:evenHBand="0" w:firstRowFirstColumn="0" w:firstRowLastColumn="0" w:lastRowFirstColumn="0" w:lastRowLastColumn="0"/>
              <w:rPr>
                <w:b/>
                <w:u w:val="single"/>
              </w:rPr>
            </w:pPr>
            <w:r>
              <w:rPr>
                <w:b/>
                <w:u w:val="single"/>
              </w:rPr>
              <w:t>Main Content Unintelligible to MM</w:t>
            </w:r>
          </w:p>
          <w:p w:rsidR="007D4F5D" w:rsidRPr="007D4F5D" w:rsidRDefault="007D4F5D" w:rsidP="007D4F5D">
            <w:pPr>
              <w:cnfStyle w:val="000000000000" w:firstRow="0" w:lastRow="0" w:firstColumn="0" w:lastColumn="0" w:oddVBand="0" w:evenVBand="0" w:oddHBand="0" w:evenHBand="0" w:firstRowFirstColumn="0" w:firstRowLastColumn="0" w:lastRowFirstColumn="0" w:lastRowLastColumn="0"/>
            </w:pPr>
            <w:r>
              <w:t>The VSPP returns a manifest that cannot be parsed by the MM. This might be due to corruption or software incompatibilities.</w:t>
            </w:r>
          </w:p>
        </w:tc>
        <w:tc>
          <w:tcPr>
            <w:tcW w:w="4280" w:type="dxa"/>
          </w:tcPr>
          <w:p w:rsidR="007D4F5D" w:rsidRDefault="00F960A6" w:rsidP="006E5A6C">
            <w:pPr>
              <w:cnfStyle w:val="000000000000" w:firstRow="0" w:lastRow="0" w:firstColumn="0" w:lastColumn="0" w:oddVBand="0" w:evenVBand="0" w:oddHBand="0" w:evenHBand="0" w:firstRowFirstColumn="0" w:firstRowLastColumn="0" w:lastRowFirstColumn="0" w:lastRowLastColumn="0"/>
            </w:pPr>
            <w:r>
              <w:t>STB should see this as an</w:t>
            </w:r>
            <w:r w:rsidR="00745423">
              <w:t xml:space="preserve"> http 400.</w:t>
            </w:r>
          </w:p>
          <w:p w:rsidR="007D4F5D" w:rsidRDefault="007D4F5D" w:rsidP="006E5A6C">
            <w:pPr>
              <w:cnfStyle w:val="000000000000" w:firstRow="0" w:lastRow="0" w:firstColumn="0" w:lastColumn="0" w:oddVBand="0" w:evenVBand="0" w:oddHBand="0" w:evenHBand="0" w:firstRowFirstColumn="0" w:firstRowLastColumn="0" w:lastRowFirstColumn="0" w:lastRowLastColumn="0"/>
            </w:pPr>
          </w:p>
          <w:p w:rsidR="007D4F5D" w:rsidRDefault="007D4F5D" w:rsidP="006E5A6C">
            <w:pPr>
              <w:cnfStyle w:val="000000000000" w:firstRow="0" w:lastRow="0" w:firstColumn="0" w:lastColumn="0" w:oddVBand="0" w:evenVBand="0" w:oddHBand="0" w:evenHBand="0" w:firstRowFirstColumn="0" w:firstRowLastColumn="0" w:lastRowFirstColumn="0" w:lastRowLastColumn="0"/>
            </w:pPr>
            <w:r>
              <w:t>MM Logs will indicate nature of failure. Failure will need reporting to operations through some sort of alarm.</w:t>
            </w:r>
          </w:p>
        </w:tc>
      </w:tr>
      <w:tr w:rsidR="007D4F5D" w:rsidTr="006E5A6C">
        <w:tc>
          <w:tcPr>
            <w:cnfStyle w:val="001000000000" w:firstRow="0" w:lastRow="0" w:firstColumn="1" w:lastColumn="0" w:oddVBand="0" w:evenVBand="0" w:oddHBand="0" w:evenHBand="0" w:firstRowFirstColumn="0" w:firstRowLastColumn="0" w:lastRowFirstColumn="0" w:lastRowLastColumn="0"/>
            <w:tcW w:w="1078" w:type="dxa"/>
          </w:tcPr>
          <w:p w:rsidR="007D4F5D" w:rsidRDefault="007D4F5D" w:rsidP="006E5A6C"/>
        </w:tc>
        <w:tc>
          <w:tcPr>
            <w:tcW w:w="4110" w:type="dxa"/>
          </w:tcPr>
          <w:p w:rsidR="007D4F5D" w:rsidRDefault="007D4F5D" w:rsidP="007D4F5D">
            <w:pPr>
              <w:cnfStyle w:val="000000000000" w:firstRow="0" w:lastRow="0" w:firstColumn="0" w:lastColumn="0" w:oddVBand="0" w:evenVBand="0" w:oddHBand="0" w:evenHBand="0" w:firstRowFirstColumn="0" w:firstRowLastColumn="0" w:lastRowFirstColumn="0" w:lastRowLastColumn="0"/>
              <w:rPr>
                <w:b/>
                <w:u w:val="single"/>
              </w:rPr>
            </w:pPr>
            <w:r>
              <w:rPr>
                <w:b/>
                <w:u w:val="single"/>
              </w:rPr>
              <w:t>Timeout from Varnish/VSPP</w:t>
            </w:r>
          </w:p>
          <w:p w:rsidR="007D4F5D" w:rsidRPr="007D4F5D" w:rsidRDefault="00745423" w:rsidP="007D4F5D">
            <w:pPr>
              <w:cnfStyle w:val="000000000000" w:firstRow="0" w:lastRow="0" w:firstColumn="0" w:lastColumn="0" w:oddVBand="0" w:evenVBand="0" w:oddHBand="0" w:evenHBand="0" w:firstRowFirstColumn="0" w:firstRowLastColumn="0" w:lastRowFirstColumn="0" w:lastRowLastColumn="0"/>
            </w:pPr>
            <w:r>
              <w:t>Failure of the VSPP to provide the main manifest within the configured interval.</w:t>
            </w:r>
          </w:p>
        </w:tc>
        <w:tc>
          <w:tcPr>
            <w:tcW w:w="4280" w:type="dxa"/>
          </w:tcPr>
          <w:p w:rsidR="007D4F5D" w:rsidRDefault="00745423" w:rsidP="006E5A6C">
            <w:pPr>
              <w:cnfStyle w:val="000000000000" w:firstRow="0" w:lastRow="0" w:firstColumn="0" w:lastColumn="0" w:oddVBand="0" w:evenVBand="0" w:oddHBand="0" w:evenHBand="0" w:firstRowFirstColumn="0" w:firstRowLastColumn="0" w:lastRowFirstColumn="0" w:lastRowLastColumn="0"/>
            </w:pPr>
            <w:r>
              <w:t>MM will return to STB as http 408.</w:t>
            </w:r>
          </w:p>
          <w:p w:rsidR="00F960A6" w:rsidRDefault="00F960A6" w:rsidP="006E5A6C">
            <w:pPr>
              <w:cnfStyle w:val="000000000000" w:firstRow="0" w:lastRow="0" w:firstColumn="0" w:lastColumn="0" w:oddVBand="0" w:evenVBand="0" w:oddHBand="0" w:evenHBand="0" w:firstRowFirstColumn="0" w:firstRowLastColumn="0" w:lastRowFirstColumn="0" w:lastRowLastColumn="0"/>
            </w:pPr>
          </w:p>
          <w:p w:rsidR="00F960A6" w:rsidRDefault="00F960A6" w:rsidP="006E5A6C">
            <w:pPr>
              <w:cnfStyle w:val="000000000000" w:firstRow="0" w:lastRow="0" w:firstColumn="0" w:lastColumn="0" w:oddVBand="0" w:evenVBand="0" w:oddHBand="0" w:evenHBand="0" w:firstRowFirstColumn="0" w:firstRowLastColumn="0" w:lastRowFirstColumn="0" w:lastRowLastColumn="0"/>
            </w:pPr>
            <w:r>
              <w:t>Error should also be visible in MM logs.</w:t>
            </w:r>
          </w:p>
        </w:tc>
      </w:tr>
      <w:tr w:rsidR="00745423" w:rsidTr="006E5A6C">
        <w:tc>
          <w:tcPr>
            <w:cnfStyle w:val="001000000000" w:firstRow="0" w:lastRow="0" w:firstColumn="1" w:lastColumn="0" w:oddVBand="0" w:evenVBand="0" w:oddHBand="0" w:evenHBand="0" w:firstRowFirstColumn="0" w:firstRowLastColumn="0" w:lastRowFirstColumn="0" w:lastRowLastColumn="0"/>
            <w:tcW w:w="1078" w:type="dxa"/>
          </w:tcPr>
          <w:p w:rsidR="00745423" w:rsidRDefault="00745423" w:rsidP="006E5A6C"/>
        </w:tc>
        <w:tc>
          <w:tcPr>
            <w:tcW w:w="4110" w:type="dxa"/>
          </w:tcPr>
          <w:p w:rsidR="00745423" w:rsidRDefault="00F960A6" w:rsidP="007D4F5D">
            <w:pPr>
              <w:cnfStyle w:val="000000000000" w:firstRow="0" w:lastRow="0" w:firstColumn="0" w:lastColumn="0" w:oddVBand="0" w:evenVBand="0" w:oddHBand="0" w:evenHBand="0" w:firstRowFirstColumn="0" w:firstRowLastColumn="0" w:lastRowFirstColumn="0" w:lastRowLastColumn="0"/>
              <w:rPr>
                <w:b/>
                <w:u w:val="single"/>
              </w:rPr>
            </w:pPr>
            <w:r>
              <w:rPr>
                <w:b/>
                <w:u w:val="single"/>
              </w:rPr>
              <w:t>Ad Manifest not Found</w:t>
            </w:r>
          </w:p>
          <w:p w:rsidR="00F960A6" w:rsidRPr="00F960A6" w:rsidRDefault="00F960A6" w:rsidP="007D4F5D">
            <w:pPr>
              <w:cnfStyle w:val="000000000000" w:firstRow="0" w:lastRow="0" w:firstColumn="0" w:lastColumn="0" w:oddVBand="0" w:evenVBand="0" w:oddHBand="0" w:evenHBand="0" w:firstRowFirstColumn="0" w:firstRowLastColumn="0" w:lastRowFirstColumn="0" w:lastRowLastColumn="0"/>
            </w:pPr>
            <w:r>
              <w:t>The ad referenced in the SCTE 130 response cannot be found on the VSPP. Although an error, the MM will handle this by skipping the ad.</w:t>
            </w:r>
          </w:p>
        </w:tc>
        <w:tc>
          <w:tcPr>
            <w:tcW w:w="4280" w:type="dxa"/>
          </w:tcPr>
          <w:p w:rsidR="00745423" w:rsidRDefault="00F960A6" w:rsidP="006E5A6C">
            <w:pPr>
              <w:cnfStyle w:val="000000000000" w:firstRow="0" w:lastRow="0" w:firstColumn="0" w:lastColumn="0" w:oddVBand="0" w:evenVBand="0" w:oddHBand="0" w:evenHBand="0" w:firstRowFirstColumn="0" w:firstRowLastColumn="0" w:lastRowFirstColumn="0" w:lastRowLastColumn="0"/>
            </w:pPr>
            <w:r>
              <w:t>STB will see no error; the ad will simply be omitted from playback.</w:t>
            </w:r>
          </w:p>
          <w:p w:rsidR="00F960A6" w:rsidRDefault="00F960A6" w:rsidP="006E5A6C">
            <w:pPr>
              <w:cnfStyle w:val="000000000000" w:firstRow="0" w:lastRow="0" w:firstColumn="0" w:lastColumn="0" w:oddVBand="0" w:evenVBand="0" w:oddHBand="0" w:evenHBand="0" w:firstRowFirstColumn="0" w:firstRowLastColumn="0" w:lastRowFirstColumn="0" w:lastRowLastColumn="0"/>
            </w:pPr>
          </w:p>
          <w:p w:rsidR="00F960A6" w:rsidRDefault="00F960A6" w:rsidP="006E5A6C">
            <w:pPr>
              <w:cnfStyle w:val="000000000000" w:firstRow="0" w:lastRow="0" w:firstColumn="0" w:lastColumn="0" w:oddVBand="0" w:evenVBand="0" w:oddHBand="0" w:evenHBand="0" w:firstRowFirstColumn="0" w:firstRowLastColumn="0" w:lastRowFirstColumn="0" w:lastRowLastColumn="0"/>
            </w:pPr>
            <w:r>
              <w:t>MM logs should record the error. Possibly need to raise an alarm to ops.</w:t>
            </w:r>
          </w:p>
        </w:tc>
      </w:tr>
      <w:tr w:rsidR="00F960A6" w:rsidTr="006E5A6C">
        <w:tc>
          <w:tcPr>
            <w:cnfStyle w:val="001000000000" w:firstRow="0" w:lastRow="0" w:firstColumn="1" w:lastColumn="0" w:oddVBand="0" w:evenVBand="0" w:oddHBand="0" w:evenHBand="0" w:firstRowFirstColumn="0" w:firstRowLastColumn="0" w:lastRowFirstColumn="0" w:lastRowLastColumn="0"/>
            <w:tcW w:w="1078" w:type="dxa"/>
          </w:tcPr>
          <w:p w:rsidR="00F960A6" w:rsidRDefault="00F960A6" w:rsidP="006E5A6C"/>
        </w:tc>
        <w:tc>
          <w:tcPr>
            <w:tcW w:w="4110" w:type="dxa"/>
          </w:tcPr>
          <w:p w:rsidR="00F960A6" w:rsidRDefault="00F960A6" w:rsidP="007D4F5D">
            <w:pPr>
              <w:cnfStyle w:val="000000000000" w:firstRow="0" w:lastRow="0" w:firstColumn="0" w:lastColumn="0" w:oddVBand="0" w:evenVBand="0" w:oddHBand="0" w:evenHBand="0" w:firstRowFirstColumn="0" w:firstRowLastColumn="0" w:lastRowFirstColumn="0" w:lastRowLastColumn="0"/>
              <w:rPr>
                <w:b/>
                <w:u w:val="single"/>
              </w:rPr>
            </w:pPr>
            <w:r>
              <w:rPr>
                <w:b/>
                <w:u w:val="single"/>
              </w:rPr>
              <w:t>Ad Manifest Timeout</w:t>
            </w:r>
          </w:p>
          <w:p w:rsidR="00F960A6" w:rsidRPr="00F960A6" w:rsidRDefault="00F960A6" w:rsidP="007D4F5D">
            <w:pPr>
              <w:cnfStyle w:val="000000000000" w:firstRow="0" w:lastRow="0" w:firstColumn="0" w:lastColumn="0" w:oddVBand="0" w:evenVBand="0" w:oddHBand="0" w:evenHBand="0" w:firstRowFirstColumn="0" w:firstRowLastColumn="0" w:lastRowFirstColumn="0" w:lastRowLastColumn="0"/>
            </w:pPr>
            <w:r>
              <w:t>Timeout retrieving the ad manifest from the VSPP. The MM should log the error and omit the ad from the final manifest.</w:t>
            </w:r>
          </w:p>
        </w:tc>
        <w:tc>
          <w:tcPr>
            <w:tcW w:w="4280" w:type="dxa"/>
          </w:tcPr>
          <w:p w:rsidR="00F960A6" w:rsidRDefault="00F960A6" w:rsidP="00F960A6">
            <w:pPr>
              <w:cnfStyle w:val="000000000000" w:firstRow="0" w:lastRow="0" w:firstColumn="0" w:lastColumn="0" w:oddVBand="0" w:evenVBand="0" w:oddHBand="0" w:evenHBand="0" w:firstRowFirstColumn="0" w:firstRowLastColumn="0" w:lastRowFirstColumn="0" w:lastRowLastColumn="0"/>
            </w:pPr>
            <w:r>
              <w:t>STB will see no error; the ad will simply be omitted from playback.</w:t>
            </w:r>
          </w:p>
          <w:p w:rsidR="00F960A6" w:rsidRDefault="00F960A6" w:rsidP="00F960A6">
            <w:pPr>
              <w:cnfStyle w:val="000000000000" w:firstRow="0" w:lastRow="0" w:firstColumn="0" w:lastColumn="0" w:oddVBand="0" w:evenVBand="0" w:oddHBand="0" w:evenHBand="0" w:firstRowFirstColumn="0" w:firstRowLastColumn="0" w:lastRowFirstColumn="0" w:lastRowLastColumn="0"/>
            </w:pPr>
          </w:p>
          <w:p w:rsidR="00F960A6" w:rsidRDefault="00F960A6" w:rsidP="00F960A6">
            <w:pPr>
              <w:cnfStyle w:val="000000000000" w:firstRow="0" w:lastRow="0" w:firstColumn="0" w:lastColumn="0" w:oddVBand="0" w:evenVBand="0" w:oddHBand="0" w:evenHBand="0" w:firstRowFirstColumn="0" w:firstRowLastColumn="0" w:lastRowFirstColumn="0" w:lastRowLastColumn="0"/>
            </w:pPr>
            <w:r>
              <w:t>MM logs should record the error. Possibly need to raise an alarm to ops.</w:t>
            </w:r>
          </w:p>
        </w:tc>
      </w:tr>
      <w:tr w:rsidR="00F960A6" w:rsidTr="006E5A6C">
        <w:tc>
          <w:tcPr>
            <w:cnfStyle w:val="001000000000" w:firstRow="0" w:lastRow="0" w:firstColumn="1" w:lastColumn="0" w:oddVBand="0" w:evenVBand="0" w:oddHBand="0" w:evenHBand="0" w:firstRowFirstColumn="0" w:firstRowLastColumn="0" w:lastRowFirstColumn="0" w:lastRowLastColumn="0"/>
            <w:tcW w:w="1078" w:type="dxa"/>
          </w:tcPr>
          <w:p w:rsidR="00F960A6" w:rsidRDefault="00F960A6" w:rsidP="006E5A6C"/>
        </w:tc>
        <w:tc>
          <w:tcPr>
            <w:tcW w:w="4110" w:type="dxa"/>
          </w:tcPr>
          <w:p w:rsidR="00F960A6" w:rsidRDefault="00F960A6" w:rsidP="007D4F5D">
            <w:pPr>
              <w:cnfStyle w:val="000000000000" w:firstRow="0" w:lastRow="0" w:firstColumn="0" w:lastColumn="0" w:oddVBand="0" w:evenVBand="0" w:oddHBand="0" w:evenHBand="0" w:firstRowFirstColumn="0" w:firstRowLastColumn="0" w:lastRowFirstColumn="0" w:lastRowLastColumn="0"/>
              <w:rPr>
                <w:b/>
                <w:u w:val="single"/>
              </w:rPr>
            </w:pPr>
            <w:r>
              <w:rPr>
                <w:b/>
                <w:u w:val="single"/>
              </w:rPr>
              <w:t>Ad Manifest Unintelligible</w:t>
            </w:r>
          </w:p>
          <w:p w:rsidR="00F960A6" w:rsidRPr="00F960A6" w:rsidRDefault="00F960A6" w:rsidP="007D4F5D">
            <w:pPr>
              <w:cnfStyle w:val="000000000000" w:firstRow="0" w:lastRow="0" w:firstColumn="0" w:lastColumn="0" w:oddVBand="0" w:evenVBand="0" w:oddHBand="0" w:evenHBand="0" w:firstRowFirstColumn="0" w:firstRowLastColumn="0" w:lastRowFirstColumn="0" w:lastRowLastColumn="0"/>
            </w:pPr>
            <w:r>
              <w:t>The manifest cannot be parsed by the VSPP.</w:t>
            </w:r>
          </w:p>
        </w:tc>
        <w:tc>
          <w:tcPr>
            <w:tcW w:w="4280" w:type="dxa"/>
          </w:tcPr>
          <w:p w:rsidR="00F960A6" w:rsidRDefault="00F960A6" w:rsidP="00F960A6">
            <w:pPr>
              <w:cnfStyle w:val="000000000000" w:firstRow="0" w:lastRow="0" w:firstColumn="0" w:lastColumn="0" w:oddVBand="0" w:evenVBand="0" w:oddHBand="0" w:evenHBand="0" w:firstRowFirstColumn="0" w:firstRowLastColumn="0" w:lastRowFirstColumn="0" w:lastRowLastColumn="0"/>
            </w:pPr>
            <w:r>
              <w:t>STB will see no error; the ad will simply be omitted from playback.</w:t>
            </w:r>
          </w:p>
          <w:p w:rsidR="00F960A6" w:rsidRDefault="00F960A6" w:rsidP="00F960A6">
            <w:pPr>
              <w:cnfStyle w:val="000000000000" w:firstRow="0" w:lastRow="0" w:firstColumn="0" w:lastColumn="0" w:oddVBand="0" w:evenVBand="0" w:oddHBand="0" w:evenHBand="0" w:firstRowFirstColumn="0" w:firstRowLastColumn="0" w:lastRowFirstColumn="0" w:lastRowLastColumn="0"/>
            </w:pPr>
          </w:p>
          <w:p w:rsidR="00F960A6" w:rsidRDefault="00F960A6" w:rsidP="00F960A6">
            <w:pPr>
              <w:cnfStyle w:val="000000000000" w:firstRow="0" w:lastRow="0" w:firstColumn="0" w:lastColumn="0" w:oddVBand="0" w:evenVBand="0" w:oddHBand="0" w:evenHBand="0" w:firstRowFirstColumn="0" w:firstRowLastColumn="0" w:lastRowFirstColumn="0" w:lastRowLastColumn="0"/>
            </w:pPr>
            <w:r>
              <w:t>MM logs should record the error.</w:t>
            </w:r>
          </w:p>
          <w:p w:rsidR="00F960A6" w:rsidRDefault="00F960A6" w:rsidP="00F960A6">
            <w:pPr>
              <w:cnfStyle w:val="000000000000" w:firstRow="0" w:lastRow="0" w:firstColumn="0" w:lastColumn="0" w:oddVBand="0" w:evenVBand="0" w:oddHBand="0" w:evenHBand="0" w:firstRowFirstColumn="0" w:firstRowLastColumn="0" w:lastRowFirstColumn="0" w:lastRowLastColumn="0"/>
            </w:pPr>
          </w:p>
          <w:p w:rsidR="00F960A6" w:rsidRDefault="00F960A6" w:rsidP="00F960A6">
            <w:pPr>
              <w:cnfStyle w:val="000000000000" w:firstRow="0" w:lastRow="0" w:firstColumn="0" w:lastColumn="0" w:oddVBand="0" w:evenVBand="0" w:oddHBand="0" w:evenHBand="0" w:firstRowFirstColumn="0" w:firstRowLastColumn="0" w:lastRowFirstColumn="0" w:lastRowLastColumn="0"/>
            </w:pPr>
            <w:r>
              <w:t xml:space="preserve">Alarm </w:t>
            </w:r>
            <w:proofErr w:type="gramStart"/>
            <w:r>
              <w:t>raised</w:t>
            </w:r>
            <w:proofErr w:type="gramEnd"/>
            <w:r>
              <w:t>.</w:t>
            </w:r>
          </w:p>
        </w:tc>
      </w:tr>
    </w:tbl>
    <w:p w:rsidR="00F960A6" w:rsidRDefault="00F960A6" w:rsidP="00341F7E"/>
    <w:p w:rsidR="00F960A6" w:rsidRDefault="00F960A6" w:rsidP="00F960A6">
      <w:pPr>
        <w:pStyle w:val="Heading2"/>
      </w:pPr>
      <w:bookmarkStart w:id="771" w:name="_Toc490729105"/>
      <w:r>
        <w:t>A4 – MM to Cadent</w:t>
      </w:r>
      <w:bookmarkEnd w:id="771"/>
    </w:p>
    <w:p w:rsidR="00F960A6" w:rsidRDefault="00F960A6" w:rsidP="00F960A6">
      <w:r>
        <w:t>This is the SCTE 130-3 interface used by the MM to request the playlist of content and ads from the Ad Router and ADS. The SCTE 130-3 reply contains details of the ads, content segments and order in which they are to be played.</w:t>
      </w:r>
    </w:p>
    <w:p w:rsidR="00F960A6" w:rsidRDefault="00F960A6" w:rsidP="00F960A6"/>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F960A6" w:rsidTr="006E5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F960A6" w:rsidRDefault="00F960A6" w:rsidP="006E5A6C">
            <w:r>
              <w:t>Error Code</w:t>
            </w:r>
          </w:p>
        </w:tc>
        <w:tc>
          <w:tcPr>
            <w:tcW w:w="4110" w:type="dxa"/>
            <w:tcMar>
              <w:top w:w="0" w:type="dxa"/>
              <w:bottom w:w="0" w:type="dxa"/>
            </w:tcMar>
          </w:tcPr>
          <w:p w:rsidR="00F960A6" w:rsidRDefault="00F960A6" w:rsidP="006E5A6C">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F960A6" w:rsidRDefault="00F960A6" w:rsidP="006E5A6C">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F960A6" w:rsidTr="006E5A6C">
        <w:tc>
          <w:tcPr>
            <w:cnfStyle w:val="001000000000" w:firstRow="0" w:lastRow="0" w:firstColumn="1" w:lastColumn="0" w:oddVBand="0" w:evenVBand="0" w:oddHBand="0" w:evenHBand="0" w:firstRowFirstColumn="0" w:firstRowLastColumn="0" w:lastRowFirstColumn="0" w:lastRowLastColumn="0"/>
            <w:tcW w:w="1078" w:type="dxa"/>
          </w:tcPr>
          <w:p w:rsidR="00F960A6" w:rsidRDefault="00F960A6" w:rsidP="006E5A6C"/>
        </w:tc>
        <w:tc>
          <w:tcPr>
            <w:tcW w:w="4110" w:type="dxa"/>
          </w:tcPr>
          <w:p w:rsidR="00F960A6" w:rsidRPr="00A55950" w:rsidRDefault="00A55950" w:rsidP="006E5A6C">
            <w:pPr>
              <w:cnfStyle w:val="000000000000" w:firstRow="0" w:lastRow="0" w:firstColumn="0" w:lastColumn="0" w:oddVBand="0" w:evenVBand="0" w:oddHBand="0" w:evenHBand="0" w:firstRowFirstColumn="0" w:firstRowLastColumn="0" w:lastRowFirstColumn="0" w:lastRowLastColumn="0"/>
              <w:rPr>
                <w:b/>
                <w:u w:val="single"/>
              </w:rPr>
            </w:pPr>
            <w:r w:rsidRPr="00A55950">
              <w:rPr>
                <w:b/>
                <w:u w:val="single"/>
              </w:rPr>
              <w:t>Connection Failure MM to Ad Router</w:t>
            </w:r>
          </w:p>
          <w:p w:rsidR="00A55950" w:rsidRDefault="00A55950" w:rsidP="006E5A6C">
            <w:pPr>
              <w:cnfStyle w:val="000000000000" w:firstRow="0" w:lastRow="0" w:firstColumn="0" w:lastColumn="0" w:oddVBand="0" w:evenVBand="0" w:oddHBand="0" w:evenHBand="0" w:firstRowFirstColumn="0" w:firstRowLastColumn="0" w:lastRowFirstColumn="0" w:lastRowLastColumn="0"/>
            </w:pPr>
            <w:r>
              <w:t>This might be caused by the Ad Router being down or through a network failure. The MM behaviour is to attempt to play the content “in the raw” with no ads.</w:t>
            </w:r>
          </w:p>
        </w:tc>
        <w:tc>
          <w:tcPr>
            <w:tcW w:w="4280" w:type="dxa"/>
          </w:tcPr>
          <w:p w:rsidR="00F960A6" w:rsidRDefault="00A55950" w:rsidP="006E5A6C">
            <w:pPr>
              <w:cnfStyle w:val="000000000000" w:firstRow="0" w:lastRow="0" w:firstColumn="0" w:lastColumn="0" w:oddVBand="0" w:evenVBand="0" w:oddHBand="0" w:evenHBand="0" w:firstRowFirstColumn="0" w:firstRowLastColumn="0" w:lastRowFirstColumn="0" w:lastRowLastColumn="0"/>
            </w:pPr>
            <w:r>
              <w:t>STB will see content without ads.</w:t>
            </w:r>
          </w:p>
          <w:p w:rsidR="00A55950" w:rsidRDefault="00A55950" w:rsidP="006E5A6C">
            <w:pPr>
              <w:cnfStyle w:val="000000000000" w:firstRow="0" w:lastRow="0" w:firstColumn="0" w:lastColumn="0" w:oddVBand="0" w:evenVBand="0" w:oddHBand="0" w:evenHBand="0" w:firstRowFirstColumn="0" w:firstRowLastColumn="0" w:lastRowFirstColumn="0" w:lastRowLastColumn="0"/>
            </w:pPr>
          </w:p>
          <w:p w:rsidR="00A55950" w:rsidRDefault="00A55950" w:rsidP="006E5A6C">
            <w:pPr>
              <w:cnfStyle w:val="000000000000" w:firstRow="0" w:lastRow="0" w:firstColumn="0" w:lastColumn="0" w:oddVBand="0" w:evenVBand="0" w:oddHBand="0" w:evenHBand="0" w:firstRowFirstColumn="0" w:firstRowLastColumn="0" w:lastRowFirstColumn="0" w:lastRowLastColumn="0"/>
            </w:pPr>
            <w:r>
              <w:t>MM logs will record the error.</w:t>
            </w:r>
          </w:p>
          <w:p w:rsidR="00A55950" w:rsidRDefault="00A55950" w:rsidP="006E5A6C">
            <w:pPr>
              <w:cnfStyle w:val="000000000000" w:firstRow="0" w:lastRow="0" w:firstColumn="0" w:lastColumn="0" w:oddVBand="0" w:evenVBand="0" w:oddHBand="0" w:evenHBand="0" w:firstRowFirstColumn="0" w:firstRowLastColumn="0" w:lastRowFirstColumn="0" w:lastRowLastColumn="0"/>
            </w:pPr>
          </w:p>
          <w:p w:rsidR="00A55950" w:rsidRDefault="00A55950" w:rsidP="006E5A6C">
            <w:pPr>
              <w:cnfStyle w:val="000000000000" w:firstRow="0" w:lastRow="0" w:firstColumn="0" w:lastColumn="0" w:oddVBand="0" w:evenVBand="0" w:oddHBand="0" w:evenHBand="0" w:firstRowFirstColumn="0" w:firstRowLastColumn="0" w:lastRowFirstColumn="0" w:lastRowLastColumn="0"/>
            </w:pPr>
            <w:r>
              <w:t>Alarm to be raised.</w:t>
            </w:r>
          </w:p>
        </w:tc>
      </w:tr>
      <w:tr w:rsidR="00123AAA" w:rsidTr="006E5A6C">
        <w:tc>
          <w:tcPr>
            <w:cnfStyle w:val="001000000000" w:firstRow="0" w:lastRow="0" w:firstColumn="1" w:lastColumn="0" w:oddVBand="0" w:evenVBand="0" w:oddHBand="0" w:evenHBand="0" w:firstRowFirstColumn="0" w:firstRowLastColumn="0" w:lastRowFirstColumn="0" w:lastRowLastColumn="0"/>
            <w:tcW w:w="1078" w:type="dxa"/>
          </w:tcPr>
          <w:p w:rsidR="00123AAA" w:rsidRDefault="00123AAA" w:rsidP="006E5A6C"/>
        </w:tc>
        <w:tc>
          <w:tcPr>
            <w:tcW w:w="4110" w:type="dxa"/>
          </w:tcPr>
          <w:p w:rsidR="00123AAA" w:rsidRDefault="00123AAA"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Timeout from Ad Router or ADS</w:t>
            </w:r>
          </w:p>
          <w:p w:rsidR="00123AAA" w:rsidRPr="00123AAA" w:rsidRDefault="00123AAA" w:rsidP="006E5A6C">
            <w:pPr>
              <w:cnfStyle w:val="000000000000" w:firstRow="0" w:lastRow="0" w:firstColumn="0" w:lastColumn="0" w:oddVBand="0" w:evenVBand="0" w:oddHBand="0" w:evenHBand="0" w:firstRowFirstColumn="0" w:firstRowLastColumn="0" w:lastRowFirstColumn="0" w:lastRowLastColumn="0"/>
            </w:pPr>
            <w:r>
              <w:t>The response from the ad router does not come within the configured time window. The MM behaviour is to attempt to play the content “in the raw” with no ads.</w:t>
            </w:r>
          </w:p>
        </w:tc>
        <w:tc>
          <w:tcPr>
            <w:tcW w:w="4280" w:type="dxa"/>
          </w:tcPr>
          <w:p w:rsidR="00123AAA" w:rsidRDefault="00123AAA" w:rsidP="00123AAA">
            <w:pPr>
              <w:cnfStyle w:val="000000000000" w:firstRow="0" w:lastRow="0" w:firstColumn="0" w:lastColumn="0" w:oddVBand="0" w:evenVBand="0" w:oddHBand="0" w:evenHBand="0" w:firstRowFirstColumn="0" w:firstRowLastColumn="0" w:lastRowFirstColumn="0" w:lastRowLastColumn="0"/>
            </w:pPr>
            <w:r>
              <w:t>STB will see content without ads.</w:t>
            </w:r>
          </w:p>
          <w:p w:rsidR="00123AAA" w:rsidRDefault="00123AAA" w:rsidP="00123AAA">
            <w:pPr>
              <w:cnfStyle w:val="000000000000" w:firstRow="0" w:lastRow="0" w:firstColumn="0" w:lastColumn="0" w:oddVBand="0" w:evenVBand="0" w:oddHBand="0" w:evenHBand="0" w:firstRowFirstColumn="0" w:firstRowLastColumn="0" w:lastRowFirstColumn="0" w:lastRowLastColumn="0"/>
            </w:pPr>
          </w:p>
          <w:p w:rsidR="00123AAA" w:rsidRDefault="00123AAA" w:rsidP="00123AAA">
            <w:pPr>
              <w:cnfStyle w:val="000000000000" w:firstRow="0" w:lastRow="0" w:firstColumn="0" w:lastColumn="0" w:oddVBand="0" w:evenVBand="0" w:oddHBand="0" w:evenHBand="0" w:firstRowFirstColumn="0" w:firstRowLastColumn="0" w:lastRowFirstColumn="0" w:lastRowLastColumn="0"/>
            </w:pPr>
            <w:r>
              <w:t>MM logs will record the error.</w:t>
            </w:r>
          </w:p>
          <w:p w:rsidR="00123AAA" w:rsidRDefault="00123AAA" w:rsidP="00123AAA">
            <w:pPr>
              <w:cnfStyle w:val="000000000000" w:firstRow="0" w:lastRow="0" w:firstColumn="0" w:lastColumn="0" w:oddVBand="0" w:evenVBand="0" w:oddHBand="0" w:evenHBand="0" w:firstRowFirstColumn="0" w:firstRowLastColumn="0" w:lastRowFirstColumn="0" w:lastRowLastColumn="0"/>
            </w:pPr>
          </w:p>
          <w:p w:rsidR="00123AAA" w:rsidRDefault="00123AAA" w:rsidP="00123AAA">
            <w:pPr>
              <w:cnfStyle w:val="000000000000" w:firstRow="0" w:lastRow="0" w:firstColumn="0" w:lastColumn="0" w:oddVBand="0" w:evenVBand="0" w:oddHBand="0" w:evenHBand="0" w:firstRowFirstColumn="0" w:firstRowLastColumn="0" w:lastRowFirstColumn="0" w:lastRowLastColumn="0"/>
            </w:pPr>
            <w:r>
              <w:t>Alarm to be raised.</w:t>
            </w:r>
          </w:p>
        </w:tc>
      </w:tr>
      <w:tr w:rsidR="00123AAA" w:rsidTr="006E5A6C">
        <w:tc>
          <w:tcPr>
            <w:cnfStyle w:val="001000000000" w:firstRow="0" w:lastRow="0" w:firstColumn="1" w:lastColumn="0" w:oddVBand="0" w:evenVBand="0" w:oddHBand="0" w:evenHBand="0" w:firstRowFirstColumn="0" w:firstRowLastColumn="0" w:lastRowFirstColumn="0" w:lastRowLastColumn="0"/>
            <w:tcW w:w="1078" w:type="dxa"/>
          </w:tcPr>
          <w:p w:rsidR="00123AAA" w:rsidRDefault="00123AAA" w:rsidP="006E5A6C"/>
        </w:tc>
        <w:tc>
          <w:tcPr>
            <w:tcW w:w="4110" w:type="dxa"/>
          </w:tcPr>
          <w:p w:rsidR="00123AAA" w:rsidRDefault="00123AAA"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Error Response from Ad Router or ADS</w:t>
            </w:r>
          </w:p>
          <w:p w:rsidR="00123AAA" w:rsidRPr="00123AAA" w:rsidRDefault="00123AAA" w:rsidP="006E5A6C">
            <w:pPr>
              <w:cnfStyle w:val="000000000000" w:firstRow="0" w:lastRow="0" w:firstColumn="0" w:lastColumn="0" w:oddVBand="0" w:evenVBand="0" w:oddHBand="0" w:evenHBand="0" w:firstRowFirstColumn="0" w:firstRowLastColumn="0" w:lastRowFirstColumn="0" w:lastRowLastColumn="0"/>
            </w:pPr>
            <w:r>
              <w:t>SCTE 130-3 response indicates an error. MM behaviour as above.</w:t>
            </w:r>
          </w:p>
        </w:tc>
        <w:tc>
          <w:tcPr>
            <w:tcW w:w="4280" w:type="dxa"/>
          </w:tcPr>
          <w:p w:rsidR="00123AAA" w:rsidRDefault="00123AAA" w:rsidP="00123AAA">
            <w:pPr>
              <w:cnfStyle w:val="000000000000" w:firstRow="0" w:lastRow="0" w:firstColumn="0" w:lastColumn="0" w:oddVBand="0" w:evenVBand="0" w:oddHBand="0" w:evenHBand="0" w:firstRowFirstColumn="0" w:firstRowLastColumn="0" w:lastRowFirstColumn="0" w:lastRowLastColumn="0"/>
            </w:pPr>
            <w:r>
              <w:t>STB will see content without ads.</w:t>
            </w:r>
          </w:p>
          <w:p w:rsidR="00123AAA" w:rsidRDefault="00123AAA" w:rsidP="00123AAA">
            <w:pPr>
              <w:cnfStyle w:val="000000000000" w:firstRow="0" w:lastRow="0" w:firstColumn="0" w:lastColumn="0" w:oddVBand="0" w:evenVBand="0" w:oddHBand="0" w:evenHBand="0" w:firstRowFirstColumn="0" w:firstRowLastColumn="0" w:lastRowFirstColumn="0" w:lastRowLastColumn="0"/>
            </w:pPr>
          </w:p>
          <w:p w:rsidR="00123AAA" w:rsidRDefault="00123AAA" w:rsidP="00123AAA">
            <w:pPr>
              <w:cnfStyle w:val="000000000000" w:firstRow="0" w:lastRow="0" w:firstColumn="0" w:lastColumn="0" w:oddVBand="0" w:evenVBand="0" w:oddHBand="0" w:evenHBand="0" w:firstRowFirstColumn="0" w:firstRowLastColumn="0" w:lastRowFirstColumn="0" w:lastRowLastColumn="0"/>
            </w:pPr>
            <w:r>
              <w:t>MM logs will record the error.</w:t>
            </w:r>
          </w:p>
          <w:p w:rsidR="00123AAA" w:rsidRDefault="00123AAA" w:rsidP="00123AAA">
            <w:pPr>
              <w:cnfStyle w:val="000000000000" w:firstRow="0" w:lastRow="0" w:firstColumn="0" w:lastColumn="0" w:oddVBand="0" w:evenVBand="0" w:oddHBand="0" w:evenHBand="0" w:firstRowFirstColumn="0" w:firstRowLastColumn="0" w:lastRowFirstColumn="0" w:lastRowLastColumn="0"/>
            </w:pPr>
          </w:p>
          <w:p w:rsidR="00123AAA" w:rsidRDefault="00123AAA" w:rsidP="00123AAA">
            <w:pPr>
              <w:cnfStyle w:val="000000000000" w:firstRow="0" w:lastRow="0" w:firstColumn="0" w:lastColumn="0" w:oddVBand="0" w:evenVBand="0" w:oddHBand="0" w:evenHBand="0" w:firstRowFirstColumn="0" w:firstRowLastColumn="0" w:lastRowFirstColumn="0" w:lastRowLastColumn="0"/>
            </w:pPr>
            <w:r>
              <w:t>Alarm to be raised.</w:t>
            </w:r>
          </w:p>
        </w:tc>
      </w:tr>
      <w:tr w:rsidR="00B674D4" w:rsidTr="006E5A6C">
        <w:tc>
          <w:tcPr>
            <w:cnfStyle w:val="001000000000" w:firstRow="0" w:lastRow="0" w:firstColumn="1" w:lastColumn="0" w:oddVBand="0" w:evenVBand="0" w:oddHBand="0" w:evenHBand="0" w:firstRowFirstColumn="0" w:firstRowLastColumn="0" w:lastRowFirstColumn="0" w:lastRowLastColumn="0"/>
            <w:tcW w:w="1078" w:type="dxa"/>
          </w:tcPr>
          <w:p w:rsidR="00B674D4" w:rsidRDefault="00B674D4" w:rsidP="006E5A6C"/>
        </w:tc>
        <w:tc>
          <w:tcPr>
            <w:tcW w:w="4110" w:type="dxa"/>
          </w:tcPr>
          <w:p w:rsidR="00B674D4" w:rsidRDefault="00B674D4"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Response from Ad Router Unintelligible</w:t>
            </w:r>
          </w:p>
          <w:p w:rsidR="00B674D4" w:rsidRPr="00B674D4" w:rsidRDefault="00B674D4" w:rsidP="006E5A6C">
            <w:pPr>
              <w:cnfStyle w:val="000000000000" w:firstRow="0" w:lastRow="0" w:firstColumn="0" w:lastColumn="0" w:oddVBand="0" w:evenVBand="0" w:oddHBand="0" w:evenHBand="0" w:firstRowFirstColumn="0" w:firstRowLastColumn="0" w:lastRowFirstColumn="0" w:lastRowLastColumn="0"/>
            </w:pPr>
            <w:r>
              <w:t>The SCTE 130-3 response cannot be parsed. MM behaviour as above.</w:t>
            </w:r>
          </w:p>
        </w:tc>
        <w:tc>
          <w:tcPr>
            <w:tcW w:w="4280" w:type="dxa"/>
          </w:tcPr>
          <w:p w:rsidR="00B674D4" w:rsidRDefault="00B674D4" w:rsidP="00B674D4">
            <w:pPr>
              <w:cnfStyle w:val="000000000000" w:firstRow="0" w:lastRow="0" w:firstColumn="0" w:lastColumn="0" w:oddVBand="0" w:evenVBand="0" w:oddHBand="0" w:evenHBand="0" w:firstRowFirstColumn="0" w:firstRowLastColumn="0" w:lastRowFirstColumn="0" w:lastRowLastColumn="0"/>
            </w:pPr>
            <w:r>
              <w:t>STB will see content without ads.</w:t>
            </w:r>
          </w:p>
          <w:p w:rsidR="00B674D4" w:rsidRDefault="00B674D4" w:rsidP="00B674D4">
            <w:pPr>
              <w:cnfStyle w:val="000000000000" w:firstRow="0" w:lastRow="0" w:firstColumn="0" w:lastColumn="0" w:oddVBand="0" w:evenVBand="0" w:oddHBand="0" w:evenHBand="0" w:firstRowFirstColumn="0" w:firstRowLastColumn="0" w:lastRowFirstColumn="0" w:lastRowLastColumn="0"/>
            </w:pPr>
          </w:p>
          <w:p w:rsidR="00B674D4" w:rsidRDefault="00B674D4" w:rsidP="00B674D4">
            <w:pPr>
              <w:cnfStyle w:val="000000000000" w:firstRow="0" w:lastRow="0" w:firstColumn="0" w:lastColumn="0" w:oddVBand="0" w:evenVBand="0" w:oddHBand="0" w:evenHBand="0" w:firstRowFirstColumn="0" w:firstRowLastColumn="0" w:lastRowFirstColumn="0" w:lastRowLastColumn="0"/>
            </w:pPr>
            <w:r>
              <w:t>MM logs will record the error.</w:t>
            </w:r>
          </w:p>
          <w:p w:rsidR="00B674D4" w:rsidRDefault="00B674D4" w:rsidP="00B674D4">
            <w:pPr>
              <w:cnfStyle w:val="000000000000" w:firstRow="0" w:lastRow="0" w:firstColumn="0" w:lastColumn="0" w:oddVBand="0" w:evenVBand="0" w:oddHBand="0" w:evenHBand="0" w:firstRowFirstColumn="0" w:firstRowLastColumn="0" w:lastRowFirstColumn="0" w:lastRowLastColumn="0"/>
            </w:pPr>
          </w:p>
          <w:p w:rsidR="00B674D4" w:rsidRDefault="00B674D4" w:rsidP="00B674D4">
            <w:pPr>
              <w:cnfStyle w:val="000000000000" w:firstRow="0" w:lastRow="0" w:firstColumn="0" w:lastColumn="0" w:oddVBand="0" w:evenVBand="0" w:oddHBand="0" w:evenHBand="0" w:firstRowFirstColumn="0" w:firstRowLastColumn="0" w:lastRowFirstColumn="0" w:lastRowLastColumn="0"/>
            </w:pPr>
            <w:r>
              <w:t>Alarm to be raised.</w:t>
            </w:r>
          </w:p>
        </w:tc>
      </w:tr>
    </w:tbl>
    <w:p w:rsidR="00F960A6" w:rsidRDefault="00F960A6" w:rsidP="00341F7E"/>
    <w:p w:rsidR="00B674D4" w:rsidRDefault="00B674D4" w:rsidP="00B674D4">
      <w:pPr>
        <w:pStyle w:val="Heading2"/>
      </w:pPr>
      <w:bookmarkStart w:id="772" w:name="_Toc490729106"/>
      <w:proofErr w:type="gramStart"/>
      <w:r>
        <w:t>xx</w:t>
      </w:r>
      <w:proofErr w:type="gramEnd"/>
      <w:r>
        <w:t xml:space="preserve"> – STB to Licence Server</w:t>
      </w:r>
      <w:bookmarkEnd w:id="772"/>
    </w:p>
    <w:p w:rsidR="00B674D4" w:rsidRDefault="00B674D4" w:rsidP="00B674D4">
      <w:r>
        <w:t>Interface used during the initiation of the playback. The STB uses the information contained in the manifest to request a decryption key from the Licence Server.</w:t>
      </w:r>
    </w:p>
    <w:p w:rsidR="00B674D4" w:rsidRDefault="00B674D4" w:rsidP="00B674D4"/>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B674D4" w:rsidTr="006E5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B674D4" w:rsidRDefault="00B674D4" w:rsidP="006E5A6C">
            <w:r>
              <w:t>Error Code</w:t>
            </w:r>
          </w:p>
        </w:tc>
        <w:tc>
          <w:tcPr>
            <w:tcW w:w="4110" w:type="dxa"/>
            <w:tcMar>
              <w:top w:w="0" w:type="dxa"/>
              <w:bottom w:w="0" w:type="dxa"/>
            </w:tcMar>
          </w:tcPr>
          <w:p w:rsidR="00B674D4" w:rsidRDefault="00B674D4" w:rsidP="006E5A6C">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B674D4" w:rsidRDefault="00B674D4" w:rsidP="006E5A6C">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B674D4" w:rsidTr="006E5A6C">
        <w:tc>
          <w:tcPr>
            <w:cnfStyle w:val="001000000000" w:firstRow="0" w:lastRow="0" w:firstColumn="1" w:lastColumn="0" w:oddVBand="0" w:evenVBand="0" w:oddHBand="0" w:evenHBand="0" w:firstRowFirstColumn="0" w:firstRowLastColumn="0" w:lastRowFirstColumn="0" w:lastRowLastColumn="0"/>
            <w:tcW w:w="1078" w:type="dxa"/>
          </w:tcPr>
          <w:p w:rsidR="00B674D4" w:rsidRDefault="00B674D4" w:rsidP="006E5A6C"/>
        </w:tc>
        <w:tc>
          <w:tcPr>
            <w:tcW w:w="4110" w:type="dxa"/>
          </w:tcPr>
          <w:p w:rsidR="00B674D4" w:rsidRPr="00B674D4" w:rsidRDefault="00B674D4" w:rsidP="006E5A6C">
            <w:pPr>
              <w:cnfStyle w:val="000000000000" w:firstRow="0" w:lastRow="0" w:firstColumn="0" w:lastColumn="0" w:oddVBand="0" w:evenVBand="0" w:oddHBand="0" w:evenHBand="0" w:firstRowFirstColumn="0" w:firstRowLastColumn="0" w:lastRowFirstColumn="0" w:lastRowLastColumn="0"/>
              <w:rPr>
                <w:b/>
                <w:u w:val="single"/>
              </w:rPr>
            </w:pPr>
            <w:r w:rsidRPr="00B674D4">
              <w:rPr>
                <w:b/>
                <w:u w:val="single"/>
              </w:rPr>
              <w:t>Connection Failure</w:t>
            </w:r>
          </w:p>
          <w:p w:rsidR="00B674D4" w:rsidRDefault="00B674D4" w:rsidP="006E5A6C">
            <w:pPr>
              <w:cnfStyle w:val="000000000000" w:firstRow="0" w:lastRow="0" w:firstColumn="0" w:lastColumn="0" w:oddVBand="0" w:evenVBand="0" w:oddHBand="0" w:evenHBand="0" w:firstRowFirstColumn="0" w:firstRowLastColumn="0" w:lastRowFirstColumn="0" w:lastRowLastColumn="0"/>
            </w:pPr>
            <w:r>
              <w:t>This encompasses the error case where the STB is unable to connect to the Licence Server. Reasons might include –</w:t>
            </w:r>
          </w:p>
          <w:p w:rsidR="00B674D4" w:rsidRDefault="00B674D4" w:rsidP="00B674D4">
            <w:pPr>
              <w:pStyle w:val="Normal-BulletCompact"/>
              <w:cnfStyle w:val="000000000000" w:firstRow="0" w:lastRow="0" w:firstColumn="0" w:lastColumn="0" w:oddVBand="0" w:evenVBand="0" w:oddHBand="0" w:evenHBand="0" w:firstRowFirstColumn="0" w:firstRowLastColumn="0" w:lastRowFirstColumn="0" w:lastRowLastColumn="0"/>
            </w:pPr>
            <w:r>
              <w:t>Network problems between STB and F5 load balancer,</w:t>
            </w:r>
          </w:p>
          <w:p w:rsidR="00B674D4" w:rsidRDefault="00B674D4" w:rsidP="00B674D4">
            <w:pPr>
              <w:pStyle w:val="Normal-BulletCompact"/>
              <w:cnfStyle w:val="000000000000" w:firstRow="0" w:lastRow="0" w:firstColumn="0" w:lastColumn="0" w:oddVBand="0" w:evenVBand="0" w:oddHBand="0" w:evenHBand="0" w:firstRowFirstColumn="0" w:firstRowLastColumn="0" w:lastRowFirstColumn="0" w:lastRowLastColumn="0"/>
            </w:pPr>
            <w:r>
              <w:t>Network problems between F5 and Licence Server,</w:t>
            </w:r>
          </w:p>
          <w:p w:rsidR="00B674D4" w:rsidRDefault="00B674D4" w:rsidP="00B674D4">
            <w:pPr>
              <w:pStyle w:val="Normal-BulletCompact"/>
              <w:cnfStyle w:val="000000000000" w:firstRow="0" w:lastRow="0" w:firstColumn="0" w:lastColumn="0" w:oddVBand="0" w:evenVBand="0" w:oddHBand="0" w:evenHBand="0" w:firstRowFirstColumn="0" w:firstRowLastColumn="0" w:lastRowFirstColumn="0" w:lastRowLastColumn="0"/>
            </w:pPr>
            <w:r>
              <w:t>F5 down,</w:t>
            </w:r>
          </w:p>
          <w:p w:rsidR="00B674D4" w:rsidRDefault="00B674D4" w:rsidP="00B674D4">
            <w:pPr>
              <w:pStyle w:val="Normal-BulletCompact"/>
              <w:cnfStyle w:val="000000000000" w:firstRow="0" w:lastRow="0" w:firstColumn="0" w:lastColumn="0" w:oddVBand="0" w:evenVBand="0" w:oddHBand="0" w:evenHBand="0" w:firstRowFirstColumn="0" w:firstRowLastColumn="0" w:lastRowFirstColumn="0" w:lastRowLastColumn="0"/>
            </w:pPr>
            <w:r>
              <w:t>Licence Server down.</w:t>
            </w:r>
          </w:p>
        </w:tc>
        <w:tc>
          <w:tcPr>
            <w:tcW w:w="4280" w:type="dxa"/>
          </w:tcPr>
          <w:p w:rsidR="00B674D4" w:rsidRDefault="00B674D4" w:rsidP="006E5A6C">
            <w:pPr>
              <w:cnfStyle w:val="000000000000" w:firstRow="0" w:lastRow="0" w:firstColumn="0" w:lastColumn="0" w:oddVBand="0" w:evenVBand="0" w:oddHBand="0" w:evenHBand="0" w:firstRowFirstColumn="0" w:firstRowLastColumn="0" w:lastRowFirstColumn="0" w:lastRowLastColumn="0"/>
            </w:pPr>
            <w:r>
              <w:t>STB displays error to user.</w:t>
            </w:r>
          </w:p>
          <w:p w:rsidR="00B674D4" w:rsidRDefault="00B674D4" w:rsidP="006E5A6C">
            <w:pPr>
              <w:cnfStyle w:val="000000000000" w:firstRow="0" w:lastRow="0" w:firstColumn="0" w:lastColumn="0" w:oddVBand="0" w:evenVBand="0" w:oddHBand="0" w:evenHBand="0" w:firstRowFirstColumn="0" w:firstRowLastColumn="0" w:lastRowFirstColumn="0" w:lastRowLastColumn="0"/>
            </w:pPr>
            <w:r>
              <w:t>No playback possible.</w:t>
            </w:r>
          </w:p>
        </w:tc>
      </w:tr>
      <w:tr w:rsidR="00C805D2" w:rsidTr="006E5A6C">
        <w:tc>
          <w:tcPr>
            <w:cnfStyle w:val="001000000000" w:firstRow="0" w:lastRow="0" w:firstColumn="1" w:lastColumn="0" w:oddVBand="0" w:evenVBand="0" w:oddHBand="0" w:evenHBand="0" w:firstRowFirstColumn="0" w:firstRowLastColumn="0" w:lastRowFirstColumn="0" w:lastRowLastColumn="0"/>
            <w:tcW w:w="1078" w:type="dxa"/>
          </w:tcPr>
          <w:p w:rsidR="00C805D2" w:rsidRDefault="00C805D2" w:rsidP="006E5A6C"/>
        </w:tc>
        <w:tc>
          <w:tcPr>
            <w:tcW w:w="4110" w:type="dxa"/>
          </w:tcPr>
          <w:p w:rsidR="00C805D2" w:rsidRDefault="00C805D2"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Connection Timeout</w:t>
            </w:r>
          </w:p>
          <w:p w:rsidR="00C805D2" w:rsidRPr="00C805D2" w:rsidRDefault="00C805D2" w:rsidP="006E5A6C">
            <w:pPr>
              <w:cnfStyle w:val="000000000000" w:firstRow="0" w:lastRow="0" w:firstColumn="0" w:lastColumn="0" w:oddVBand="0" w:evenVBand="0" w:oddHBand="0" w:evenHBand="0" w:firstRowFirstColumn="0" w:firstRowLastColumn="0" w:lastRowFirstColumn="0" w:lastRowLastColumn="0"/>
            </w:pPr>
            <w:r>
              <w:t>STB times out waiting for reply from Licence Server.</w:t>
            </w:r>
          </w:p>
        </w:tc>
        <w:tc>
          <w:tcPr>
            <w:tcW w:w="4280" w:type="dxa"/>
          </w:tcPr>
          <w:p w:rsidR="00C805D2" w:rsidRDefault="00C805D2" w:rsidP="00C805D2">
            <w:pPr>
              <w:cnfStyle w:val="000000000000" w:firstRow="0" w:lastRow="0" w:firstColumn="0" w:lastColumn="0" w:oddVBand="0" w:evenVBand="0" w:oddHBand="0" w:evenHBand="0" w:firstRowFirstColumn="0" w:firstRowLastColumn="0" w:lastRowFirstColumn="0" w:lastRowLastColumn="0"/>
            </w:pPr>
            <w:r>
              <w:t>STB displays error to user.</w:t>
            </w:r>
          </w:p>
          <w:p w:rsidR="00C805D2" w:rsidRDefault="00C805D2" w:rsidP="00C805D2">
            <w:pPr>
              <w:cnfStyle w:val="000000000000" w:firstRow="0" w:lastRow="0" w:firstColumn="0" w:lastColumn="0" w:oddVBand="0" w:evenVBand="0" w:oddHBand="0" w:evenHBand="0" w:firstRowFirstColumn="0" w:firstRowLastColumn="0" w:lastRowFirstColumn="0" w:lastRowLastColumn="0"/>
            </w:pPr>
            <w:r>
              <w:t>No playback possible.</w:t>
            </w:r>
          </w:p>
        </w:tc>
      </w:tr>
      <w:tr w:rsidR="00B674D4" w:rsidTr="006E5A6C">
        <w:tc>
          <w:tcPr>
            <w:cnfStyle w:val="001000000000" w:firstRow="0" w:lastRow="0" w:firstColumn="1" w:lastColumn="0" w:oddVBand="0" w:evenVBand="0" w:oddHBand="0" w:evenHBand="0" w:firstRowFirstColumn="0" w:firstRowLastColumn="0" w:lastRowFirstColumn="0" w:lastRowLastColumn="0"/>
            <w:tcW w:w="1078" w:type="dxa"/>
          </w:tcPr>
          <w:p w:rsidR="00B674D4" w:rsidRDefault="00B674D4" w:rsidP="006E5A6C"/>
        </w:tc>
        <w:tc>
          <w:tcPr>
            <w:tcW w:w="4110" w:type="dxa"/>
          </w:tcPr>
          <w:p w:rsidR="00B674D4" w:rsidRPr="00B674D4" w:rsidRDefault="00B674D4" w:rsidP="006E5A6C">
            <w:pPr>
              <w:cnfStyle w:val="000000000000" w:firstRow="0" w:lastRow="0" w:firstColumn="0" w:lastColumn="0" w:oddVBand="0" w:evenVBand="0" w:oddHBand="0" w:evenHBand="0" w:firstRowFirstColumn="0" w:firstRowLastColumn="0" w:lastRowFirstColumn="0" w:lastRowLastColumn="0"/>
              <w:rPr>
                <w:b/>
                <w:u w:val="single"/>
              </w:rPr>
            </w:pPr>
            <w:r w:rsidRPr="00B674D4">
              <w:rPr>
                <w:b/>
                <w:u w:val="single"/>
              </w:rPr>
              <w:t>Licence Response Unintelligible</w:t>
            </w:r>
          </w:p>
          <w:p w:rsidR="00B674D4" w:rsidRPr="00123AAA" w:rsidRDefault="00B674D4" w:rsidP="006E5A6C">
            <w:pPr>
              <w:cnfStyle w:val="000000000000" w:firstRow="0" w:lastRow="0" w:firstColumn="0" w:lastColumn="0" w:oddVBand="0" w:evenVBand="0" w:oddHBand="0" w:evenHBand="0" w:firstRowFirstColumn="0" w:firstRowLastColumn="0" w:lastRowFirstColumn="0" w:lastRowLastColumn="0"/>
            </w:pPr>
            <w:r>
              <w:t>The reply received by the STB cannot be parsed.</w:t>
            </w:r>
          </w:p>
        </w:tc>
        <w:tc>
          <w:tcPr>
            <w:tcW w:w="4280" w:type="dxa"/>
          </w:tcPr>
          <w:p w:rsidR="00B674D4" w:rsidRDefault="00B674D4" w:rsidP="006E5A6C">
            <w:pPr>
              <w:cnfStyle w:val="000000000000" w:firstRow="0" w:lastRow="0" w:firstColumn="0" w:lastColumn="0" w:oddVBand="0" w:evenVBand="0" w:oddHBand="0" w:evenHBand="0" w:firstRowFirstColumn="0" w:firstRowLastColumn="0" w:lastRowFirstColumn="0" w:lastRowLastColumn="0"/>
            </w:pPr>
            <w:r>
              <w:t>STB displays error.</w:t>
            </w:r>
          </w:p>
          <w:p w:rsidR="00B674D4" w:rsidRDefault="00B674D4" w:rsidP="006E5A6C">
            <w:pPr>
              <w:cnfStyle w:val="000000000000" w:firstRow="0" w:lastRow="0" w:firstColumn="0" w:lastColumn="0" w:oddVBand="0" w:evenVBand="0" w:oddHBand="0" w:evenHBand="0" w:firstRowFirstColumn="0" w:firstRowLastColumn="0" w:lastRowFirstColumn="0" w:lastRowLastColumn="0"/>
            </w:pPr>
            <w:r>
              <w:t>No playback possible.</w:t>
            </w:r>
          </w:p>
          <w:p w:rsidR="00C805D2" w:rsidRDefault="00C805D2" w:rsidP="006E5A6C">
            <w:pPr>
              <w:cnfStyle w:val="000000000000" w:firstRow="0" w:lastRow="0" w:firstColumn="0" w:lastColumn="0" w:oddVBand="0" w:evenVBand="0" w:oddHBand="0" w:evenHBand="0" w:firstRowFirstColumn="0" w:firstRowLastColumn="0" w:lastRowFirstColumn="0" w:lastRowLastColumn="0"/>
            </w:pPr>
            <w:r>
              <w:t>Licence Server logs to indicate the exchange from the Licence Server end.</w:t>
            </w:r>
          </w:p>
        </w:tc>
      </w:tr>
      <w:tr w:rsidR="00B674D4" w:rsidTr="006E5A6C">
        <w:tc>
          <w:tcPr>
            <w:cnfStyle w:val="001000000000" w:firstRow="0" w:lastRow="0" w:firstColumn="1" w:lastColumn="0" w:oddVBand="0" w:evenVBand="0" w:oddHBand="0" w:evenHBand="0" w:firstRowFirstColumn="0" w:firstRowLastColumn="0" w:lastRowFirstColumn="0" w:lastRowLastColumn="0"/>
            <w:tcW w:w="1078" w:type="dxa"/>
          </w:tcPr>
          <w:p w:rsidR="00B674D4" w:rsidRDefault="00B674D4" w:rsidP="006E5A6C"/>
        </w:tc>
        <w:tc>
          <w:tcPr>
            <w:tcW w:w="4110" w:type="dxa"/>
          </w:tcPr>
          <w:p w:rsidR="00B674D4" w:rsidRPr="00C805D2" w:rsidRDefault="00B674D4" w:rsidP="006E5A6C">
            <w:pPr>
              <w:cnfStyle w:val="000000000000" w:firstRow="0" w:lastRow="0" w:firstColumn="0" w:lastColumn="0" w:oddVBand="0" w:evenVBand="0" w:oddHBand="0" w:evenHBand="0" w:firstRowFirstColumn="0" w:firstRowLastColumn="0" w:lastRowFirstColumn="0" w:lastRowLastColumn="0"/>
              <w:rPr>
                <w:b/>
                <w:u w:val="single"/>
              </w:rPr>
            </w:pPr>
            <w:r w:rsidRPr="00C805D2">
              <w:rPr>
                <w:b/>
                <w:u w:val="single"/>
              </w:rPr>
              <w:t>Licence Request Rejected</w:t>
            </w:r>
          </w:p>
          <w:p w:rsidR="00B674D4" w:rsidRPr="00123AAA" w:rsidRDefault="00B674D4" w:rsidP="006E5A6C">
            <w:pPr>
              <w:cnfStyle w:val="000000000000" w:firstRow="0" w:lastRow="0" w:firstColumn="0" w:lastColumn="0" w:oddVBand="0" w:evenVBand="0" w:oddHBand="0" w:evenHBand="0" w:firstRowFirstColumn="0" w:firstRowLastColumn="0" w:lastRowFirstColumn="0" w:lastRowLastColumn="0"/>
            </w:pPr>
            <w:r>
              <w:t xml:space="preserve">The reply from the Licence Server indicates that the STB is not </w:t>
            </w:r>
            <w:r w:rsidR="00C805D2">
              <w:t>authorised to play the content.</w:t>
            </w:r>
          </w:p>
        </w:tc>
        <w:tc>
          <w:tcPr>
            <w:tcW w:w="4280" w:type="dxa"/>
          </w:tcPr>
          <w:p w:rsidR="00C805D2" w:rsidRDefault="00C805D2" w:rsidP="00C805D2">
            <w:pPr>
              <w:cnfStyle w:val="000000000000" w:firstRow="0" w:lastRow="0" w:firstColumn="0" w:lastColumn="0" w:oddVBand="0" w:evenVBand="0" w:oddHBand="0" w:evenHBand="0" w:firstRowFirstColumn="0" w:firstRowLastColumn="0" w:lastRowFirstColumn="0" w:lastRowLastColumn="0"/>
            </w:pPr>
            <w:r>
              <w:t>STB displays error.</w:t>
            </w:r>
          </w:p>
          <w:p w:rsidR="00B674D4" w:rsidRDefault="00C805D2" w:rsidP="00C805D2">
            <w:pPr>
              <w:cnfStyle w:val="000000000000" w:firstRow="0" w:lastRow="0" w:firstColumn="0" w:lastColumn="0" w:oddVBand="0" w:evenVBand="0" w:oddHBand="0" w:evenHBand="0" w:firstRowFirstColumn="0" w:firstRowLastColumn="0" w:lastRowFirstColumn="0" w:lastRowLastColumn="0"/>
            </w:pPr>
            <w:r>
              <w:t>No playback possible.</w:t>
            </w:r>
          </w:p>
        </w:tc>
      </w:tr>
    </w:tbl>
    <w:p w:rsidR="00B674D4" w:rsidRDefault="00B674D4" w:rsidP="00B674D4"/>
    <w:p w:rsidR="00C805D2" w:rsidRDefault="00C805D2" w:rsidP="00B674D4"/>
    <w:p w:rsidR="00C805D2" w:rsidRDefault="00C805D2" w:rsidP="00C805D2">
      <w:pPr>
        <w:pStyle w:val="Heading2"/>
      </w:pPr>
      <w:bookmarkStart w:id="773" w:name="_Toc490729107"/>
      <w:r>
        <w:t>C7, C8 – STB to CDN/VSPP</w:t>
      </w:r>
      <w:bookmarkEnd w:id="773"/>
    </w:p>
    <w:p w:rsidR="00C805D2" w:rsidRDefault="00C805D2" w:rsidP="00C805D2">
      <w:r>
        <w:t>Interface from the STB to the CDN to retrieve content segments. In the event of a cache miss, the CDN will request the content just-in-time from the VSPP. VSPP will package and encrypt the segment on-the-fly.</w:t>
      </w:r>
    </w:p>
    <w:p w:rsidR="00C805D2" w:rsidRDefault="00C805D2" w:rsidP="00C805D2"/>
    <w:tbl>
      <w:tblPr>
        <w:tblStyle w:val="VM-Shaded"/>
        <w:tblW w:w="0" w:type="auto"/>
        <w:tblLayout w:type="fixed"/>
        <w:tblCellMar>
          <w:top w:w="85" w:type="dxa"/>
          <w:bottom w:w="85" w:type="dxa"/>
        </w:tblCellMar>
        <w:tblLook w:val="04A0" w:firstRow="1" w:lastRow="0" w:firstColumn="1" w:lastColumn="0" w:noHBand="0" w:noVBand="1"/>
      </w:tblPr>
      <w:tblGrid>
        <w:gridCol w:w="1078"/>
        <w:gridCol w:w="4110"/>
        <w:gridCol w:w="4280"/>
      </w:tblGrid>
      <w:tr w:rsidR="00C805D2" w:rsidTr="006E5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dxa"/>
            <w:tcMar>
              <w:top w:w="0" w:type="dxa"/>
              <w:bottom w:w="0" w:type="dxa"/>
            </w:tcMar>
          </w:tcPr>
          <w:p w:rsidR="00C805D2" w:rsidRDefault="00C805D2" w:rsidP="006E5A6C">
            <w:r>
              <w:t>Error Code</w:t>
            </w:r>
          </w:p>
        </w:tc>
        <w:tc>
          <w:tcPr>
            <w:tcW w:w="4110" w:type="dxa"/>
            <w:tcMar>
              <w:top w:w="0" w:type="dxa"/>
              <w:bottom w:w="0" w:type="dxa"/>
            </w:tcMar>
          </w:tcPr>
          <w:p w:rsidR="00C805D2" w:rsidRDefault="00C805D2" w:rsidP="006E5A6C">
            <w:pPr>
              <w:cnfStyle w:val="100000000000" w:firstRow="1" w:lastRow="0" w:firstColumn="0" w:lastColumn="0" w:oddVBand="0" w:evenVBand="0" w:oddHBand="0" w:evenHBand="0" w:firstRowFirstColumn="0" w:firstRowLastColumn="0" w:lastRowFirstColumn="0" w:lastRowLastColumn="0"/>
            </w:pPr>
            <w:r>
              <w:t>Failure</w:t>
            </w:r>
          </w:p>
        </w:tc>
        <w:tc>
          <w:tcPr>
            <w:tcW w:w="4280" w:type="dxa"/>
            <w:tcMar>
              <w:top w:w="0" w:type="dxa"/>
              <w:bottom w:w="0" w:type="dxa"/>
            </w:tcMar>
          </w:tcPr>
          <w:p w:rsidR="00C805D2" w:rsidRDefault="00C805D2" w:rsidP="006E5A6C">
            <w:pPr>
              <w:cnfStyle w:val="100000000000" w:firstRow="1" w:lastRow="0" w:firstColumn="0" w:lastColumn="0" w:oddVBand="0" w:evenVBand="0" w:oddHBand="0" w:evenHBand="0" w:firstRowFirstColumn="0" w:firstRowLastColumn="0" w:lastRowFirstColumn="0" w:lastRowLastColumn="0"/>
            </w:pPr>
            <w:r>
              <w:t>Additional Information / Log Location</w:t>
            </w:r>
          </w:p>
        </w:tc>
      </w:tr>
      <w:tr w:rsidR="00C805D2" w:rsidTr="006E5A6C">
        <w:tc>
          <w:tcPr>
            <w:cnfStyle w:val="001000000000" w:firstRow="0" w:lastRow="0" w:firstColumn="1" w:lastColumn="0" w:oddVBand="0" w:evenVBand="0" w:oddHBand="0" w:evenHBand="0" w:firstRowFirstColumn="0" w:firstRowLastColumn="0" w:lastRowFirstColumn="0" w:lastRowLastColumn="0"/>
            <w:tcW w:w="1078" w:type="dxa"/>
          </w:tcPr>
          <w:p w:rsidR="00C805D2" w:rsidRDefault="00C805D2" w:rsidP="006E5A6C"/>
        </w:tc>
        <w:tc>
          <w:tcPr>
            <w:tcW w:w="4110" w:type="dxa"/>
          </w:tcPr>
          <w:p w:rsidR="00C805D2" w:rsidRPr="003D0BE0" w:rsidRDefault="003D0BE0" w:rsidP="00C805D2">
            <w:pPr>
              <w:cnfStyle w:val="000000000000" w:firstRow="0" w:lastRow="0" w:firstColumn="0" w:lastColumn="0" w:oddVBand="0" w:evenVBand="0" w:oddHBand="0" w:evenHBand="0" w:firstRowFirstColumn="0" w:firstRowLastColumn="0" w:lastRowFirstColumn="0" w:lastRowLastColumn="0"/>
              <w:rPr>
                <w:b/>
                <w:u w:val="single"/>
              </w:rPr>
            </w:pPr>
            <w:r w:rsidRPr="003D0BE0">
              <w:rPr>
                <w:b/>
                <w:u w:val="single"/>
              </w:rPr>
              <w:t>Communication Failure toward CDN</w:t>
            </w:r>
          </w:p>
          <w:p w:rsidR="003D0BE0" w:rsidRDefault="003D0BE0" w:rsidP="00C805D2">
            <w:pPr>
              <w:cnfStyle w:val="000000000000" w:firstRow="0" w:lastRow="0" w:firstColumn="0" w:lastColumn="0" w:oddVBand="0" w:evenVBand="0" w:oddHBand="0" w:evenHBand="0" w:firstRowFirstColumn="0" w:firstRowLastColumn="0" w:lastRowFirstColumn="0" w:lastRowLastColumn="0"/>
            </w:pPr>
            <w:r>
              <w:t>This covers the case where the STB is unable to contact the CDN. Reasons might include –</w:t>
            </w:r>
          </w:p>
          <w:p w:rsidR="003D0BE0" w:rsidRDefault="003D0BE0" w:rsidP="003D0BE0">
            <w:pPr>
              <w:pStyle w:val="Normal-BulletCompact"/>
              <w:cnfStyle w:val="000000000000" w:firstRow="0" w:lastRow="0" w:firstColumn="0" w:lastColumn="0" w:oddVBand="0" w:evenVBand="0" w:oddHBand="0" w:evenHBand="0" w:firstRowFirstColumn="0" w:firstRowLastColumn="0" w:lastRowFirstColumn="0" w:lastRowLastColumn="0"/>
            </w:pPr>
            <w:r>
              <w:t>Network failure,</w:t>
            </w:r>
          </w:p>
          <w:p w:rsidR="003D0BE0" w:rsidRDefault="003D0BE0" w:rsidP="003D0BE0">
            <w:pPr>
              <w:pStyle w:val="Normal-BulletCompact"/>
              <w:cnfStyle w:val="000000000000" w:firstRow="0" w:lastRow="0" w:firstColumn="0" w:lastColumn="0" w:oddVBand="0" w:evenVBand="0" w:oddHBand="0" w:evenHBand="0" w:firstRowFirstColumn="0" w:firstRowLastColumn="0" w:lastRowFirstColumn="0" w:lastRowLastColumn="0"/>
            </w:pPr>
            <w:r>
              <w:t>Firewall configuration.</w:t>
            </w:r>
          </w:p>
        </w:tc>
        <w:tc>
          <w:tcPr>
            <w:tcW w:w="4280" w:type="dxa"/>
          </w:tcPr>
          <w:p w:rsidR="003D0BE0" w:rsidRDefault="003D0BE0" w:rsidP="006E5A6C">
            <w:pPr>
              <w:cnfStyle w:val="000000000000" w:firstRow="0" w:lastRow="0" w:firstColumn="0" w:lastColumn="0" w:oddVBand="0" w:evenVBand="0" w:oddHBand="0" w:evenHBand="0" w:firstRowFirstColumn="0" w:firstRowLastColumn="0" w:lastRowFirstColumn="0" w:lastRowLastColumn="0"/>
            </w:pPr>
            <w:r>
              <w:t>STB will attempt retry a number of times before giving up.</w:t>
            </w:r>
            <w:r w:rsidR="0035192A">
              <w:t xml:space="preserve"> </w:t>
            </w:r>
            <w:r>
              <w:t xml:space="preserve"> May result in a pause and buffering message.</w:t>
            </w:r>
          </w:p>
        </w:tc>
      </w:tr>
      <w:tr w:rsidR="00C805D2" w:rsidTr="006E5A6C">
        <w:tc>
          <w:tcPr>
            <w:cnfStyle w:val="001000000000" w:firstRow="0" w:lastRow="0" w:firstColumn="1" w:lastColumn="0" w:oddVBand="0" w:evenVBand="0" w:oddHBand="0" w:evenHBand="0" w:firstRowFirstColumn="0" w:firstRowLastColumn="0" w:lastRowFirstColumn="0" w:lastRowLastColumn="0"/>
            <w:tcW w:w="1078" w:type="dxa"/>
          </w:tcPr>
          <w:p w:rsidR="00C805D2" w:rsidRDefault="00C805D2" w:rsidP="006E5A6C"/>
        </w:tc>
        <w:tc>
          <w:tcPr>
            <w:tcW w:w="4110" w:type="dxa"/>
          </w:tcPr>
          <w:p w:rsidR="00C805D2" w:rsidRPr="003D0BE0" w:rsidRDefault="003D0BE0" w:rsidP="006E5A6C">
            <w:pPr>
              <w:cnfStyle w:val="000000000000" w:firstRow="0" w:lastRow="0" w:firstColumn="0" w:lastColumn="0" w:oddVBand="0" w:evenVBand="0" w:oddHBand="0" w:evenHBand="0" w:firstRowFirstColumn="0" w:firstRowLastColumn="0" w:lastRowFirstColumn="0" w:lastRowLastColumn="0"/>
              <w:rPr>
                <w:b/>
                <w:u w:val="single"/>
              </w:rPr>
            </w:pPr>
            <w:r w:rsidRPr="003D0BE0">
              <w:rPr>
                <w:b/>
                <w:u w:val="single"/>
              </w:rPr>
              <w:t>Cookie Validate Failure toward CDN</w:t>
            </w:r>
          </w:p>
          <w:p w:rsidR="003D0BE0" w:rsidRPr="00C805D2" w:rsidRDefault="003D0BE0" w:rsidP="006E5A6C">
            <w:pPr>
              <w:cnfStyle w:val="000000000000" w:firstRow="0" w:lastRow="0" w:firstColumn="0" w:lastColumn="0" w:oddVBand="0" w:evenVBand="0" w:oddHBand="0" w:evenHBand="0" w:firstRowFirstColumn="0" w:firstRowLastColumn="0" w:lastRowFirstColumn="0" w:lastRowLastColumn="0"/>
            </w:pPr>
            <w:r>
              <w:t>The cookie passed in the request to the CDN does not validate correctly. Cookies have a time-to-live after which they will fail at the CDN.</w:t>
            </w:r>
          </w:p>
        </w:tc>
        <w:tc>
          <w:tcPr>
            <w:tcW w:w="4280" w:type="dxa"/>
          </w:tcPr>
          <w:p w:rsidR="00C805D2" w:rsidRDefault="003D0BE0" w:rsidP="006E5A6C">
            <w:pPr>
              <w:cnfStyle w:val="000000000000" w:firstRow="0" w:lastRow="0" w:firstColumn="0" w:lastColumn="0" w:oddVBand="0" w:evenVBand="0" w:oddHBand="0" w:evenHBand="0" w:firstRowFirstColumn="0" w:firstRowLastColumn="0" w:lastRowFirstColumn="0" w:lastRowLastColumn="0"/>
            </w:pPr>
            <w:r>
              <w:t>STB will stop playback with an error.</w:t>
            </w:r>
          </w:p>
          <w:p w:rsidR="003D0BE0" w:rsidRDefault="003D0BE0" w:rsidP="006E5A6C">
            <w:pPr>
              <w:cnfStyle w:val="000000000000" w:firstRow="0" w:lastRow="0" w:firstColumn="0" w:lastColumn="0" w:oddVBand="0" w:evenVBand="0" w:oddHBand="0" w:evenHBand="0" w:firstRowFirstColumn="0" w:firstRowLastColumn="0" w:lastRowFirstColumn="0" w:lastRowLastColumn="0"/>
            </w:pPr>
          </w:p>
          <w:p w:rsidR="003D0BE0" w:rsidRDefault="003D0BE0" w:rsidP="006E5A6C">
            <w:pPr>
              <w:cnfStyle w:val="000000000000" w:firstRow="0" w:lastRow="0" w:firstColumn="0" w:lastColumn="0" w:oddVBand="0" w:evenVBand="0" w:oddHBand="0" w:evenHBand="0" w:firstRowFirstColumn="0" w:firstRowLastColumn="0" w:lastRowFirstColumn="0" w:lastRowLastColumn="0"/>
            </w:pPr>
            <w:r>
              <w:t>CDN logs should record the validation failure.</w:t>
            </w:r>
          </w:p>
        </w:tc>
      </w:tr>
      <w:tr w:rsidR="00C805D2" w:rsidTr="006E5A6C">
        <w:tc>
          <w:tcPr>
            <w:cnfStyle w:val="001000000000" w:firstRow="0" w:lastRow="0" w:firstColumn="1" w:lastColumn="0" w:oddVBand="0" w:evenVBand="0" w:oddHBand="0" w:evenHBand="0" w:firstRowFirstColumn="0" w:firstRowLastColumn="0" w:lastRowFirstColumn="0" w:lastRowLastColumn="0"/>
            <w:tcW w:w="1078" w:type="dxa"/>
          </w:tcPr>
          <w:p w:rsidR="00C805D2" w:rsidRDefault="00C805D2" w:rsidP="006E5A6C"/>
        </w:tc>
        <w:tc>
          <w:tcPr>
            <w:tcW w:w="4110" w:type="dxa"/>
          </w:tcPr>
          <w:p w:rsidR="00C805D2" w:rsidRPr="00700A92" w:rsidRDefault="00700A92" w:rsidP="006E5A6C">
            <w:pPr>
              <w:cnfStyle w:val="000000000000" w:firstRow="0" w:lastRow="0" w:firstColumn="0" w:lastColumn="0" w:oddVBand="0" w:evenVBand="0" w:oddHBand="0" w:evenHBand="0" w:firstRowFirstColumn="0" w:firstRowLastColumn="0" w:lastRowFirstColumn="0" w:lastRowLastColumn="0"/>
              <w:rPr>
                <w:b/>
                <w:u w:val="single"/>
              </w:rPr>
            </w:pPr>
            <w:r w:rsidRPr="00700A92">
              <w:rPr>
                <w:b/>
                <w:u w:val="single"/>
              </w:rPr>
              <w:t>Segment Not Found</w:t>
            </w:r>
          </w:p>
          <w:p w:rsidR="00700A92" w:rsidRPr="00123AAA" w:rsidRDefault="00700A92" w:rsidP="006E5A6C">
            <w:pPr>
              <w:cnfStyle w:val="000000000000" w:firstRow="0" w:lastRow="0" w:firstColumn="0" w:lastColumn="0" w:oddVBand="0" w:evenVBand="0" w:oddHBand="0" w:evenHBand="0" w:firstRowFirstColumn="0" w:firstRowLastColumn="0" w:lastRowFirstColumn="0" w:lastRowLastColumn="0"/>
            </w:pPr>
            <w:r>
              <w:t>This will be an error returned by the CDN to the STB after the CDN has tried, unsuccessfully, to retrieve the requested segment from the VSPP.</w:t>
            </w:r>
          </w:p>
        </w:tc>
        <w:tc>
          <w:tcPr>
            <w:tcW w:w="4280" w:type="dxa"/>
          </w:tcPr>
          <w:p w:rsidR="00700A92" w:rsidRDefault="00700A92" w:rsidP="006E5A6C">
            <w:pPr>
              <w:cnfStyle w:val="000000000000" w:firstRow="0" w:lastRow="0" w:firstColumn="0" w:lastColumn="0" w:oddVBand="0" w:evenVBand="0" w:oddHBand="0" w:evenHBand="0" w:firstRowFirstColumn="0" w:firstRowLastColumn="0" w:lastRowFirstColumn="0" w:lastRowLastColumn="0"/>
            </w:pPr>
            <w:r>
              <w:t>STB will stop playback with an error. Error returned to STB will be http 404.</w:t>
            </w:r>
          </w:p>
          <w:p w:rsidR="00700A92" w:rsidRDefault="00700A92" w:rsidP="006E5A6C">
            <w:pPr>
              <w:cnfStyle w:val="000000000000" w:firstRow="0" w:lastRow="0" w:firstColumn="0" w:lastColumn="0" w:oddVBand="0" w:evenVBand="0" w:oddHBand="0" w:evenHBand="0" w:firstRowFirstColumn="0" w:firstRowLastColumn="0" w:lastRowFirstColumn="0" w:lastRowLastColumn="0"/>
            </w:pPr>
          </w:p>
          <w:p w:rsidR="00700A92" w:rsidRDefault="00700A92" w:rsidP="006E5A6C">
            <w:pPr>
              <w:cnfStyle w:val="000000000000" w:firstRow="0" w:lastRow="0" w:firstColumn="0" w:lastColumn="0" w:oddVBand="0" w:evenVBand="0" w:oddHBand="0" w:evenHBand="0" w:firstRowFirstColumn="0" w:firstRowLastColumn="0" w:lastRowFirstColumn="0" w:lastRowLastColumn="0"/>
            </w:pPr>
            <w:r>
              <w:t>CDN logs should record the error.</w:t>
            </w:r>
          </w:p>
          <w:p w:rsidR="00700A92" w:rsidRDefault="00700A92" w:rsidP="006E5A6C">
            <w:pPr>
              <w:cnfStyle w:val="000000000000" w:firstRow="0" w:lastRow="0" w:firstColumn="0" w:lastColumn="0" w:oddVBand="0" w:evenVBand="0" w:oddHBand="0" w:evenHBand="0" w:firstRowFirstColumn="0" w:firstRowLastColumn="0" w:lastRowFirstColumn="0" w:lastRowLastColumn="0"/>
            </w:pPr>
          </w:p>
          <w:p w:rsidR="00700A92" w:rsidRDefault="00700A92" w:rsidP="006E5A6C">
            <w:pPr>
              <w:cnfStyle w:val="000000000000" w:firstRow="0" w:lastRow="0" w:firstColumn="0" w:lastColumn="0" w:oddVBand="0" w:evenVBand="0" w:oddHBand="0" w:evenHBand="0" w:firstRowFirstColumn="0" w:firstRowLastColumn="0" w:lastRowFirstColumn="0" w:lastRowLastColumn="0"/>
            </w:pPr>
            <w:r>
              <w:t>Alarm required to ops. &lt;</w:t>
            </w:r>
            <w:r w:rsidRPr="00700A92">
              <w:rPr>
                <w:highlight w:val="yellow"/>
              </w:rPr>
              <w:t>confirm</w:t>
            </w:r>
            <w:r>
              <w:t>&gt;</w:t>
            </w:r>
          </w:p>
        </w:tc>
      </w:tr>
      <w:tr w:rsidR="00C805D2" w:rsidTr="006E5A6C">
        <w:tc>
          <w:tcPr>
            <w:cnfStyle w:val="001000000000" w:firstRow="0" w:lastRow="0" w:firstColumn="1" w:lastColumn="0" w:oddVBand="0" w:evenVBand="0" w:oddHBand="0" w:evenHBand="0" w:firstRowFirstColumn="0" w:firstRowLastColumn="0" w:lastRowFirstColumn="0" w:lastRowLastColumn="0"/>
            <w:tcW w:w="1078" w:type="dxa"/>
          </w:tcPr>
          <w:p w:rsidR="00C805D2" w:rsidRDefault="00C805D2" w:rsidP="006E5A6C"/>
        </w:tc>
        <w:tc>
          <w:tcPr>
            <w:tcW w:w="4110" w:type="dxa"/>
          </w:tcPr>
          <w:p w:rsidR="00C805D2" w:rsidRPr="00700A92" w:rsidRDefault="00700A92" w:rsidP="006E5A6C">
            <w:pPr>
              <w:cnfStyle w:val="000000000000" w:firstRow="0" w:lastRow="0" w:firstColumn="0" w:lastColumn="0" w:oddVBand="0" w:evenVBand="0" w:oddHBand="0" w:evenHBand="0" w:firstRowFirstColumn="0" w:firstRowLastColumn="0" w:lastRowFirstColumn="0" w:lastRowLastColumn="0"/>
              <w:rPr>
                <w:b/>
                <w:u w:val="single"/>
              </w:rPr>
            </w:pPr>
            <w:r w:rsidRPr="00700A92">
              <w:rPr>
                <w:b/>
                <w:u w:val="single"/>
              </w:rPr>
              <w:t>Segment Corrupt</w:t>
            </w:r>
          </w:p>
          <w:p w:rsidR="00700A92" w:rsidRPr="00123AAA" w:rsidRDefault="00700A92" w:rsidP="006E5A6C">
            <w:pPr>
              <w:cnfStyle w:val="000000000000" w:firstRow="0" w:lastRow="0" w:firstColumn="0" w:lastColumn="0" w:oddVBand="0" w:evenVBand="0" w:oddHBand="0" w:evenHBand="0" w:firstRowFirstColumn="0" w:firstRowLastColumn="0" w:lastRowFirstColumn="0" w:lastRowLastColumn="0"/>
            </w:pPr>
            <w:r>
              <w:t>Segment cannot be parsed by the STB.</w:t>
            </w:r>
          </w:p>
        </w:tc>
        <w:tc>
          <w:tcPr>
            <w:tcW w:w="4280" w:type="dxa"/>
          </w:tcPr>
          <w:p w:rsidR="00C805D2" w:rsidRDefault="00700A92" w:rsidP="006E5A6C">
            <w:pPr>
              <w:cnfStyle w:val="000000000000" w:firstRow="0" w:lastRow="0" w:firstColumn="0" w:lastColumn="0" w:oddVBand="0" w:evenVBand="0" w:oddHBand="0" w:evenHBand="0" w:firstRowFirstColumn="0" w:firstRowLastColumn="0" w:lastRowFirstColumn="0" w:lastRowLastColumn="0"/>
            </w:pPr>
            <w:r>
              <w:t>STB will stop playback with an error.</w:t>
            </w:r>
          </w:p>
        </w:tc>
      </w:tr>
      <w:tr w:rsidR="00700A92" w:rsidTr="006E5A6C">
        <w:tc>
          <w:tcPr>
            <w:cnfStyle w:val="001000000000" w:firstRow="0" w:lastRow="0" w:firstColumn="1" w:lastColumn="0" w:oddVBand="0" w:evenVBand="0" w:oddHBand="0" w:evenHBand="0" w:firstRowFirstColumn="0" w:firstRowLastColumn="0" w:lastRowFirstColumn="0" w:lastRowLastColumn="0"/>
            <w:tcW w:w="1078" w:type="dxa"/>
          </w:tcPr>
          <w:p w:rsidR="00700A92" w:rsidRDefault="00700A92" w:rsidP="006E5A6C"/>
        </w:tc>
        <w:tc>
          <w:tcPr>
            <w:tcW w:w="4110" w:type="dxa"/>
          </w:tcPr>
          <w:p w:rsidR="00700A92" w:rsidRDefault="00700A92" w:rsidP="006E5A6C">
            <w:pPr>
              <w:cnfStyle w:val="000000000000" w:firstRow="0" w:lastRow="0" w:firstColumn="0" w:lastColumn="0" w:oddVBand="0" w:evenVBand="0" w:oddHBand="0" w:evenHBand="0" w:firstRowFirstColumn="0" w:firstRowLastColumn="0" w:lastRowFirstColumn="0" w:lastRowLastColumn="0"/>
              <w:rPr>
                <w:b/>
                <w:u w:val="single"/>
              </w:rPr>
            </w:pPr>
            <w:r>
              <w:rPr>
                <w:b/>
                <w:u w:val="single"/>
              </w:rPr>
              <w:t>Decryption Failure</w:t>
            </w:r>
          </w:p>
          <w:p w:rsidR="00700A92" w:rsidRPr="00700A92" w:rsidRDefault="00700A92" w:rsidP="006E5A6C">
            <w:pPr>
              <w:cnfStyle w:val="000000000000" w:firstRow="0" w:lastRow="0" w:firstColumn="0" w:lastColumn="0" w:oddVBand="0" w:evenVBand="0" w:oddHBand="0" w:evenHBand="0" w:firstRowFirstColumn="0" w:firstRowLastColumn="0" w:lastRowFirstColumn="0" w:lastRowLastColumn="0"/>
            </w:pPr>
            <w:r>
              <w:t>STB is unable to decrypt the returned segment.</w:t>
            </w:r>
          </w:p>
        </w:tc>
        <w:tc>
          <w:tcPr>
            <w:tcW w:w="4280" w:type="dxa"/>
          </w:tcPr>
          <w:p w:rsidR="00700A92" w:rsidRDefault="00700A92" w:rsidP="006E5A6C">
            <w:pPr>
              <w:cnfStyle w:val="000000000000" w:firstRow="0" w:lastRow="0" w:firstColumn="0" w:lastColumn="0" w:oddVBand="0" w:evenVBand="0" w:oddHBand="0" w:evenHBand="0" w:firstRowFirstColumn="0" w:firstRowLastColumn="0" w:lastRowFirstColumn="0" w:lastRowLastColumn="0"/>
            </w:pPr>
            <w:r>
              <w:t>STB will stop playback with an error.</w:t>
            </w:r>
          </w:p>
        </w:tc>
      </w:tr>
    </w:tbl>
    <w:p w:rsidR="00C805D2" w:rsidRDefault="00C805D2" w:rsidP="00C805D2"/>
    <w:p w:rsidR="00C805D2" w:rsidRDefault="00C805D2" w:rsidP="00B674D4"/>
    <w:p w:rsidR="00B674D4" w:rsidRDefault="00AC4B41" w:rsidP="00AC4B41">
      <w:pPr>
        <w:pStyle w:val="Heading1"/>
        <w:rPr>
          <w:ins w:id="774" w:author="Geoff Routledge" w:date="2017-08-17T10:33:00Z"/>
        </w:rPr>
      </w:pPr>
      <w:ins w:id="775" w:author="Geoff Routledge" w:date="2017-08-17T10:32:00Z">
        <w:r>
          <w:t>Appendix F – Harmonic/Akamai and VSPP/</w:t>
        </w:r>
        <w:proofErr w:type="spellStart"/>
        <w:r>
          <w:t>Velo</w:t>
        </w:r>
      </w:ins>
      <w:ins w:id="776" w:author="Geoff Routledge" w:date="2017-08-17T10:33:00Z">
        <w:r>
          <w:t>cix</w:t>
        </w:r>
        <w:proofErr w:type="spellEnd"/>
      </w:ins>
    </w:p>
    <w:p w:rsidR="00AC4B41" w:rsidRDefault="00AC4B41" w:rsidP="00AC4B41">
      <w:pPr>
        <w:rPr>
          <w:ins w:id="777" w:author="Geoff Routledge" w:date="2017-08-17T10:36:00Z"/>
        </w:rPr>
      </w:pPr>
      <w:ins w:id="778" w:author="Geoff Routledge" w:date="2017-08-17T10:33:00Z">
        <w:r>
          <w:t xml:space="preserve">This appendix also forms the basis of a tech note on Confluence and details a number of changes from </w:t>
        </w:r>
      </w:ins>
      <w:ins w:id="779" w:author="Geoff Routledge" w:date="2017-08-17T10:34:00Z">
        <w:r>
          <w:t>the main document to accommodate the following –</w:t>
        </w:r>
      </w:ins>
    </w:p>
    <w:p w:rsidR="00722960" w:rsidRDefault="00722960" w:rsidP="00AC4B41">
      <w:pPr>
        <w:rPr>
          <w:ins w:id="780" w:author="Geoff Routledge" w:date="2017-08-17T10:34:00Z"/>
        </w:rPr>
      </w:pPr>
    </w:p>
    <w:p w:rsidR="00AC4B41" w:rsidRDefault="00722960" w:rsidP="00AC4B41">
      <w:pPr>
        <w:pStyle w:val="ListBullet2"/>
        <w:rPr>
          <w:ins w:id="781" w:author="Geoff Routledge" w:date="2017-08-17T10:36:00Z"/>
        </w:rPr>
      </w:pPr>
      <w:ins w:id="782" w:author="Geoff Routledge" w:date="2017-08-17T10:35:00Z">
        <w:r>
          <w:t xml:space="preserve">Use of </w:t>
        </w:r>
        <w:proofErr w:type="spellStart"/>
        <w:r>
          <w:t>Velocix</w:t>
        </w:r>
        <w:proofErr w:type="spellEnd"/>
        <w:r>
          <w:t xml:space="preserve"> as the primary CDN for the eventual long-term solution using VSPP and targeted advertising</w:t>
        </w:r>
      </w:ins>
      <w:ins w:id="783" w:author="Geoff Routledge" w:date="2017-08-17T10:36:00Z">
        <w:r>
          <w:t>,</w:t>
        </w:r>
      </w:ins>
    </w:p>
    <w:p w:rsidR="00722960" w:rsidRDefault="00722960" w:rsidP="00AC4B41">
      <w:pPr>
        <w:pStyle w:val="ListBullet2"/>
        <w:rPr>
          <w:ins w:id="784" w:author="Geoff Routledge" w:date="2017-08-17T10:37:00Z"/>
        </w:rPr>
      </w:pPr>
      <w:ins w:id="785" w:author="Geoff Routledge" w:date="2017-08-17T10:36:00Z">
        <w:r>
          <w:t>Use of Akamai and the Harmonic packager to provide a short-term IP VoD solution without advertising,</w:t>
        </w:r>
      </w:ins>
    </w:p>
    <w:p w:rsidR="00722960" w:rsidRDefault="00722960" w:rsidP="00AC4B41">
      <w:pPr>
        <w:pStyle w:val="ListBullet2"/>
        <w:rPr>
          <w:ins w:id="786" w:author="Geoff Routledge" w:date="2017-08-17T10:38:00Z"/>
        </w:rPr>
      </w:pPr>
      <w:ins w:id="787" w:author="Geoff Routledge" w:date="2017-08-17T10:37:00Z">
        <w:r>
          <w:t>Notes on the configuration of load balancers and firewalls</w:t>
        </w:r>
      </w:ins>
      <w:ins w:id="788" w:author="Geoff Routledge" w:date="2017-08-17T10:38:00Z">
        <w:r>
          <w:t xml:space="preserve"> that front the VSPP and MM components,</w:t>
        </w:r>
      </w:ins>
    </w:p>
    <w:p w:rsidR="00722960" w:rsidRDefault="00722960" w:rsidP="00AC4B41">
      <w:pPr>
        <w:pStyle w:val="ListBullet2"/>
        <w:rPr>
          <w:ins w:id="789" w:author="Geoff Routledge" w:date="2017-08-17T10:39:00Z"/>
        </w:rPr>
      </w:pPr>
      <w:ins w:id="790" w:author="Geoff Routledge" w:date="2017-08-17T10:38:00Z">
        <w:r>
          <w:t xml:space="preserve">Notes on changes required in the SeaChange Adrenalin components to accommodate </w:t>
        </w:r>
        <w:proofErr w:type="gramStart"/>
        <w:r>
          <w:t>the ingest</w:t>
        </w:r>
        <w:proofErr w:type="gramEnd"/>
        <w:r>
          <w:t xml:space="preserve"> and playout of </w:t>
        </w:r>
      </w:ins>
      <w:ins w:id="791" w:author="Geoff Routledge" w:date="2017-08-17T10:39:00Z">
        <w:r>
          <w:t>both paths.</w:t>
        </w:r>
      </w:ins>
    </w:p>
    <w:p w:rsidR="00722960" w:rsidRDefault="00722960" w:rsidP="00722960">
      <w:pPr>
        <w:pStyle w:val="ListBullet2"/>
        <w:numPr>
          <w:ilvl w:val="0"/>
          <w:numId w:val="0"/>
        </w:numPr>
        <w:ind w:left="641" w:hanging="357"/>
        <w:rPr>
          <w:ins w:id="792" w:author="Geoff Routledge" w:date="2017-08-17T11:35:00Z"/>
        </w:rPr>
      </w:pPr>
    </w:p>
    <w:p w:rsidR="00C26D25" w:rsidRDefault="00C26D25" w:rsidP="00C26D25">
      <w:pPr>
        <w:rPr>
          <w:ins w:id="793" w:author="Geoff Routledge" w:date="2017-08-17T11:35:00Z"/>
        </w:rPr>
      </w:pPr>
      <w:ins w:id="794" w:author="Geoff Routledge" w:date="2017-08-17T11:35:00Z">
        <w:r>
          <w:t>La</w:t>
        </w:r>
      </w:ins>
      <w:ins w:id="795" w:author="Geoff Routledge" w:date="2017-08-17T11:36:00Z">
        <w:r>
          <w:t>ter revisions of this document will incorporate these elements into the main body of the document.</w:t>
        </w:r>
      </w:ins>
    </w:p>
    <w:p w:rsidR="00C26D25" w:rsidRDefault="00C26D25" w:rsidP="00C26D25">
      <w:pPr>
        <w:rPr>
          <w:ins w:id="796" w:author="Geoff Routledge" w:date="2017-08-17T10:39:00Z"/>
        </w:rPr>
      </w:pPr>
    </w:p>
    <w:p w:rsidR="00722960" w:rsidRDefault="00722960" w:rsidP="00722960">
      <w:pPr>
        <w:pStyle w:val="Heading2"/>
        <w:rPr>
          <w:ins w:id="797" w:author="Geoff Routledge" w:date="2017-08-17T10:39:00Z"/>
        </w:rPr>
      </w:pPr>
      <w:ins w:id="798" w:author="Geoff Routledge" w:date="2017-08-17T10:39:00Z">
        <w:r>
          <w:t xml:space="preserve">Revised Functional Block </w:t>
        </w:r>
        <w:bookmarkStart w:id="799" w:name="_GoBack"/>
        <w:bookmarkEnd w:id="799"/>
        <w:r>
          <w:t>Diagram</w:t>
        </w:r>
      </w:ins>
    </w:p>
    <w:p w:rsidR="00722960" w:rsidRDefault="00722960" w:rsidP="00722960">
      <w:pPr>
        <w:rPr>
          <w:ins w:id="800" w:author="Geoff Routledge" w:date="2017-08-17T10:40:00Z"/>
        </w:rPr>
      </w:pPr>
      <w:ins w:id="801" w:author="Geoff Routledge" w:date="2017-08-17T10:39:00Z">
        <w:r>
          <w:t>The following di</w:t>
        </w:r>
      </w:ins>
      <w:ins w:id="802" w:author="Geoff Routledge" w:date="2017-08-17T10:40:00Z">
        <w:r>
          <w:t>agram shows the revised overall functional blocks with elements supporting both the Harmonic and VSPP approaches.</w:t>
        </w:r>
      </w:ins>
    </w:p>
    <w:p w:rsidR="00722960" w:rsidRDefault="00DD046A" w:rsidP="00722960">
      <w:pPr>
        <w:rPr>
          <w:ins w:id="803" w:author="Geoff Routledge" w:date="2017-08-17T10:41:00Z"/>
        </w:rPr>
      </w:pPr>
      <w:ins w:id="804" w:author="Geoff Routledge" w:date="2017-08-22T11:26:00Z">
        <w:r w:rsidRPr="00DD046A">
          <w:rPr>
            <w:noProof/>
            <w:lang w:eastAsia="en-GB"/>
          </w:rPr>
          <w:drawing>
            <wp:inline distT="0" distB="0" distL="0" distR="0" wp14:anchorId="35C0DFF4" wp14:editId="435C6DA1">
              <wp:extent cx="5904230" cy="415945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04230" cy="4159454"/>
                      </a:xfrm>
                      <a:prstGeom prst="rect">
                        <a:avLst/>
                      </a:prstGeom>
                    </pic:spPr>
                  </pic:pic>
                </a:graphicData>
              </a:graphic>
            </wp:inline>
          </w:drawing>
        </w:r>
      </w:ins>
    </w:p>
    <w:p w:rsidR="00722960" w:rsidRDefault="00722960" w:rsidP="00722960">
      <w:pPr>
        <w:rPr>
          <w:ins w:id="805" w:author="Geoff Routledge" w:date="2017-08-17T10:41:00Z"/>
        </w:rPr>
      </w:pPr>
    </w:p>
    <w:p w:rsidR="00722960" w:rsidRDefault="00722960" w:rsidP="00722960">
      <w:pPr>
        <w:rPr>
          <w:ins w:id="806" w:author="Geoff Routledge" w:date="2017-08-22T14:55:00Z"/>
        </w:rPr>
      </w:pPr>
      <w:ins w:id="807" w:author="Geoff Routledge" w:date="2017-08-17T10:41:00Z">
        <w:r>
          <w:t>The system box</w:t>
        </w:r>
      </w:ins>
      <w:ins w:id="808" w:author="Geoff Routledge" w:date="2017-08-17T10:42:00Z">
        <w:r>
          <w:t xml:space="preserve">es highlighted in red in the above diagram show the new </w:t>
        </w:r>
        <w:proofErr w:type="spellStart"/>
        <w:r>
          <w:t>Velocix</w:t>
        </w:r>
        <w:proofErr w:type="spellEnd"/>
        <w:r>
          <w:t xml:space="preserve"> CDN replacing the Akamai CDN for the VSPP playout and the </w:t>
        </w:r>
      </w:ins>
      <w:ins w:id="809" w:author="Geoff Routledge" w:date="2017-08-17T10:43:00Z">
        <w:r>
          <w:t xml:space="preserve">Harmonic packager using the </w:t>
        </w:r>
      </w:ins>
      <w:ins w:id="810" w:author="Geoff Routledge" w:date="2017-08-17T10:44:00Z">
        <w:r>
          <w:t>existing Akamai CDN.</w:t>
        </w:r>
      </w:ins>
    </w:p>
    <w:p w:rsidR="00AB2C30" w:rsidRDefault="00AB2C30" w:rsidP="00722960">
      <w:pPr>
        <w:rPr>
          <w:ins w:id="811" w:author="Geoff Routledge" w:date="2017-08-22T14:55:00Z"/>
        </w:rPr>
      </w:pPr>
    </w:p>
    <w:p w:rsidR="00AB2C30" w:rsidRDefault="00AB2C30" w:rsidP="00722960">
      <w:pPr>
        <w:rPr>
          <w:ins w:id="812" w:author="Geoff Routledge" w:date="2017-08-17T10:44:00Z"/>
        </w:rPr>
      </w:pPr>
      <w:ins w:id="813" w:author="Geoff Routledge" w:date="2017-08-22T14:55:00Z">
        <w:r>
          <w:t>Note also that the Varnish shie</w:t>
        </w:r>
      </w:ins>
      <w:ins w:id="814" w:author="Geoff Routledge" w:date="2017-08-22T14:56:00Z">
        <w:r>
          <w:t>ld cache fronting the VSPP has been removed and is now replaced by a load balancer only.</w:t>
        </w:r>
      </w:ins>
    </w:p>
    <w:p w:rsidR="00722960" w:rsidRDefault="00722960" w:rsidP="00722960">
      <w:pPr>
        <w:rPr>
          <w:ins w:id="815" w:author="Geoff Routledge" w:date="2017-08-22T13:53:00Z"/>
        </w:rPr>
      </w:pPr>
    </w:p>
    <w:p w:rsidR="002412B5" w:rsidRDefault="002412B5" w:rsidP="002412B5">
      <w:pPr>
        <w:pStyle w:val="Heading3"/>
        <w:rPr>
          <w:ins w:id="816" w:author="Geoff Routledge" w:date="2017-08-22T13:53:00Z"/>
        </w:rPr>
      </w:pPr>
      <w:ins w:id="817" w:author="Geoff Routledge" w:date="2017-08-22T13:53:00Z">
        <w:r>
          <w:t>Interfaces (New and Changed)</w:t>
        </w:r>
      </w:ins>
    </w:p>
    <w:p w:rsidR="002412B5" w:rsidRDefault="002412B5" w:rsidP="00722960">
      <w:pPr>
        <w:rPr>
          <w:ins w:id="818" w:author="Geoff Routledge" w:date="2017-08-22T13:54:00Z"/>
        </w:rPr>
      </w:pPr>
      <w:ins w:id="819" w:author="Geoff Routledge" w:date="2017-08-22T13:53:00Z">
        <w:r>
          <w:t xml:space="preserve">The following interfaces are either new as of this appendix or are changed from the </w:t>
        </w:r>
      </w:ins>
      <w:ins w:id="820" w:author="Geoff Routledge" w:date="2017-08-22T13:54:00Z">
        <w:r>
          <w:t>main body of the document above. For other interfaces please see the main body of the document.</w:t>
        </w:r>
      </w:ins>
    </w:p>
    <w:p w:rsidR="002412B5" w:rsidRDefault="002412B5" w:rsidP="00722960">
      <w:pPr>
        <w:rPr>
          <w:ins w:id="821" w:author="Geoff Routledge" w:date="2017-08-22T14:34:00Z"/>
        </w:rPr>
      </w:pPr>
    </w:p>
    <w:tbl>
      <w:tblPr>
        <w:tblStyle w:val="VMTableLeftTopHeader"/>
        <w:tblW w:w="0" w:type="auto"/>
        <w:tblLook w:val="04A0" w:firstRow="1" w:lastRow="0" w:firstColumn="1" w:lastColumn="0" w:noHBand="0" w:noVBand="1"/>
      </w:tblPr>
      <w:tblGrid>
        <w:gridCol w:w="1361"/>
        <w:gridCol w:w="5387"/>
        <w:gridCol w:w="1417"/>
        <w:gridCol w:w="1303"/>
      </w:tblGrid>
      <w:tr w:rsidR="008A7C2F" w:rsidTr="008A7C2F">
        <w:trPr>
          <w:cnfStyle w:val="100000000000" w:firstRow="1" w:lastRow="0" w:firstColumn="0" w:lastColumn="0" w:oddVBand="0" w:evenVBand="0" w:oddHBand="0" w:evenHBand="0" w:firstRowFirstColumn="0" w:firstRowLastColumn="0" w:lastRowFirstColumn="0" w:lastRowLastColumn="0"/>
          <w:ins w:id="822" w:author="Geoff Routledge" w:date="2017-08-22T14:45: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23" w:author="Geoff Routledge" w:date="2017-08-22T14:45:00Z"/>
              </w:rPr>
            </w:pPr>
            <w:ins w:id="824" w:author="Geoff Routledge" w:date="2017-08-22T14:46:00Z">
              <w:r>
                <w:t>I/F</w:t>
              </w:r>
            </w:ins>
          </w:p>
        </w:tc>
        <w:tc>
          <w:tcPr>
            <w:tcW w:w="5387" w:type="dxa"/>
          </w:tcPr>
          <w:p w:rsidR="008A7C2F" w:rsidRDefault="008A7C2F" w:rsidP="00722960">
            <w:pPr>
              <w:cnfStyle w:val="100000000000" w:firstRow="1" w:lastRow="0" w:firstColumn="0" w:lastColumn="0" w:oddVBand="0" w:evenVBand="0" w:oddHBand="0" w:evenHBand="0" w:firstRowFirstColumn="0" w:firstRowLastColumn="0" w:lastRowFirstColumn="0" w:lastRowLastColumn="0"/>
              <w:rPr>
                <w:ins w:id="825" w:author="Geoff Routledge" w:date="2017-08-22T14:45:00Z"/>
              </w:rPr>
            </w:pPr>
            <w:ins w:id="826" w:author="Geoff Routledge" w:date="2017-08-22T14:46:00Z">
              <w:r>
                <w:t>Description</w:t>
              </w:r>
            </w:ins>
          </w:p>
        </w:tc>
        <w:tc>
          <w:tcPr>
            <w:tcW w:w="1417" w:type="dxa"/>
          </w:tcPr>
          <w:p w:rsidR="008A7C2F" w:rsidRDefault="008A7C2F" w:rsidP="00722960">
            <w:pPr>
              <w:cnfStyle w:val="100000000000" w:firstRow="1" w:lastRow="0" w:firstColumn="0" w:lastColumn="0" w:oddVBand="0" w:evenVBand="0" w:oddHBand="0" w:evenHBand="0" w:firstRowFirstColumn="0" w:firstRowLastColumn="0" w:lastRowFirstColumn="0" w:lastRowLastColumn="0"/>
              <w:rPr>
                <w:ins w:id="827" w:author="Geoff Routledge" w:date="2017-08-22T14:45:00Z"/>
              </w:rPr>
            </w:pPr>
            <w:ins w:id="828" w:author="Geoff Routledge" w:date="2017-08-22T14:46:00Z">
              <w:r>
                <w:t>Protocol</w:t>
              </w:r>
            </w:ins>
          </w:p>
        </w:tc>
        <w:tc>
          <w:tcPr>
            <w:tcW w:w="1303" w:type="dxa"/>
          </w:tcPr>
          <w:p w:rsidR="008A7C2F" w:rsidRDefault="008A7C2F" w:rsidP="00722960">
            <w:pPr>
              <w:cnfStyle w:val="100000000000" w:firstRow="1" w:lastRow="0" w:firstColumn="0" w:lastColumn="0" w:oddVBand="0" w:evenVBand="0" w:oddHBand="0" w:evenHBand="0" w:firstRowFirstColumn="0" w:firstRowLastColumn="0" w:lastRowFirstColumn="0" w:lastRowLastColumn="0"/>
              <w:rPr>
                <w:ins w:id="829" w:author="Geoff Routledge" w:date="2017-08-22T14:45:00Z"/>
              </w:rPr>
            </w:pPr>
            <w:ins w:id="830" w:author="Geoff Routledge" w:date="2017-08-22T14:46:00Z">
              <w:r>
                <w:t>Specification</w:t>
              </w:r>
            </w:ins>
          </w:p>
        </w:tc>
      </w:tr>
      <w:tr w:rsidR="008A7C2F" w:rsidTr="008A7C2F">
        <w:trPr>
          <w:ins w:id="831" w:author="Geoff Routledge" w:date="2017-08-22T14:45: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32" w:author="Geoff Routledge" w:date="2017-08-22T14:45:00Z"/>
              </w:rPr>
            </w:pPr>
            <w:ins w:id="833" w:author="Geoff Routledge" w:date="2017-08-22T14:47:00Z">
              <w:r>
                <w:t>C</w:t>
              </w:r>
            </w:ins>
            <w:ins w:id="834" w:author="Geoff Routledge" w:date="2017-08-22T14:50:00Z">
              <w:r>
                <w:t>7</w:t>
              </w:r>
            </w:ins>
            <w:ins w:id="835" w:author="Geoff Routledge" w:date="2017-08-22T14:47:00Z">
              <w:r>
                <w:t xml:space="preserve"> (</w:t>
              </w:r>
            </w:ins>
            <w:ins w:id="836" w:author="Geoff Routledge" w:date="2017-08-22T14:49:00Z">
              <w:r>
                <w:t>Changed</w:t>
              </w:r>
            </w:ins>
            <w:ins w:id="837" w:author="Geoff Routledge" w:date="2017-08-22T14:47:00Z">
              <w:r>
                <w:t>)</w:t>
              </w:r>
            </w:ins>
          </w:p>
        </w:tc>
        <w:tc>
          <w:tcPr>
            <w:tcW w:w="5387" w:type="dxa"/>
          </w:tcPr>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38" w:author="Geoff Routledge" w:date="2017-08-22T14:52:00Z"/>
                <w:b/>
                <w:u w:val="single"/>
              </w:rPr>
            </w:pPr>
            <w:ins w:id="839" w:author="Geoff Routledge" w:date="2017-08-22T14:52:00Z">
              <w:r>
                <w:rPr>
                  <w:b/>
                  <w:u w:val="single"/>
                </w:rPr>
                <w:t>CDN Pull Content Segments from VSPP</w:t>
              </w:r>
            </w:ins>
          </w:p>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40" w:author="Geoff Routledge" w:date="2017-08-22T14:53:00Z"/>
              </w:rPr>
            </w:pPr>
            <w:ins w:id="841" w:author="Geoff Routledge" w:date="2017-08-22T14:52:00Z">
              <w:r>
                <w:t xml:space="preserve">As MPEG DASH segments are requested by the STB from the CDN, the CDN either satisfies these from cache or forwards the request to VSPP via the </w:t>
              </w:r>
            </w:ins>
            <w:ins w:id="842" w:author="Geoff Routledge" w:date="2017-08-22T14:53:00Z">
              <w:r>
                <w:t>load balancer</w:t>
              </w:r>
            </w:ins>
            <w:ins w:id="843" w:author="Geoff Routledge" w:date="2017-08-22T14:52:00Z">
              <w:r>
                <w:t>. VSPP packages and encrypts the requested segment on-the-fly and returns to the CDN.</w:t>
              </w:r>
            </w:ins>
          </w:p>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44" w:author="Geoff Routledge" w:date="2017-08-22T14:53:00Z"/>
              </w:rPr>
            </w:pPr>
          </w:p>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45" w:author="Geoff Routledge" w:date="2017-08-22T14:54:00Z"/>
              </w:rPr>
            </w:pPr>
            <w:ins w:id="846" w:author="Geoff Routledge" w:date="2017-08-22T14:54:00Z">
              <w:r>
                <w:t xml:space="preserve">Changed source of the request: now originated from the </w:t>
              </w:r>
              <w:proofErr w:type="spellStart"/>
              <w:r>
                <w:t>Velocix</w:t>
              </w:r>
              <w:proofErr w:type="spellEnd"/>
              <w:r>
                <w:t xml:space="preserve"> IDA.</w:t>
              </w:r>
            </w:ins>
          </w:p>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47" w:author="Geoff Routledge" w:date="2017-08-22T14:54:00Z"/>
              </w:rPr>
            </w:pPr>
          </w:p>
          <w:p w:rsidR="008A7C2F" w:rsidRDefault="008A7C2F" w:rsidP="008A7C2F">
            <w:pPr>
              <w:cnfStyle w:val="000000000000" w:firstRow="0" w:lastRow="0" w:firstColumn="0" w:lastColumn="0" w:oddVBand="0" w:evenVBand="0" w:oddHBand="0" w:evenHBand="0" w:firstRowFirstColumn="0" w:firstRowLastColumn="0" w:lastRowFirstColumn="0" w:lastRowLastColumn="0"/>
              <w:rPr>
                <w:ins w:id="848" w:author="Geoff Routledge" w:date="2017-08-22T15:00:00Z"/>
              </w:rPr>
            </w:pPr>
            <w:ins w:id="849" w:author="Geoff Routledge" w:date="2017-08-22T14:54:00Z">
              <w:r>
                <w:t>Changed destination</w:t>
              </w:r>
            </w:ins>
            <w:ins w:id="850" w:author="Geoff Routledge" w:date="2017-08-22T14:55:00Z">
              <w:r>
                <w:t>: Now directed to the load balancer rather than Varnish.</w:t>
              </w:r>
            </w:ins>
          </w:p>
          <w:p w:rsidR="00AB2C30" w:rsidRDefault="00AB2C30" w:rsidP="008A7C2F">
            <w:pPr>
              <w:cnfStyle w:val="000000000000" w:firstRow="0" w:lastRow="0" w:firstColumn="0" w:lastColumn="0" w:oddVBand="0" w:evenVBand="0" w:oddHBand="0" w:evenHBand="0" w:firstRowFirstColumn="0" w:firstRowLastColumn="0" w:lastRowFirstColumn="0" w:lastRowLastColumn="0"/>
              <w:rPr>
                <w:ins w:id="851" w:author="Geoff Routledge" w:date="2017-08-22T14:45:00Z"/>
              </w:rPr>
            </w:pPr>
          </w:p>
        </w:tc>
        <w:tc>
          <w:tcPr>
            <w:tcW w:w="1417"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852" w:author="Geoff Routledge" w:date="2017-08-22T14:45:00Z"/>
              </w:rPr>
            </w:pPr>
            <w:ins w:id="853" w:author="Geoff Routledge" w:date="2017-08-22T14:52:00Z">
              <w:r>
                <w:t>MPEG-Dash</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854" w:author="Geoff Routledge" w:date="2017-08-22T14:45:00Z"/>
              </w:rPr>
            </w:pPr>
          </w:p>
        </w:tc>
      </w:tr>
      <w:tr w:rsidR="008A7C2F" w:rsidTr="008A7C2F">
        <w:trPr>
          <w:ins w:id="855" w:author="Geoff Routledge" w:date="2017-08-22T14:50: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56" w:author="Geoff Routledge" w:date="2017-08-22T14:50:00Z"/>
              </w:rPr>
            </w:pPr>
            <w:ins w:id="857" w:author="Geoff Routledge" w:date="2017-08-22T14:50:00Z">
              <w:r>
                <w:t>C8 (Changed)</w:t>
              </w:r>
            </w:ins>
          </w:p>
        </w:tc>
        <w:tc>
          <w:tcPr>
            <w:tcW w:w="5387" w:type="dxa"/>
          </w:tcPr>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58" w:author="Geoff Routledge" w:date="2017-08-22T14:57:00Z"/>
              </w:rPr>
            </w:pPr>
            <w:ins w:id="859" w:author="Geoff Routledge" w:date="2017-08-22T14:57:00Z">
              <w:r>
                <w:rPr>
                  <w:b/>
                  <w:u w:val="single"/>
                </w:rPr>
                <w:t>STB Requests Content Segments from CDN</w:t>
              </w:r>
            </w:ins>
          </w:p>
          <w:p w:rsidR="008A7C2F" w:rsidRDefault="00AB2C30" w:rsidP="00AB2C30">
            <w:pPr>
              <w:cnfStyle w:val="000000000000" w:firstRow="0" w:lastRow="0" w:firstColumn="0" w:lastColumn="0" w:oddVBand="0" w:evenVBand="0" w:oddHBand="0" w:evenHBand="0" w:firstRowFirstColumn="0" w:firstRowLastColumn="0" w:lastRowFirstColumn="0" w:lastRowLastColumn="0"/>
              <w:rPr>
                <w:ins w:id="860" w:author="Geoff Routledge" w:date="2017-08-22T14:57:00Z"/>
              </w:rPr>
            </w:pPr>
            <w:ins w:id="861" w:author="Geoff Routledge" w:date="2017-08-22T14:57:00Z">
              <w:r>
                <w:t>As the STB plays the content under the direction of the MPEG DASH manifest it fetches the individual segments of content from the CDN. The exact segment variant requested will depend on network conditions.</w:t>
              </w:r>
            </w:ins>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62" w:author="Geoff Routledge" w:date="2017-08-22T14:57:00Z"/>
              </w:rPr>
            </w:pPr>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63" w:author="Geoff Routledge" w:date="2017-08-22T15:00:00Z"/>
              </w:rPr>
            </w:pPr>
            <w:ins w:id="864" w:author="Geoff Routledge" w:date="2017-08-22T14:57:00Z">
              <w:r>
                <w:t xml:space="preserve">Changed destination: The request is now directed to the </w:t>
              </w:r>
              <w:proofErr w:type="spellStart"/>
              <w:r>
                <w:t>Velo</w:t>
              </w:r>
            </w:ins>
            <w:ins w:id="865" w:author="Geoff Routledge" w:date="2017-08-22T14:58:00Z">
              <w:r>
                <w:t>cix</w:t>
              </w:r>
              <w:proofErr w:type="spellEnd"/>
              <w:r>
                <w:t xml:space="preserve"> DA instead of Akamai.</w:t>
              </w:r>
            </w:ins>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66" w:author="Geoff Routledge" w:date="2017-08-22T14:50:00Z"/>
              </w:rPr>
            </w:pPr>
          </w:p>
        </w:tc>
        <w:tc>
          <w:tcPr>
            <w:tcW w:w="1417" w:type="dxa"/>
          </w:tcPr>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67" w:author="Geoff Routledge" w:date="2017-08-22T14:58:00Z"/>
              </w:rPr>
            </w:pPr>
            <w:ins w:id="868" w:author="Geoff Routledge" w:date="2017-08-22T14:58:00Z">
              <w:r>
                <w:t>HTTP / MPEG DASH</w:t>
              </w:r>
            </w:ins>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69" w:author="Geoff Routledge" w:date="2017-08-22T14:58:00Z"/>
              </w:rPr>
            </w:pPr>
            <w:ins w:id="870" w:author="Geoff Routledge" w:date="2017-08-22T14:58:00Z">
              <w:r>
                <w:t>HTTP (Compass)</w:t>
              </w:r>
            </w:ins>
          </w:p>
          <w:p w:rsidR="008A7C2F" w:rsidRDefault="00AB2C30" w:rsidP="00AB2C30">
            <w:pPr>
              <w:cnfStyle w:val="000000000000" w:firstRow="0" w:lastRow="0" w:firstColumn="0" w:lastColumn="0" w:oddVBand="0" w:evenVBand="0" w:oddHBand="0" w:evenHBand="0" w:firstRowFirstColumn="0" w:firstRowLastColumn="0" w:lastRowFirstColumn="0" w:lastRowLastColumn="0"/>
              <w:rPr>
                <w:ins w:id="871" w:author="Geoff Routledge" w:date="2017-08-22T14:50:00Z"/>
              </w:rPr>
            </w:pPr>
            <w:ins w:id="872" w:author="Geoff Routledge" w:date="2017-08-22T14:58:00Z">
              <w:r>
                <w:t>HTTPS (Leapfrog)</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873" w:author="Geoff Routledge" w:date="2017-08-22T14:50:00Z"/>
              </w:rPr>
            </w:pPr>
          </w:p>
        </w:tc>
      </w:tr>
      <w:tr w:rsidR="008A7C2F" w:rsidTr="008A7C2F">
        <w:trPr>
          <w:ins w:id="874" w:author="Geoff Routledge" w:date="2017-08-22T14:49: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75" w:author="Geoff Routledge" w:date="2017-08-22T14:49:00Z"/>
              </w:rPr>
            </w:pPr>
            <w:ins w:id="876" w:author="Geoff Routledge" w:date="2017-08-22T14:49:00Z">
              <w:r>
                <w:t>C12 (New)</w:t>
              </w:r>
            </w:ins>
          </w:p>
        </w:tc>
        <w:tc>
          <w:tcPr>
            <w:tcW w:w="5387" w:type="dxa"/>
          </w:tcPr>
          <w:p w:rsidR="008A7C2F" w:rsidRPr="00AB2C30" w:rsidRDefault="00AB2C30" w:rsidP="00722960">
            <w:pPr>
              <w:cnfStyle w:val="000000000000" w:firstRow="0" w:lastRow="0" w:firstColumn="0" w:lastColumn="0" w:oddVBand="0" w:evenVBand="0" w:oddHBand="0" w:evenHBand="0" w:firstRowFirstColumn="0" w:firstRowLastColumn="0" w:lastRowFirstColumn="0" w:lastRowLastColumn="0"/>
              <w:rPr>
                <w:ins w:id="877" w:author="Geoff Routledge" w:date="2017-08-22T14:59:00Z"/>
                <w:b/>
                <w:u w:val="single"/>
              </w:rPr>
            </w:pPr>
            <w:ins w:id="878" w:author="Geoff Routledge" w:date="2017-08-22T14:59:00Z">
              <w:r w:rsidRPr="00AB2C30">
                <w:rPr>
                  <w:b/>
                  <w:u w:val="single"/>
                </w:rPr>
                <w:t>PRODIS to Harmonic Packager – Ingest (3d)</w:t>
              </w:r>
            </w:ins>
          </w:p>
          <w:p w:rsidR="00AB2C30" w:rsidRDefault="00AB2C30" w:rsidP="00722960">
            <w:pPr>
              <w:cnfStyle w:val="000000000000" w:firstRow="0" w:lastRow="0" w:firstColumn="0" w:lastColumn="0" w:oddVBand="0" w:evenVBand="0" w:oddHBand="0" w:evenHBand="0" w:firstRowFirstColumn="0" w:firstRowLastColumn="0" w:lastRowFirstColumn="0" w:lastRowLastColumn="0"/>
              <w:rPr>
                <w:ins w:id="879" w:author="Geoff Routledge" w:date="2017-08-22T15:00:00Z"/>
              </w:rPr>
            </w:pPr>
            <w:ins w:id="880" w:author="Geoff Routledge" w:date="2017-08-22T14:59:00Z">
              <w:r>
                <w:t>The SeaChange PRODIS workflow manager directs the Harmonic packager to ingest content through the SeaChange 3d interface.</w:t>
              </w:r>
            </w:ins>
          </w:p>
          <w:p w:rsidR="00AB2C30" w:rsidRDefault="00AB2C30" w:rsidP="00722960">
            <w:pPr>
              <w:cnfStyle w:val="000000000000" w:firstRow="0" w:lastRow="0" w:firstColumn="0" w:lastColumn="0" w:oddVBand="0" w:evenVBand="0" w:oddHBand="0" w:evenHBand="0" w:firstRowFirstColumn="0" w:firstRowLastColumn="0" w:lastRowFirstColumn="0" w:lastRowLastColumn="0"/>
              <w:rPr>
                <w:ins w:id="881" w:author="Geoff Routledge" w:date="2017-08-22T14:49:00Z"/>
              </w:rPr>
            </w:pPr>
          </w:p>
        </w:tc>
        <w:tc>
          <w:tcPr>
            <w:tcW w:w="1417" w:type="dxa"/>
          </w:tcPr>
          <w:p w:rsidR="008A7C2F" w:rsidRDefault="00AB2C30" w:rsidP="00722960">
            <w:pPr>
              <w:cnfStyle w:val="000000000000" w:firstRow="0" w:lastRow="0" w:firstColumn="0" w:lastColumn="0" w:oddVBand="0" w:evenVBand="0" w:oddHBand="0" w:evenHBand="0" w:firstRowFirstColumn="0" w:firstRowLastColumn="0" w:lastRowFirstColumn="0" w:lastRowLastColumn="0"/>
              <w:rPr>
                <w:ins w:id="882" w:author="Geoff Routledge" w:date="2017-08-22T14:49:00Z"/>
              </w:rPr>
            </w:pPr>
            <w:ins w:id="883" w:author="Geoff Routledge" w:date="2017-08-22T15:00:00Z">
              <w:r>
                <w:t>HTTP with XML body.</w:t>
              </w:r>
            </w:ins>
          </w:p>
        </w:tc>
        <w:tc>
          <w:tcPr>
            <w:tcW w:w="1303" w:type="dxa"/>
          </w:tcPr>
          <w:p w:rsidR="008A7C2F" w:rsidRDefault="00AB2C30" w:rsidP="00722960">
            <w:pPr>
              <w:cnfStyle w:val="000000000000" w:firstRow="0" w:lastRow="0" w:firstColumn="0" w:lastColumn="0" w:oddVBand="0" w:evenVBand="0" w:oddHBand="0" w:evenHBand="0" w:firstRowFirstColumn="0" w:firstRowLastColumn="0" w:lastRowFirstColumn="0" w:lastRowLastColumn="0"/>
              <w:rPr>
                <w:ins w:id="884" w:author="Geoff Routledge" w:date="2017-08-22T14:49:00Z"/>
              </w:rPr>
            </w:pPr>
            <w:ins w:id="885" w:author="Geoff Routledge" w:date="2017-08-22T15:00:00Z">
              <w:r w:rsidRPr="00112C99">
                <w:t>SeaChange Interface Part 3d - Content propagation</w:t>
              </w:r>
              <w:r>
                <w:t>.</w:t>
              </w:r>
            </w:ins>
          </w:p>
        </w:tc>
      </w:tr>
      <w:tr w:rsidR="008A7C2F" w:rsidTr="008A7C2F">
        <w:trPr>
          <w:ins w:id="886" w:author="Geoff Routledge" w:date="2017-08-22T14:45: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87" w:author="Geoff Routledge" w:date="2017-08-22T14:45:00Z"/>
              </w:rPr>
            </w:pPr>
            <w:ins w:id="888" w:author="Geoff Routledge" w:date="2017-08-22T14:47:00Z">
              <w:r>
                <w:t>C13 (New)</w:t>
              </w:r>
            </w:ins>
          </w:p>
        </w:tc>
        <w:tc>
          <w:tcPr>
            <w:tcW w:w="5387" w:type="dxa"/>
          </w:tcPr>
          <w:p w:rsidR="008A7C2F" w:rsidRPr="00AB2C30" w:rsidRDefault="00AB2C30" w:rsidP="00722960">
            <w:pPr>
              <w:cnfStyle w:val="000000000000" w:firstRow="0" w:lastRow="0" w:firstColumn="0" w:lastColumn="0" w:oddVBand="0" w:evenVBand="0" w:oddHBand="0" w:evenHBand="0" w:firstRowFirstColumn="0" w:firstRowLastColumn="0" w:lastRowFirstColumn="0" w:lastRowLastColumn="0"/>
              <w:rPr>
                <w:ins w:id="889" w:author="Geoff Routledge" w:date="2017-08-22T15:01:00Z"/>
                <w:b/>
                <w:u w:val="single"/>
              </w:rPr>
            </w:pPr>
            <w:ins w:id="890" w:author="Geoff Routledge" w:date="2017-08-22T15:01:00Z">
              <w:r w:rsidRPr="00AB2C30">
                <w:rPr>
                  <w:b/>
                  <w:u w:val="single"/>
                </w:rPr>
                <w:t>Harmonic Packager pulls content from BML</w:t>
              </w:r>
            </w:ins>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91" w:author="Geoff Routledge" w:date="2017-08-22T15:02:00Z"/>
              </w:rPr>
            </w:pPr>
            <w:ins w:id="892" w:author="Geoff Routledge" w:date="2017-08-22T15:01:00Z">
              <w:r>
                <w:t>This is the interface where the Harmonic Packager pulls the essences from the BML using the URL provided in the registration message</w:t>
              </w:r>
            </w:ins>
            <w:ins w:id="893" w:author="Geoff Routledge" w:date="2017-08-22T15:02:00Z">
              <w:r>
                <w:t>.</w:t>
              </w:r>
            </w:ins>
          </w:p>
          <w:p w:rsidR="00AB2C30" w:rsidRDefault="00AB2C30" w:rsidP="00AB2C30">
            <w:pPr>
              <w:cnfStyle w:val="000000000000" w:firstRow="0" w:lastRow="0" w:firstColumn="0" w:lastColumn="0" w:oddVBand="0" w:evenVBand="0" w:oddHBand="0" w:evenHBand="0" w:firstRowFirstColumn="0" w:firstRowLastColumn="0" w:lastRowFirstColumn="0" w:lastRowLastColumn="0"/>
              <w:rPr>
                <w:ins w:id="894" w:author="Geoff Routledge" w:date="2017-08-22T14:45:00Z"/>
              </w:rPr>
            </w:pPr>
          </w:p>
        </w:tc>
        <w:tc>
          <w:tcPr>
            <w:tcW w:w="1417" w:type="dxa"/>
          </w:tcPr>
          <w:p w:rsidR="008A7C2F" w:rsidRDefault="00AB2C30" w:rsidP="00722960">
            <w:pPr>
              <w:cnfStyle w:val="000000000000" w:firstRow="0" w:lastRow="0" w:firstColumn="0" w:lastColumn="0" w:oddVBand="0" w:evenVBand="0" w:oddHBand="0" w:evenHBand="0" w:firstRowFirstColumn="0" w:firstRowLastColumn="0" w:lastRowFirstColumn="0" w:lastRowLastColumn="0"/>
              <w:rPr>
                <w:ins w:id="895" w:author="Geoff Routledge" w:date="2017-08-22T14:45:00Z"/>
              </w:rPr>
            </w:pPr>
            <w:ins w:id="896" w:author="Geoff Routledge" w:date="2017-08-22T15:02:00Z">
              <w:r>
                <w:t>FTP</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897" w:author="Geoff Routledge" w:date="2017-08-22T14:45:00Z"/>
              </w:rPr>
            </w:pPr>
          </w:p>
        </w:tc>
      </w:tr>
      <w:tr w:rsidR="008A7C2F" w:rsidTr="008A7C2F">
        <w:trPr>
          <w:ins w:id="898" w:author="Geoff Routledge" w:date="2017-08-22T14:45: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899" w:author="Geoff Routledge" w:date="2017-08-22T14:45:00Z"/>
              </w:rPr>
            </w:pPr>
            <w:ins w:id="900" w:author="Geoff Routledge" w:date="2017-08-22T14:48:00Z">
              <w:r>
                <w:t>C14 (New)</w:t>
              </w:r>
            </w:ins>
          </w:p>
        </w:tc>
        <w:tc>
          <w:tcPr>
            <w:tcW w:w="5387" w:type="dxa"/>
          </w:tcPr>
          <w:p w:rsidR="008A7C2F" w:rsidRPr="00AB2C30" w:rsidRDefault="00AB2C30" w:rsidP="00722960">
            <w:pPr>
              <w:cnfStyle w:val="000000000000" w:firstRow="0" w:lastRow="0" w:firstColumn="0" w:lastColumn="0" w:oddVBand="0" w:evenVBand="0" w:oddHBand="0" w:evenHBand="0" w:firstRowFirstColumn="0" w:firstRowLastColumn="0" w:lastRowFirstColumn="0" w:lastRowLastColumn="0"/>
              <w:rPr>
                <w:ins w:id="901" w:author="Geoff Routledge" w:date="2017-08-22T15:03:00Z"/>
                <w:b/>
                <w:u w:val="single"/>
              </w:rPr>
            </w:pPr>
            <w:ins w:id="902" w:author="Geoff Routledge" w:date="2017-08-22T15:02:00Z">
              <w:r w:rsidRPr="00AB2C30">
                <w:rPr>
                  <w:b/>
                  <w:u w:val="single"/>
                </w:rPr>
                <w:t>Har</w:t>
              </w:r>
            </w:ins>
            <w:ins w:id="903" w:author="Geoff Routledge" w:date="2017-08-22T15:03:00Z">
              <w:r w:rsidRPr="00AB2C30">
                <w:rPr>
                  <w:b/>
                  <w:u w:val="single"/>
                </w:rPr>
                <w:t>monic Packager delivers content to Akamai Origin</w:t>
              </w:r>
            </w:ins>
          </w:p>
          <w:p w:rsidR="00AB2C30" w:rsidRDefault="00AB2C30" w:rsidP="00722960">
            <w:pPr>
              <w:cnfStyle w:val="000000000000" w:firstRow="0" w:lastRow="0" w:firstColumn="0" w:lastColumn="0" w:oddVBand="0" w:evenVBand="0" w:oddHBand="0" w:evenHBand="0" w:firstRowFirstColumn="0" w:firstRowLastColumn="0" w:lastRowFirstColumn="0" w:lastRowLastColumn="0"/>
              <w:rPr>
                <w:ins w:id="904" w:author="Geoff Routledge" w:date="2017-08-22T15:04:00Z"/>
              </w:rPr>
            </w:pPr>
            <w:ins w:id="905" w:author="Geoff Routledge" w:date="2017-08-22T15:03:00Z">
              <w:r>
                <w:t xml:space="preserve">Harmonic Packager sends the processed MPEG DASH manifests and segments to the </w:t>
              </w:r>
            </w:ins>
            <w:ins w:id="906" w:author="Geoff Routledge" w:date="2017-08-22T15:04:00Z">
              <w:r>
                <w:t>Akamai CDN for distribution.</w:t>
              </w:r>
            </w:ins>
          </w:p>
          <w:p w:rsidR="00AB2C30" w:rsidRDefault="00AB2C30" w:rsidP="00722960">
            <w:pPr>
              <w:cnfStyle w:val="000000000000" w:firstRow="0" w:lastRow="0" w:firstColumn="0" w:lastColumn="0" w:oddVBand="0" w:evenVBand="0" w:oddHBand="0" w:evenHBand="0" w:firstRowFirstColumn="0" w:firstRowLastColumn="0" w:lastRowFirstColumn="0" w:lastRowLastColumn="0"/>
              <w:rPr>
                <w:ins w:id="907" w:author="Geoff Routledge" w:date="2017-08-22T14:45:00Z"/>
              </w:rPr>
            </w:pPr>
          </w:p>
        </w:tc>
        <w:tc>
          <w:tcPr>
            <w:tcW w:w="1417" w:type="dxa"/>
          </w:tcPr>
          <w:p w:rsidR="008A7C2F" w:rsidRDefault="00AB2C30" w:rsidP="00722960">
            <w:pPr>
              <w:cnfStyle w:val="000000000000" w:firstRow="0" w:lastRow="0" w:firstColumn="0" w:lastColumn="0" w:oddVBand="0" w:evenVBand="0" w:oddHBand="0" w:evenHBand="0" w:firstRowFirstColumn="0" w:firstRowLastColumn="0" w:lastRowFirstColumn="0" w:lastRowLastColumn="0"/>
              <w:rPr>
                <w:ins w:id="908" w:author="Geoff Routledge" w:date="2017-08-22T14:45:00Z"/>
              </w:rPr>
            </w:pPr>
            <w:ins w:id="909" w:author="Geoff Routledge" w:date="2017-08-22T15:03:00Z">
              <w:r>
                <w:t>FTP</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10" w:author="Geoff Routledge" w:date="2017-08-22T14:45:00Z"/>
              </w:rPr>
            </w:pPr>
          </w:p>
        </w:tc>
      </w:tr>
      <w:tr w:rsidR="008A7C2F" w:rsidTr="008A7C2F">
        <w:trPr>
          <w:ins w:id="911" w:author="Geoff Routledge" w:date="2017-08-22T14:48: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912" w:author="Geoff Routledge" w:date="2017-08-22T14:48:00Z"/>
              </w:rPr>
            </w:pPr>
            <w:ins w:id="913" w:author="Geoff Routledge" w:date="2017-08-22T14:48:00Z">
              <w:r>
                <w:t>E2 (New)</w:t>
              </w:r>
            </w:ins>
          </w:p>
        </w:tc>
        <w:tc>
          <w:tcPr>
            <w:tcW w:w="5387" w:type="dxa"/>
          </w:tcPr>
          <w:p w:rsidR="008A7C2F" w:rsidRPr="00AB2C30" w:rsidRDefault="00AB2C30" w:rsidP="00722960">
            <w:pPr>
              <w:cnfStyle w:val="000000000000" w:firstRow="0" w:lastRow="0" w:firstColumn="0" w:lastColumn="0" w:oddVBand="0" w:evenVBand="0" w:oddHBand="0" w:evenHBand="0" w:firstRowFirstColumn="0" w:firstRowLastColumn="0" w:lastRowFirstColumn="0" w:lastRowLastColumn="0"/>
              <w:rPr>
                <w:ins w:id="914" w:author="Geoff Routledge" w:date="2017-08-22T15:05:00Z"/>
                <w:b/>
                <w:u w:val="single"/>
              </w:rPr>
            </w:pPr>
            <w:ins w:id="915" w:author="Geoff Routledge" w:date="2017-08-22T15:04:00Z">
              <w:r w:rsidRPr="00AB2C30">
                <w:rPr>
                  <w:b/>
                  <w:u w:val="single"/>
                </w:rPr>
                <w:t xml:space="preserve">Harmonic Packager requests </w:t>
              </w:r>
            </w:ins>
            <w:ins w:id="916" w:author="Geoff Routledge" w:date="2017-08-22T15:05:00Z">
              <w:r w:rsidRPr="00AB2C30">
                <w:rPr>
                  <w:b/>
                  <w:u w:val="single"/>
                </w:rPr>
                <w:t>encryption key from KMS</w:t>
              </w:r>
            </w:ins>
          </w:p>
          <w:p w:rsidR="00AB2C30" w:rsidRDefault="00AB2C30" w:rsidP="00722960">
            <w:pPr>
              <w:cnfStyle w:val="000000000000" w:firstRow="0" w:lastRow="0" w:firstColumn="0" w:lastColumn="0" w:oddVBand="0" w:evenVBand="0" w:oddHBand="0" w:evenHBand="0" w:firstRowFirstColumn="0" w:firstRowLastColumn="0" w:lastRowFirstColumn="0" w:lastRowLastColumn="0"/>
              <w:rPr>
                <w:ins w:id="917" w:author="Geoff Routledge" w:date="2017-08-22T15:06:00Z"/>
              </w:rPr>
            </w:pPr>
            <w:ins w:id="918" w:author="Geoff Routledge" w:date="2017-08-22T15:05:00Z">
              <w:r>
                <w:t xml:space="preserve">As part of the packaging process, the content is encrypted using PlayReady DRM. </w:t>
              </w:r>
              <w:r w:rsidR="00114AEC">
                <w:t xml:space="preserve">This interface allows the SeaChange </w:t>
              </w:r>
            </w:ins>
            <w:ins w:id="919" w:author="Geoff Routledge" w:date="2017-08-22T15:06:00Z">
              <w:r w:rsidR="00114AEC">
                <w:t>Key Management Server to supply the key and metadata for embedding in the manifest.</w:t>
              </w:r>
            </w:ins>
          </w:p>
          <w:p w:rsidR="00114AEC" w:rsidRDefault="00114AEC" w:rsidP="00722960">
            <w:pPr>
              <w:cnfStyle w:val="000000000000" w:firstRow="0" w:lastRow="0" w:firstColumn="0" w:lastColumn="0" w:oddVBand="0" w:evenVBand="0" w:oddHBand="0" w:evenHBand="0" w:firstRowFirstColumn="0" w:firstRowLastColumn="0" w:lastRowFirstColumn="0" w:lastRowLastColumn="0"/>
              <w:rPr>
                <w:ins w:id="920" w:author="Geoff Routledge" w:date="2017-08-22T14:48:00Z"/>
              </w:rPr>
            </w:pPr>
          </w:p>
        </w:tc>
        <w:tc>
          <w:tcPr>
            <w:tcW w:w="1417" w:type="dxa"/>
          </w:tcPr>
          <w:p w:rsidR="008A7C2F" w:rsidRDefault="00114AEC" w:rsidP="00722960">
            <w:pPr>
              <w:cnfStyle w:val="000000000000" w:firstRow="0" w:lastRow="0" w:firstColumn="0" w:lastColumn="0" w:oddVBand="0" w:evenVBand="0" w:oddHBand="0" w:evenHBand="0" w:firstRowFirstColumn="0" w:firstRowLastColumn="0" w:lastRowFirstColumn="0" w:lastRowLastColumn="0"/>
              <w:rPr>
                <w:ins w:id="921" w:author="Geoff Routledge" w:date="2017-08-22T14:48:00Z"/>
              </w:rPr>
            </w:pPr>
            <w:ins w:id="922" w:author="Geoff Routledge" w:date="2017-08-22T15:06:00Z">
              <w:r>
                <w:t>HTTP - PlayReady</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23" w:author="Geoff Routledge" w:date="2017-08-22T14:48:00Z"/>
              </w:rPr>
            </w:pPr>
          </w:p>
        </w:tc>
      </w:tr>
      <w:tr w:rsidR="008A7C2F" w:rsidTr="008A7C2F">
        <w:trPr>
          <w:ins w:id="924" w:author="Geoff Routledge" w:date="2017-08-22T14:51: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925" w:author="Geoff Routledge" w:date="2017-08-22T14:51:00Z"/>
              </w:rPr>
            </w:pPr>
            <w:ins w:id="926" w:author="Geoff Routledge" w:date="2017-08-22T14:51:00Z">
              <w:r>
                <w:t>P1 (Changed)</w:t>
              </w:r>
            </w:ins>
          </w:p>
        </w:tc>
        <w:tc>
          <w:tcPr>
            <w:tcW w:w="5387" w:type="dxa"/>
          </w:tcPr>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27" w:author="Geoff Routledge" w:date="2017-08-22T15:07:00Z"/>
                <w:b/>
                <w:u w:val="single"/>
              </w:rPr>
            </w:pPr>
            <w:ins w:id="928" w:author="Geoff Routledge" w:date="2017-08-22T15:07:00Z">
              <w:r>
                <w:rPr>
                  <w:b/>
                  <w:u w:val="single"/>
                </w:rPr>
                <w:t>STB to CDN – Request Title Manifest</w:t>
              </w:r>
            </w:ins>
          </w:p>
          <w:p w:rsidR="008A7C2F" w:rsidRDefault="00114AEC" w:rsidP="00114AEC">
            <w:pPr>
              <w:cnfStyle w:val="000000000000" w:firstRow="0" w:lastRow="0" w:firstColumn="0" w:lastColumn="0" w:oddVBand="0" w:evenVBand="0" w:oddHBand="0" w:evenHBand="0" w:firstRowFirstColumn="0" w:firstRowLastColumn="0" w:lastRowFirstColumn="0" w:lastRowLastColumn="0"/>
              <w:rPr>
                <w:ins w:id="929" w:author="Geoff Routledge" w:date="2017-08-22T15:07:00Z"/>
              </w:rPr>
            </w:pPr>
            <w:ins w:id="930" w:author="Geoff Routledge" w:date="2017-08-22T15:07:00Z">
              <w:r>
                <w:t>On playout of IP VoD content, the STB will request the MPEG DASH manifest for that title from the Manifest Manipulator (MM) via the CDN. The MM will query for ad insertion instructions, gather together the manifests for the title and ads and then stitch all of these into a single combined manifest before returning to the STB. For this call, the CDN is configured to simply pass the request through to the MM; if can’t be cached at the CDN since each request will potentially result in a different set of ads to be inserted.</w:t>
              </w:r>
            </w:ins>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31" w:author="Geoff Routledge" w:date="2017-08-22T15:07:00Z"/>
              </w:rPr>
            </w:pPr>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32" w:author="Geoff Routledge" w:date="2017-08-22T15:09:00Z"/>
              </w:rPr>
            </w:pPr>
            <w:ins w:id="933" w:author="Geoff Routledge" w:date="2017-08-22T15:07:00Z">
              <w:r>
                <w:t xml:space="preserve">Changed destination: The </w:t>
              </w:r>
            </w:ins>
            <w:ins w:id="934" w:author="Geoff Routledge" w:date="2017-08-22T15:08:00Z">
              <w:r>
                <w:t xml:space="preserve">player is now requesting content from the </w:t>
              </w:r>
            </w:ins>
            <w:proofErr w:type="spellStart"/>
            <w:ins w:id="935" w:author="Geoff Routledge" w:date="2017-08-22T15:09:00Z">
              <w:r>
                <w:t>Velocix</w:t>
              </w:r>
              <w:proofErr w:type="spellEnd"/>
              <w:r>
                <w:t xml:space="preserve"> CDN rather than Akamai.</w:t>
              </w:r>
            </w:ins>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36" w:author="Geoff Routledge" w:date="2017-08-22T14:51:00Z"/>
              </w:rPr>
            </w:pPr>
          </w:p>
        </w:tc>
        <w:tc>
          <w:tcPr>
            <w:tcW w:w="1417" w:type="dxa"/>
          </w:tcPr>
          <w:p w:rsidR="008A7C2F" w:rsidRDefault="00114AEC" w:rsidP="00722960">
            <w:pPr>
              <w:cnfStyle w:val="000000000000" w:firstRow="0" w:lastRow="0" w:firstColumn="0" w:lastColumn="0" w:oddVBand="0" w:evenVBand="0" w:oddHBand="0" w:evenHBand="0" w:firstRowFirstColumn="0" w:firstRowLastColumn="0" w:lastRowFirstColumn="0" w:lastRowLastColumn="0"/>
              <w:rPr>
                <w:ins w:id="937" w:author="Geoff Routledge" w:date="2017-08-22T14:51:00Z"/>
              </w:rPr>
            </w:pPr>
            <w:ins w:id="938" w:author="Geoff Routledge" w:date="2017-08-22T15:07:00Z">
              <w:r>
                <w:t>HTTP / MPEG DASH</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39" w:author="Geoff Routledge" w:date="2017-08-22T14:51:00Z"/>
              </w:rPr>
            </w:pPr>
          </w:p>
        </w:tc>
      </w:tr>
      <w:tr w:rsidR="008A7C2F" w:rsidTr="008A7C2F">
        <w:trPr>
          <w:ins w:id="940" w:author="Geoff Routledge" w:date="2017-08-22T14:51: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941" w:author="Geoff Routledge" w:date="2017-08-22T14:51:00Z"/>
              </w:rPr>
            </w:pPr>
            <w:ins w:id="942" w:author="Geoff Routledge" w:date="2017-08-22T14:51:00Z">
              <w:r>
                <w:t>P2 (Changed)</w:t>
              </w:r>
            </w:ins>
          </w:p>
        </w:tc>
        <w:tc>
          <w:tcPr>
            <w:tcW w:w="5387" w:type="dxa"/>
          </w:tcPr>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43" w:author="Geoff Routledge" w:date="2017-08-22T15:09:00Z"/>
                <w:b/>
                <w:u w:val="single"/>
              </w:rPr>
            </w:pPr>
            <w:ins w:id="944" w:author="Geoff Routledge" w:date="2017-08-22T15:09:00Z">
              <w:r>
                <w:rPr>
                  <w:b/>
                  <w:u w:val="single"/>
                </w:rPr>
                <w:t>CDN to MM – Request Title Manifest</w:t>
              </w:r>
            </w:ins>
          </w:p>
          <w:p w:rsidR="008A7C2F" w:rsidRDefault="00114AEC" w:rsidP="00114AEC">
            <w:pPr>
              <w:cnfStyle w:val="000000000000" w:firstRow="0" w:lastRow="0" w:firstColumn="0" w:lastColumn="0" w:oddVBand="0" w:evenVBand="0" w:oddHBand="0" w:evenHBand="0" w:firstRowFirstColumn="0" w:firstRowLastColumn="0" w:lastRowFirstColumn="0" w:lastRowLastColumn="0"/>
              <w:rPr>
                <w:ins w:id="945" w:author="Geoff Routledge" w:date="2017-08-22T15:09:00Z"/>
              </w:rPr>
            </w:pPr>
            <w:ins w:id="946" w:author="Geoff Routledge" w:date="2017-08-22T15:09:00Z">
              <w:r>
                <w:t>The CDN to MM part of the process described above. For this request, the CDN doesn’t cache but simply forwards the request to the MM.</w:t>
              </w:r>
            </w:ins>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47" w:author="Geoff Routledge" w:date="2017-08-22T15:09:00Z"/>
              </w:rPr>
            </w:pPr>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48" w:author="Geoff Routledge" w:date="2017-08-22T15:10:00Z"/>
              </w:rPr>
            </w:pPr>
            <w:ins w:id="949" w:author="Geoff Routledge" w:date="2017-08-22T15:09:00Z">
              <w:r>
                <w:t xml:space="preserve">Changed source: The request now comes from the </w:t>
              </w:r>
              <w:proofErr w:type="spellStart"/>
              <w:r>
                <w:t>Velo</w:t>
              </w:r>
            </w:ins>
            <w:ins w:id="950" w:author="Geoff Routledge" w:date="2017-08-22T15:10:00Z">
              <w:r>
                <w:t>cix</w:t>
              </w:r>
              <w:proofErr w:type="spellEnd"/>
              <w:r>
                <w:t xml:space="preserve"> DA rather than Akamai.</w:t>
              </w:r>
            </w:ins>
          </w:p>
          <w:p w:rsidR="00114AEC" w:rsidRDefault="00114AEC" w:rsidP="00114AEC">
            <w:pPr>
              <w:cnfStyle w:val="000000000000" w:firstRow="0" w:lastRow="0" w:firstColumn="0" w:lastColumn="0" w:oddVBand="0" w:evenVBand="0" w:oddHBand="0" w:evenHBand="0" w:firstRowFirstColumn="0" w:firstRowLastColumn="0" w:lastRowFirstColumn="0" w:lastRowLastColumn="0"/>
              <w:rPr>
                <w:ins w:id="951" w:author="Geoff Routledge" w:date="2017-08-22T14:51:00Z"/>
              </w:rPr>
            </w:pPr>
          </w:p>
        </w:tc>
        <w:tc>
          <w:tcPr>
            <w:tcW w:w="1417" w:type="dxa"/>
          </w:tcPr>
          <w:p w:rsidR="008A7C2F" w:rsidRDefault="00114AEC" w:rsidP="00722960">
            <w:pPr>
              <w:cnfStyle w:val="000000000000" w:firstRow="0" w:lastRow="0" w:firstColumn="0" w:lastColumn="0" w:oddVBand="0" w:evenVBand="0" w:oddHBand="0" w:evenHBand="0" w:firstRowFirstColumn="0" w:firstRowLastColumn="0" w:lastRowFirstColumn="0" w:lastRowLastColumn="0"/>
              <w:rPr>
                <w:ins w:id="952" w:author="Geoff Routledge" w:date="2017-08-22T14:51:00Z"/>
              </w:rPr>
            </w:pPr>
            <w:ins w:id="953" w:author="Geoff Routledge" w:date="2017-08-22T15:10:00Z">
              <w:r>
                <w:t>HTTP / MPEG DASH</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54" w:author="Geoff Routledge" w:date="2017-08-22T14:51:00Z"/>
              </w:rPr>
            </w:pPr>
          </w:p>
        </w:tc>
      </w:tr>
      <w:tr w:rsidR="008A7C2F" w:rsidTr="008A7C2F">
        <w:trPr>
          <w:ins w:id="955" w:author="Geoff Routledge" w:date="2017-08-22T14:51: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956" w:author="Geoff Routledge" w:date="2017-08-22T14:51:00Z"/>
              </w:rPr>
            </w:pPr>
            <w:ins w:id="957" w:author="Geoff Routledge" w:date="2017-08-22T14:51:00Z">
              <w:r>
                <w:t>P4 (New)</w:t>
              </w:r>
            </w:ins>
          </w:p>
        </w:tc>
        <w:tc>
          <w:tcPr>
            <w:tcW w:w="5387" w:type="dxa"/>
          </w:tcPr>
          <w:p w:rsidR="008A7C2F" w:rsidRPr="00114AEC" w:rsidRDefault="00114AEC" w:rsidP="00722960">
            <w:pPr>
              <w:cnfStyle w:val="000000000000" w:firstRow="0" w:lastRow="0" w:firstColumn="0" w:lastColumn="0" w:oddVBand="0" w:evenVBand="0" w:oddHBand="0" w:evenHBand="0" w:firstRowFirstColumn="0" w:firstRowLastColumn="0" w:lastRowFirstColumn="0" w:lastRowLastColumn="0"/>
              <w:rPr>
                <w:ins w:id="958" w:author="Geoff Routledge" w:date="2017-08-22T15:10:00Z"/>
                <w:b/>
                <w:u w:val="single"/>
              </w:rPr>
            </w:pPr>
            <w:ins w:id="959" w:author="Geoff Routledge" w:date="2017-08-22T15:10:00Z">
              <w:r w:rsidRPr="00114AEC">
                <w:rPr>
                  <w:b/>
                  <w:u w:val="single"/>
                </w:rPr>
                <w:t>STB requests DASH manifest from Akamai</w:t>
              </w:r>
            </w:ins>
          </w:p>
          <w:p w:rsidR="00114AEC" w:rsidRDefault="00114AEC" w:rsidP="00722960">
            <w:pPr>
              <w:cnfStyle w:val="000000000000" w:firstRow="0" w:lastRow="0" w:firstColumn="0" w:lastColumn="0" w:oddVBand="0" w:evenVBand="0" w:oddHBand="0" w:evenHBand="0" w:firstRowFirstColumn="0" w:firstRowLastColumn="0" w:lastRowFirstColumn="0" w:lastRowLastColumn="0"/>
              <w:rPr>
                <w:ins w:id="960" w:author="Geoff Routledge" w:date="2017-08-22T15:12:00Z"/>
              </w:rPr>
            </w:pPr>
            <w:ins w:id="961" w:author="Geoff Routledge" w:date="2017-08-22T15:10:00Z">
              <w:r>
                <w:t xml:space="preserve">This is part of the Harmonic playout. The </w:t>
              </w:r>
            </w:ins>
            <w:ins w:id="962" w:author="Geoff Routledge" w:date="2017-08-22T15:11:00Z">
              <w:r>
                <w:t>STB pulls the manifest from the Akamai CDN. No manipulation of the manifest is performed as there is no ad insertion.</w:t>
              </w:r>
            </w:ins>
            <w:ins w:id="963" w:author="Geoff Routledge" w:date="2017-08-22T15:12:00Z">
              <w:r>
                <w:t xml:space="preserve"> Token processing applies on the CDN to verify this is a valid client.</w:t>
              </w:r>
            </w:ins>
          </w:p>
          <w:p w:rsidR="00114AEC" w:rsidRDefault="00114AEC" w:rsidP="00722960">
            <w:pPr>
              <w:cnfStyle w:val="000000000000" w:firstRow="0" w:lastRow="0" w:firstColumn="0" w:lastColumn="0" w:oddVBand="0" w:evenVBand="0" w:oddHBand="0" w:evenHBand="0" w:firstRowFirstColumn="0" w:firstRowLastColumn="0" w:lastRowFirstColumn="0" w:lastRowLastColumn="0"/>
              <w:rPr>
                <w:ins w:id="964" w:author="Geoff Routledge" w:date="2017-08-22T14:51:00Z"/>
              </w:rPr>
            </w:pPr>
          </w:p>
        </w:tc>
        <w:tc>
          <w:tcPr>
            <w:tcW w:w="1417" w:type="dxa"/>
          </w:tcPr>
          <w:p w:rsidR="008A7C2F" w:rsidRDefault="00114AEC" w:rsidP="00722960">
            <w:pPr>
              <w:cnfStyle w:val="000000000000" w:firstRow="0" w:lastRow="0" w:firstColumn="0" w:lastColumn="0" w:oddVBand="0" w:evenVBand="0" w:oddHBand="0" w:evenHBand="0" w:firstRowFirstColumn="0" w:firstRowLastColumn="0" w:lastRowFirstColumn="0" w:lastRowLastColumn="0"/>
              <w:rPr>
                <w:ins w:id="965" w:author="Geoff Routledge" w:date="2017-08-22T14:51:00Z"/>
              </w:rPr>
            </w:pPr>
            <w:ins w:id="966" w:author="Geoff Routledge" w:date="2017-08-22T15:12:00Z">
              <w:r>
                <w:t>MPEG DASH</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67" w:author="Geoff Routledge" w:date="2017-08-22T14:51:00Z"/>
              </w:rPr>
            </w:pPr>
          </w:p>
        </w:tc>
      </w:tr>
      <w:tr w:rsidR="008A7C2F" w:rsidTr="008A7C2F">
        <w:trPr>
          <w:ins w:id="968" w:author="Geoff Routledge" w:date="2017-08-22T14:51:00Z"/>
        </w:trPr>
        <w:tc>
          <w:tcPr>
            <w:cnfStyle w:val="001000000000" w:firstRow="0" w:lastRow="0" w:firstColumn="1" w:lastColumn="0" w:oddVBand="0" w:evenVBand="0" w:oddHBand="0" w:evenHBand="0" w:firstRowFirstColumn="0" w:firstRowLastColumn="0" w:lastRowFirstColumn="0" w:lastRowLastColumn="0"/>
            <w:tcW w:w="1361" w:type="dxa"/>
          </w:tcPr>
          <w:p w:rsidR="008A7C2F" w:rsidRDefault="008A7C2F" w:rsidP="00722960">
            <w:pPr>
              <w:rPr>
                <w:ins w:id="969" w:author="Geoff Routledge" w:date="2017-08-22T14:51:00Z"/>
              </w:rPr>
            </w:pPr>
            <w:ins w:id="970" w:author="Geoff Routledge" w:date="2017-08-22T14:51:00Z">
              <w:r>
                <w:t>P5 (New)</w:t>
              </w:r>
            </w:ins>
          </w:p>
        </w:tc>
        <w:tc>
          <w:tcPr>
            <w:tcW w:w="5387" w:type="dxa"/>
          </w:tcPr>
          <w:p w:rsidR="008A7C2F" w:rsidRPr="00114AEC" w:rsidRDefault="00114AEC" w:rsidP="00722960">
            <w:pPr>
              <w:cnfStyle w:val="000000000000" w:firstRow="0" w:lastRow="0" w:firstColumn="0" w:lastColumn="0" w:oddVBand="0" w:evenVBand="0" w:oddHBand="0" w:evenHBand="0" w:firstRowFirstColumn="0" w:firstRowLastColumn="0" w:lastRowFirstColumn="0" w:lastRowLastColumn="0"/>
              <w:rPr>
                <w:ins w:id="971" w:author="Geoff Routledge" w:date="2017-08-22T15:13:00Z"/>
                <w:b/>
                <w:u w:val="single"/>
              </w:rPr>
            </w:pPr>
            <w:ins w:id="972" w:author="Geoff Routledge" w:date="2017-08-22T15:13:00Z">
              <w:r w:rsidRPr="00114AEC">
                <w:rPr>
                  <w:b/>
                  <w:u w:val="single"/>
                </w:rPr>
                <w:t>STB requests DASH segments from Akamai</w:t>
              </w:r>
            </w:ins>
          </w:p>
          <w:p w:rsidR="00114AEC" w:rsidRDefault="00114AEC" w:rsidP="00722960">
            <w:pPr>
              <w:cnfStyle w:val="000000000000" w:firstRow="0" w:lastRow="0" w:firstColumn="0" w:lastColumn="0" w:oddVBand="0" w:evenVBand="0" w:oddHBand="0" w:evenHBand="0" w:firstRowFirstColumn="0" w:firstRowLastColumn="0" w:lastRowFirstColumn="0" w:lastRowLastColumn="0"/>
              <w:rPr>
                <w:ins w:id="973" w:author="Geoff Routledge" w:date="2017-08-22T15:13:00Z"/>
              </w:rPr>
            </w:pPr>
            <w:ins w:id="974" w:author="Geoff Routledge" w:date="2017-08-22T15:13:00Z">
              <w:r>
                <w:t>This is part of the Harmonic playout. The STB pulls the MPEG DASH content segments from the Akamai CDN.</w:t>
              </w:r>
            </w:ins>
          </w:p>
          <w:p w:rsidR="00114AEC" w:rsidRDefault="00114AEC" w:rsidP="00722960">
            <w:pPr>
              <w:cnfStyle w:val="000000000000" w:firstRow="0" w:lastRow="0" w:firstColumn="0" w:lastColumn="0" w:oddVBand="0" w:evenVBand="0" w:oddHBand="0" w:evenHBand="0" w:firstRowFirstColumn="0" w:firstRowLastColumn="0" w:lastRowFirstColumn="0" w:lastRowLastColumn="0"/>
              <w:rPr>
                <w:ins w:id="975" w:author="Geoff Routledge" w:date="2017-08-22T14:51:00Z"/>
              </w:rPr>
            </w:pPr>
          </w:p>
        </w:tc>
        <w:tc>
          <w:tcPr>
            <w:tcW w:w="1417" w:type="dxa"/>
          </w:tcPr>
          <w:p w:rsidR="008A7C2F" w:rsidRDefault="00114AEC" w:rsidP="00722960">
            <w:pPr>
              <w:cnfStyle w:val="000000000000" w:firstRow="0" w:lastRow="0" w:firstColumn="0" w:lastColumn="0" w:oddVBand="0" w:evenVBand="0" w:oddHBand="0" w:evenHBand="0" w:firstRowFirstColumn="0" w:firstRowLastColumn="0" w:lastRowFirstColumn="0" w:lastRowLastColumn="0"/>
              <w:rPr>
                <w:ins w:id="976" w:author="Geoff Routledge" w:date="2017-08-22T14:51:00Z"/>
              </w:rPr>
            </w:pPr>
            <w:ins w:id="977" w:author="Geoff Routledge" w:date="2017-08-22T15:13:00Z">
              <w:r>
                <w:t>MPEG DASH</w:t>
              </w:r>
            </w:ins>
          </w:p>
        </w:tc>
        <w:tc>
          <w:tcPr>
            <w:tcW w:w="1303" w:type="dxa"/>
          </w:tcPr>
          <w:p w:rsidR="008A7C2F" w:rsidRDefault="008A7C2F" w:rsidP="00722960">
            <w:pPr>
              <w:cnfStyle w:val="000000000000" w:firstRow="0" w:lastRow="0" w:firstColumn="0" w:lastColumn="0" w:oddVBand="0" w:evenVBand="0" w:oddHBand="0" w:evenHBand="0" w:firstRowFirstColumn="0" w:firstRowLastColumn="0" w:lastRowFirstColumn="0" w:lastRowLastColumn="0"/>
              <w:rPr>
                <w:ins w:id="978" w:author="Geoff Routledge" w:date="2017-08-22T14:51:00Z"/>
              </w:rPr>
            </w:pPr>
          </w:p>
        </w:tc>
      </w:tr>
    </w:tbl>
    <w:p w:rsidR="005F56A8" w:rsidRDefault="005F56A8" w:rsidP="00722960">
      <w:pPr>
        <w:rPr>
          <w:ins w:id="979" w:author="Geoff Routledge" w:date="2017-08-17T10:44:00Z"/>
        </w:rPr>
      </w:pPr>
    </w:p>
    <w:p w:rsidR="00722960" w:rsidRDefault="00722960" w:rsidP="00014B96">
      <w:pPr>
        <w:pStyle w:val="Heading2"/>
        <w:pageBreakBefore/>
        <w:rPr>
          <w:ins w:id="980" w:author="Geoff Routledge" w:date="2017-08-17T10:44:00Z"/>
        </w:rPr>
      </w:pPr>
      <w:ins w:id="981" w:author="Geoff Routledge" w:date="2017-08-17T10:44:00Z">
        <w:r>
          <w:t xml:space="preserve">VSPP </w:t>
        </w:r>
        <w:r w:rsidR="002B3B9B">
          <w:t>Playout</w:t>
        </w:r>
      </w:ins>
    </w:p>
    <w:p w:rsidR="002B3B9B" w:rsidRDefault="00C32BA9" w:rsidP="002B3B9B">
      <w:pPr>
        <w:rPr>
          <w:ins w:id="982" w:author="Geoff Routledge" w:date="2017-08-17T11:27:00Z"/>
        </w:rPr>
      </w:pPr>
      <w:ins w:id="983" w:author="Geoff Routledge" w:date="2017-08-17T11:25:00Z">
        <w:r>
          <w:t xml:space="preserve">This is the solution as described in the main body of the IP VoD Solution Design (this document). </w:t>
        </w:r>
      </w:ins>
      <w:ins w:id="984" w:author="Geoff Routledge" w:date="2017-08-17T11:26:00Z">
        <w:r>
          <w:t xml:space="preserve">However, there are some changes to this to use the </w:t>
        </w:r>
        <w:proofErr w:type="spellStart"/>
        <w:r>
          <w:t>Velocix</w:t>
        </w:r>
        <w:proofErr w:type="spellEnd"/>
        <w:r>
          <w:t xml:space="preserve"> CDN instead of Akamai. These elements are </w:t>
        </w:r>
      </w:ins>
      <w:ins w:id="985" w:author="Geoff Routledge" w:date="2017-08-17T11:27:00Z">
        <w:r>
          <w:t>shown in the diagram below, these being largely the original architecture.</w:t>
        </w:r>
      </w:ins>
    </w:p>
    <w:p w:rsidR="00C32BA9" w:rsidRDefault="00C32BA9" w:rsidP="002B3B9B">
      <w:pPr>
        <w:rPr>
          <w:ins w:id="986" w:author="Geoff Routledge" w:date="2017-08-17T11:29:00Z"/>
        </w:rPr>
      </w:pPr>
    </w:p>
    <w:p w:rsidR="00C32BA9" w:rsidRDefault="00C32BA9" w:rsidP="002B3B9B">
      <w:pPr>
        <w:rPr>
          <w:ins w:id="987" w:author="Geoff Routledge" w:date="2017-08-17T14:31:00Z"/>
        </w:rPr>
      </w:pPr>
      <w:ins w:id="988" w:author="Geoff Routledge" w:date="2017-08-17T11:29:00Z">
        <w:r>
          <w:t>Notes on the changes are described in the following sections, these being largely concerned with the setup flow for Leapfrog and Compass boxes</w:t>
        </w:r>
      </w:ins>
      <w:ins w:id="989" w:author="Geoff Routledge" w:date="2017-08-17T11:30:00Z">
        <w:r>
          <w:t xml:space="preserve"> now being through </w:t>
        </w:r>
        <w:proofErr w:type="spellStart"/>
        <w:r>
          <w:t>Velocix</w:t>
        </w:r>
        <w:proofErr w:type="spellEnd"/>
        <w:r>
          <w:t xml:space="preserve"> rather than Akamai. There are also changes to the way load balancing and firewalling is carried out in front of the Arris MDC and Ericsson V</w:t>
        </w:r>
      </w:ins>
      <w:ins w:id="990" w:author="Geoff Routledge" w:date="2017-08-17T11:31:00Z">
        <w:r>
          <w:t>SPP components.</w:t>
        </w:r>
      </w:ins>
    </w:p>
    <w:p w:rsidR="00014B96" w:rsidRDefault="00014B96" w:rsidP="002B3B9B">
      <w:pPr>
        <w:rPr>
          <w:ins w:id="991" w:author="Geoff Routledge" w:date="2017-08-17T11:27:00Z"/>
        </w:rPr>
      </w:pPr>
    </w:p>
    <w:p w:rsidR="00C32BA9" w:rsidRDefault="00016460" w:rsidP="002B3B9B">
      <w:pPr>
        <w:rPr>
          <w:ins w:id="992" w:author="Geoff Routledge" w:date="2017-08-17T11:27:00Z"/>
        </w:rPr>
      </w:pPr>
      <w:ins w:id="993" w:author="Geoff Routledge" w:date="2017-08-22T10:59:00Z">
        <w:r w:rsidRPr="00016460">
          <w:rPr>
            <w:noProof/>
            <w:lang w:eastAsia="en-GB"/>
          </w:rPr>
          <w:drawing>
            <wp:inline distT="0" distB="0" distL="0" distR="0" wp14:anchorId="48766DB5" wp14:editId="025B8BEE">
              <wp:extent cx="5904230" cy="3765839"/>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4230" cy="3765839"/>
                      </a:xfrm>
                      <a:prstGeom prst="rect">
                        <a:avLst/>
                      </a:prstGeom>
                    </pic:spPr>
                  </pic:pic>
                </a:graphicData>
              </a:graphic>
            </wp:inline>
          </w:drawing>
        </w:r>
      </w:ins>
    </w:p>
    <w:p w:rsidR="00C32BA9" w:rsidRPr="002B3B9B" w:rsidRDefault="00C32BA9" w:rsidP="002B3B9B">
      <w:pPr>
        <w:rPr>
          <w:ins w:id="994" w:author="Geoff Routledge" w:date="2017-08-17T10:40:00Z"/>
        </w:rPr>
      </w:pPr>
    </w:p>
    <w:p w:rsidR="00722960" w:rsidRDefault="00C32BA9" w:rsidP="00722960">
      <w:pPr>
        <w:rPr>
          <w:ins w:id="995" w:author="Geoff Routledge" w:date="2017-08-17T11:32:00Z"/>
        </w:rPr>
      </w:pPr>
      <w:ins w:id="996" w:author="Geoff Routledge" w:date="2017-08-17T11:32:00Z">
        <w:r>
          <w:t>The notes that follow detail changes from the main body of the Solution Design document (this document).</w:t>
        </w:r>
      </w:ins>
    </w:p>
    <w:p w:rsidR="00C32BA9" w:rsidRDefault="00C32BA9" w:rsidP="00722960">
      <w:pPr>
        <w:rPr>
          <w:ins w:id="997" w:author="Geoff Routledge" w:date="2017-08-17T11:31:00Z"/>
        </w:rPr>
      </w:pPr>
    </w:p>
    <w:p w:rsidR="00C32BA9" w:rsidRDefault="00C32BA9" w:rsidP="00C32BA9">
      <w:pPr>
        <w:pStyle w:val="Heading3"/>
        <w:rPr>
          <w:ins w:id="998" w:author="Geoff Routledge" w:date="2017-08-22T09:53:00Z"/>
        </w:rPr>
      </w:pPr>
      <w:ins w:id="999" w:author="Geoff Routledge" w:date="2017-08-17T11:31:00Z">
        <w:r>
          <w:t>Ingest Flow Notes</w:t>
        </w:r>
      </w:ins>
    </w:p>
    <w:p w:rsidR="00065E9D" w:rsidRDefault="00083EE1" w:rsidP="00065E9D">
      <w:pPr>
        <w:rPr>
          <w:ins w:id="1000" w:author="Geoff Routledge" w:date="2017-08-22T10:40:00Z"/>
        </w:rPr>
      </w:pPr>
      <w:ins w:id="1001" w:author="Geoff Routledge" w:date="2017-08-22T10:39:00Z">
        <w:r>
          <w:t xml:space="preserve">Ingest is as per the processes described in the main body of the document above. The </w:t>
        </w:r>
        <w:proofErr w:type="spellStart"/>
        <w:r>
          <w:t>Encoding_Type</w:t>
        </w:r>
        <w:proofErr w:type="spellEnd"/>
        <w:r>
          <w:t xml:space="preserve"> field in the ADI file is used to mark this content as being for </w:t>
        </w:r>
      </w:ins>
      <w:ins w:id="1002" w:author="Geoff Routledge" w:date="2017-08-22T10:40:00Z">
        <w:r>
          <w:t xml:space="preserve">the VSPP platform. The encoding type is </w:t>
        </w:r>
        <w:proofErr w:type="gramStart"/>
        <w:r>
          <w:t>use are</w:t>
        </w:r>
        <w:proofErr w:type="gramEnd"/>
        <w:r>
          <w:t xml:space="preserve"> –</w:t>
        </w:r>
      </w:ins>
    </w:p>
    <w:p w:rsidR="00083EE1" w:rsidRDefault="00083EE1" w:rsidP="00083EE1">
      <w:pPr>
        <w:rPr>
          <w:ins w:id="1003" w:author="Geoff Routledge" w:date="2017-08-22T10:41:00Z"/>
        </w:rPr>
      </w:pPr>
    </w:p>
    <w:tbl>
      <w:tblPr>
        <w:tblStyle w:val="TableList4"/>
        <w:tblW w:w="7816" w:type="dxa"/>
        <w:jc w:val="center"/>
        <w:tblInd w:w="3227" w:type="dxa"/>
        <w:tblLook w:val="0480" w:firstRow="0" w:lastRow="0" w:firstColumn="1" w:lastColumn="0" w:noHBand="0" w:noVBand="1"/>
      </w:tblPr>
      <w:tblGrid>
        <w:gridCol w:w="1530"/>
        <w:gridCol w:w="6286"/>
      </w:tblGrid>
      <w:tr w:rsidR="00083EE1" w:rsidTr="00F4447F">
        <w:trPr>
          <w:jc w:val="center"/>
          <w:ins w:id="1004" w:author="Geoff Routledge" w:date="2017-08-22T10:41:00Z"/>
        </w:trPr>
        <w:tc>
          <w:tcPr>
            <w:cnfStyle w:val="001000000000" w:firstRow="0" w:lastRow="0" w:firstColumn="1" w:lastColumn="0" w:oddVBand="0" w:evenVBand="0" w:oddHBand="0" w:evenHBand="0" w:firstRowFirstColumn="0" w:firstRowLastColumn="0" w:lastRowFirstColumn="0" w:lastRowLastColumn="0"/>
            <w:tcW w:w="1530" w:type="dxa"/>
          </w:tcPr>
          <w:p w:rsidR="00083EE1" w:rsidRDefault="00F4447F" w:rsidP="00BD7C38">
            <w:pPr>
              <w:rPr>
                <w:ins w:id="1005" w:author="Geoff Routledge" w:date="2017-08-22T10:41:00Z"/>
              </w:rPr>
            </w:pPr>
            <w:ins w:id="1006" w:author="Geoff Routledge" w:date="2017-08-22T10:42:00Z">
              <w:r>
                <w:t>H264-SD</w:t>
              </w:r>
            </w:ins>
          </w:p>
        </w:tc>
        <w:tc>
          <w:tcPr>
            <w:tcW w:w="6286" w:type="dxa"/>
          </w:tcPr>
          <w:p w:rsidR="00083EE1" w:rsidRDefault="00F4447F" w:rsidP="00BD7C38">
            <w:pPr>
              <w:cnfStyle w:val="000000000000" w:firstRow="0" w:lastRow="0" w:firstColumn="0" w:lastColumn="0" w:oddVBand="0" w:evenVBand="0" w:oddHBand="0" w:evenHBand="0" w:firstRowFirstColumn="0" w:firstRowLastColumn="0" w:lastRowFirstColumn="0" w:lastRowLastColumn="0"/>
              <w:rPr>
                <w:ins w:id="1007" w:author="Geoff Routledge" w:date="2017-08-22T10:41:00Z"/>
              </w:rPr>
            </w:pPr>
            <w:ins w:id="1008" w:author="Geoff Routledge" w:date="2017-08-22T10:42:00Z">
              <w:r>
                <w:t>SD content for the VSPP platform</w:t>
              </w:r>
            </w:ins>
          </w:p>
        </w:tc>
      </w:tr>
      <w:tr w:rsidR="00083EE1" w:rsidTr="00F4447F">
        <w:trPr>
          <w:jc w:val="center"/>
          <w:ins w:id="1009" w:author="Geoff Routledge" w:date="2017-08-22T10:41:00Z"/>
        </w:trPr>
        <w:tc>
          <w:tcPr>
            <w:cnfStyle w:val="001000000000" w:firstRow="0" w:lastRow="0" w:firstColumn="1" w:lastColumn="0" w:oddVBand="0" w:evenVBand="0" w:oddHBand="0" w:evenHBand="0" w:firstRowFirstColumn="0" w:firstRowLastColumn="0" w:lastRowFirstColumn="0" w:lastRowLastColumn="0"/>
            <w:tcW w:w="1530" w:type="dxa"/>
          </w:tcPr>
          <w:p w:rsidR="00083EE1" w:rsidRDefault="00F4447F" w:rsidP="00BD7C38">
            <w:pPr>
              <w:rPr>
                <w:ins w:id="1010" w:author="Geoff Routledge" w:date="2017-08-22T10:41:00Z"/>
              </w:rPr>
            </w:pPr>
            <w:ins w:id="1011" w:author="Geoff Routledge" w:date="2017-08-22T10:42:00Z">
              <w:r>
                <w:t>H264-HD</w:t>
              </w:r>
            </w:ins>
          </w:p>
        </w:tc>
        <w:tc>
          <w:tcPr>
            <w:tcW w:w="6286" w:type="dxa"/>
          </w:tcPr>
          <w:p w:rsidR="00083EE1" w:rsidRDefault="00F4447F" w:rsidP="00BD7C38">
            <w:pPr>
              <w:cnfStyle w:val="000000000000" w:firstRow="0" w:lastRow="0" w:firstColumn="0" w:lastColumn="0" w:oddVBand="0" w:evenVBand="0" w:oddHBand="0" w:evenHBand="0" w:firstRowFirstColumn="0" w:firstRowLastColumn="0" w:lastRowFirstColumn="0" w:lastRowLastColumn="0"/>
              <w:rPr>
                <w:ins w:id="1012" w:author="Geoff Routledge" w:date="2017-08-22T10:41:00Z"/>
              </w:rPr>
            </w:pPr>
            <w:ins w:id="1013" w:author="Geoff Routledge" w:date="2017-08-22T10:42:00Z">
              <w:r>
                <w:t>HD content for the VSPP platform</w:t>
              </w:r>
            </w:ins>
          </w:p>
        </w:tc>
      </w:tr>
      <w:tr w:rsidR="00F4447F" w:rsidTr="00F4447F">
        <w:trPr>
          <w:jc w:val="center"/>
          <w:ins w:id="1014" w:author="Geoff Routledge" w:date="2017-08-22T10:42:00Z"/>
        </w:trPr>
        <w:tc>
          <w:tcPr>
            <w:cnfStyle w:val="001000000000" w:firstRow="0" w:lastRow="0" w:firstColumn="1" w:lastColumn="0" w:oddVBand="0" w:evenVBand="0" w:oddHBand="0" w:evenHBand="0" w:firstRowFirstColumn="0" w:firstRowLastColumn="0" w:lastRowFirstColumn="0" w:lastRowLastColumn="0"/>
            <w:tcW w:w="1530" w:type="dxa"/>
          </w:tcPr>
          <w:p w:rsidR="00F4447F" w:rsidRDefault="00F4447F" w:rsidP="00BD7C38">
            <w:pPr>
              <w:rPr>
                <w:ins w:id="1015" w:author="Geoff Routledge" w:date="2017-08-22T10:42:00Z"/>
              </w:rPr>
            </w:pPr>
            <w:ins w:id="1016" w:author="Geoff Routledge" w:date="2017-08-22T10:43:00Z">
              <w:r>
                <w:t>H264-UHD</w:t>
              </w:r>
            </w:ins>
          </w:p>
        </w:tc>
        <w:tc>
          <w:tcPr>
            <w:tcW w:w="6286" w:type="dxa"/>
          </w:tcPr>
          <w:p w:rsidR="00F4447F" w:rsidRDefault="00F4447F" w:rsidP="00BD7C38">
            <w:pPr>
              <w:cnfStyle w:val="000000000000" w:firstRow="0" w:lastRow="0" w:firstColumn="0" w:lastColumn="0" w:oddVBand="0" w:evenVBand="0" w:oddHBand="0" w:evenHBand="0" w:firstRowFirstColumn="0" w:firstRowLastColumn="0" w:lastRowFirstColumn="0" w:lastRowLastColumn="0"/>
              <w:rPr>
                <w:ins w:id="1017" w:author="Geoff Routledge" w:date="2017-08-22T10:42:00Z"/>
              </w:rPr>
            </w:pPr>
            <w:ins w:id="1018" w:author="Geoff Routledge" w:date="2017-08-22T10:43:00Z">
              <w:r>
                <w:t>Not currently used</w:t>
              </w:r>
            </w:ins>
          </w:p>
        </w:tc>
      </w:tr>
      <w:tr w:rsidR="00F4447F" w:rsidTr="00F4447F">
        <w:trPr>
          <w:jc w:val="center"/>
          <w:ins w:id="1019" w:author="Geoff Routledge" w:date="2017-08-22T10:43:00Z"/>
        </w:trPr>
        <w:tc>
          <w:tcPr>
            <w:cnfStyle w:val="001000000000" w:firstRow="0" w:lastRow="0" w:firstColumn="1" w:lastColumn="0" w:oddVBand="0" w:evenVBand="0" w:oddHBand="0" w:evenHBand="0" w:firstRowFirstColumn="0" w:firstRowLastColumn="0" w:lastRowFirstColumn="0" w:lastRowLastColumn="0"/>
            <w:tcW w:w="1530" w:type="dxa"/>
          </w:tcPr>
          <w:p w:rsidR="00F4447F" w:rsidRDefault="00F4447F" w:rsidP="00BD7C38">
            <w:pPr>
              <w:rPr>
                <w:ins w:id="1020" w:author="Geoff Routledge" w:date="2017-08-22T10:43:00Z"/>
              </w:rPr>
            </w:pPr>
            <w:ins w:id="1021" w:author="Geoff Routledge" w:date="2017-08-22T10:43:00Z">
              <w:r>
                <w:t>H264-ADV</w:t>
              </w:r>
            </w:ins>
          </w:p>
        </w:tc>
        <w:tc>
          <w:tcPr>
            <w:tcW w:w="6286" w:type="dxa"/>
          </w:tcPr>
          <w:p w:rsidR="00F4447F" w:rsidRDefault="00F4447F" w:rsidP="00BD7C38">
            <w:pPr>
              <w:cnfStyle w:val="000000000000" w:firstRow="0" w:lastRow="0" w:firstColumn="0" w:lastColumn="0" w:oddVBand="0" w:evenVBand="0" w:oddHBand="0" w:evenHBand="0" w:firstRowFirstColumn="0" w:firstRowLastColumn="0" w:lastRowFirstColumn="0" w:lastRowLastColumn="0"/>
              <w:rPr>
                <w:ins w:id="1022" w:author="Geoff Routledge" w:date="2017-08-22T10:43:00Z"/>
              </w:rPr>
            </w:pPr>
            <w:ins w:id="1023" w:author="Geoff Routledge" w:date="2017-08-22T10:43:00Z">
              <w:r>
                <w:t xml:space="preserve">Advert content for the VSPP platform containing </w:t>
              </w:r>
            </w:ins>
            <w:ins w:id="1024" w:author="Geoff Routledge" w:date="2017-08-22T10:44:00Z">
              <w:r>
                <w:t>renditions spanning both SD and HD.</w:t>
              </w:r>
            </w:ins>
          </w:p>
        </w:tc>
      </w:tr>
    </w:tbl>
    <w:p w:rsidR="00083EE1" w:rsidRDefault="00083EE1" w:rsidP="00065E9D">
      <w:pPr>
        <w:rPr>
          <w:ins w:id="1025" w:author="Geoff Routledge" w:date="2017-08-22T10:40:00Z"/>
        </w:rPr>
      </w:pPr>
    </w:p>
    <w:p w:rsidR="00083EE1" w:rsidRDefault="00083EE1" w:rsidP="00065E9D">
      <w:pPr>
        <w:rPr>
          <w:ins w:id="1026" w:author="Geoff Routledge" w:date="2017-08-22T10:40:00Z"/>
        </w:rPr>
      </w:pPr>
      <w:ins w:id="1027" w:author="Geoff Routledge" w:date="2017-08-22T10:40:00Z">
        <w:r>
          <w:t>ADI files for the VSPP platform will not have a derived asset section.</w:t>
        </w:r>
      </w:ins>
    </w:p>
    <w:p w:rsidR="00083EE1" w:rsidRPr="00065E9D" w:rsidRDefault="00083EE1" w:rsidP="00065E9D">
      <w:pPr>
        <w:rPr>
          <w:ins w:id="1028" w:author="Geoff Routledge" w:date="2017-08-17T11:32:00Z"/>
        </w:rPr>
      </w:pPr>
    </w:p>
    <w:p w:rsidR="00C32BA9" w:rsidRDefault="00C32BA9" w:rsidP="00C32BA9">
      <w:pPr>
        <w:pStyle w:val="Heading3"/>
        <w:rPr>
          <w:ins w:id="1029" w:author="Geoff Routledge" w:date="2017-08-22T10:38:00Z"/>
        </w:rPr>
      </w:pPr>
      <w:ins w:id="1030" w:author="Geoff Routledge" w:date="2017-08-17T11:32:00Z">
        <w:r>
          <w:t>CDN Token Processing</w:t>
        </w:r>
      </w:ins>
    </w:p>
    <w:p w:rsidR="00083EE1" w:rsidRDefault="007C719E" w:rsidP="00083EE1">
      <w:pPr>
        <w:rPr>
          <w:ins w:id="1031" w:author="Geoff Routledge" w:date="2017-08-23T15:28:00Z"/>
        </w:rPr>
      </w:pPr>
      <w:ins w:id="1032" w:author="Geoff Routledge" w:date="2017-08-23T15:27:00Z">
        <w:r>
          <w:t xml:space="preserve">Access into the </w:t>
        </w:r>
        <w:proofErr w:type="spellStart"/>
        <w:r>
          <w:t>Velocix</w:t>
        </w:r>
        <w:proofErr w:type="spellEnd"/>
        <w:r>
          <w:t xml:space="preserve"> CDN by the STB for the manifest request is over https. Additionally, the STB is required to supply with the request a token that was generated by TRAXIS</w:t>
        </w:r>
      </w:ins>
      <w:ins w:id="1033" w:author="Geoff Routledge" w:date="2017-08-23T15:28:00Z">
        <w:r>
          <w:t xml:space="preserve"> and encrypted using a key shared between TRAXIS and the CDN. This token verifies to the CDN that the request comes from a valid STB. This token process is identical to that implemented on the Akamai CDN and described in the main body of the document above.</w:t>
        </w:r>
      </w:ins>
    </w:p>
    <w:p w:rsidR="007C719E" w:rsidRDefault="007C719E" w:rsidP="00083EE1">
      <w:pPr>
        <w:rPr>
          <w:ins w:id="1034" w:author="Geoff Routledge" w:date="2017-08-23T15:29:00Z"/>
        </w:rPr>
      </w:pPr>
    </w:p>
    <w:p w:rsidR="007C719E" w:rsidRDefault="007C719E" w:rsidP="00083EE1">
      <w:pPr>
        <w:rPr>
          <w:ins w:id="1035" w:author="Geoff Routledge" w:date="2017-08-22T10:46:00Z"/>
        </w:rPr>
      </w:pPr>
      <w:ins w:id="1036" w:author="Geoff Routledge" w:date="2017-08-23T15:29:00Z">
        <w:r>
          <w:t xml:space="preserve">Additionally, </w:t>
        </w:r>
      </w:ins>
      <w:ins w:id="1037" w:author="Geoff Routledge" w:date="2017-08-23T15:30:00Z">
        <w:r>
          <w:t xml:space="preserve">subsequent </w:t>
        </w:r>
      </w:ins>
      <w:ins w:id="1038" w:author="Geoff Routledge" w:date="2017-08-23T15:29:00Z">
        <w:r>
          <w:t>segment requests into the CDN will contain a cookie that was supplied to the STB on its prev</w:t>
        </w:r>
      </w:ins>
      <w:ins w:id="1039" w:author="Geoff Routledge" w:date="2017-08-23T15:30:00Z">
        <w:r>
          <w:t>ious interaction with the CDN. Again, this verifies that the request if from a valid client.</w:t>
        </w:r>
      </w:ins>
      <w:ins w:id="1040" w:author="Geoff Routledge" w:date="2017-08-23T15:31:00Z">
        <w:r>
          <w:t xml:space="preserve"> Again, this is described in the main body of the document above in relation to the Akamai CDN. It should be noted that this cookie is an additional security measure that protects against DDoS </w:t>
        </w:r>
      </w:ins>
      <w:ins w:id="1041" w:author="Geoff Routledge" w:date="2017-08-23T15:32:00Z">
        <w:r>
          <w:t>attacks; the returned content segments are themselves strongly encrypted using the DRM scheme.</w:t>
        </w:r>
      </w:ins>
    </w:p>
    <w:p w:rsidR="00F4447F" w:rsidRPr="00083EE1" w:rsidRDefault="00F4447F" w:rsidP="00083EE1">
      <w:pPr>
        <w:rPr>
          <w:ins w:id="1042" w:author="Geoff Routledge" w:date="2017-08-17T11:31:00Z"/>
        </w:rPr>
      </w:pPr>
    </w:p>
    <w:p w:rsidR="00C32BA9" w:rsidRDefault="000B0EC2" w:rsidP="00C32BA9">
      <w:pPr>
        <w:pStyle w:val="Heading3"/>
        <w:rPr>
          <w:ins w:id="1043" w:author="Geoff Routledge" w:date="2017-08-22T10:38:00Z"/>
        </w:rPr>
      </w:pPr>
      <w:ins w:id="1044" w:author="Geoff Routledge" w:date="2017-08-23T15:44:00Z">
        <w:r>
          <w:t>Playout (Leapfrog and Compass)</w:t>
        </w:r>
      </w:ins>
    </w:p>
    <w:p w:rsidR="00083EE1" w:rsidRDefault="000B0EC2" w:rsidP="00083EE1">
      <w:pPr>
        <w:rPr>
          <w:ins w:id="1045" w:author="Geoff Routledge" w:date="2017-08-23T15:41:00Z"/>
        </w:rPr>
      </w:pPr>
      <w:ins w:id="1046" w:author="Geoff Routledge" w:date="2017-08-23T15:41:00Z">
        <w:r>
          <w:t>The playout flow is largely as described in section 6 of the main body of the document above except for the following differences –</w:t>
        </w:r>
      </w:ins>
    </w:p>
    <w:p w:rsidR="000B0EC2" w:rsidRDefault="000B0EC2" w:rsidP="000B0EC2">
      <w:pPr>
        <w:pStyle w:val="ListBullet2"/>
        <w:rPr>
          <w:ins w:id="1047" w:author="Geoff Routledge" w:date="2017-08-23T15:44:00Z"/>
        </w:rPr>
      </w:pPr>
      <w:ins w:id="1048" w:author="Geoff Routledge" w:date="2017-08-23T15:41:00Z">
        <w:r>
          <w:t xml:space="preserve">Requests to the CDN will now be targeted at the </w:t>
        </w:r>
        <w:proofErr w:type="spellStart"/>
        <w:r>
          <w:t>Velocix</w:t>
        </w:r>
        <w:proofErr w:type="spellEnd"/>
        <w:r>
          <w:t xml:space="preserve"> CDN instead of Akamai,</w:t>
        </w:r>
      </w:ins>
    </w:p>
    <w:p w:rsidR="000B0EC2" w:rsidRDefault="000B0EC2" w:rsidP="000B0EC2">
      <w:pPr>
        <w:pStyle w:val="ListBullet2"/>
        <w:rPr>
          <w:ins w:id="1049" w:author="Geoff Routledge" w:date="2017-08-23T15:44:00Z"/>
        </w:rPr>
      </w:pPr>
      <w:ins w:id="1050" w:author="Geoff Routledge" w:date="2017-08-23T15:44:00Z">
        <w:r>
          <w:t>Manifest requests via the CDN will break out of the DA and be directed to the MM whereas other requests will either be satisfied internally or by a request from the IDA,</w:t>
        </w:r>
      </w:ins>
    </w:p>
    <w:p w:rsidR="000B0EC2" w:rsidRDefault="000B0EC2" w:rsidP="000B0EC2">
      <w:pPr>
        <w:pStyle w:val="ListBullet2"/>
        <w:rPr>
          <w:ins w:id="1051" w:author="Geoff Routledge" w:date="2017-08-23T15:41:00Z"/>
        </w:rPr>
      </w:pPr>
      <w:ins w:id="1052" w:author="Geoff Routledge" w:date="2017-08-23T15:45:00Z">
        <w:r>
          <w:t>The IDA will either satisfy requests from the DA internally or will fetch the required data from the F5/VSPP,</w:t>
        </w:r>
      </w:ins>
    </w:p>
    <w:p w:rsidR="000B0EC2" w:rsidRDefault="000B0EC2" w:rsidP="000B0EC2">
      <w:pPr>
        <w:pStyle w:val="ListBullet2"/>
        <w:rPr>
          <w:ins w:id="1053" w:author="Geoff Routledge" w:date="2017-08-23T15:39:00Z"/>
        </w:rPr>
      </w:pPr>
      <w:ins w:id="1054" w:author="Geoff Routledge" w:date="2017-08-23T15:42:00Z">
        <w:r>
          <w:t xml:space="preserve">Requests to VSPP will be via an F5 load balancer instead of the Varnish shield cache, the only caching in this path will be by the </w:t>
        </w:r>
      </w:ins>
      <w:ins w:id="1055" w:author="Geoff Routledge" w:date="2017-08-23T15:43:00Z">
        <w:r>
          <w:t>CDN and the MM internal cache (for manifests)</w:t>
        </w:r>
      </w:ins>
    </w:p>
    <w:p w:rsidR="000B0EC2" w:rsidRPr="00083EE1" w:rsidRDefault="000B0EC2" w:rsidP="00083EE1">
      <w:pPr>
        <w:rPr>
          <w:ins w:id="1056" w:author="Geoff Routledge" w:date="2017-08-17T11:31:00Z"/>
        </w:rPr>
      </w:pPr>
    </w:p>
    <w:p w:rsidR="00C32BA9" w:rsidRDefault="00C32BA9" w:rsidP="00C32BA9">
      <w:pPr>
        <w:pStyle w:val="Heading3"/>
        <w:rPr>
          <w:ins w:id="1057" w:author="Geoff Routledge" w:date="2017-08-22T09:32:00Z"/>
        </w:rPr>
      </w:pPr>
      <w:ins w:id="1058" w:author="Geoff Routledge" w:date="2017-08-17T11:32:00Z">
        <w:r>
          <w:t>Arris</w:t>
        </w:r>
      </w:ins>
      <w:ins w:id="1059" w:author="Geoff Routledge" w:date="2017-08-17T11:33:00Z">
        <w:r>
          <w:t xml:space="preserve"> MDC Firewalling and Load Balancing</w:t>
        </w:r>
      </w:ins>
    </w:p>
    <w:p w:rsidR="009F17E4" w:rsidRDefault="009F17E4" w:rsidP="009F17E4">
      <w:pPr>
        <w:rPr>
          <w:ins w:id="1060" w:author="Geoff Routledge" w:date="2017-08-22T09:35:00Z"/>
        </w:rPr>
      </w:pPr>
      <w:proofErr w:type="gramStart"/>
      <w:ins w:id="1061" w:author="Geoff Routledge" w:date="2017-08-22T09:32:00Z">
        <w:r w:rsidRPr="00346A65">
          <w:rPr>
            <w:b/>
          </w:rPr>
          <w:t>Full details to be finalised by CN&amp;O team</w:t>
        </w:r>
        <w:r>
          <w:t>.</w:t>
        </w:r>
        <w:proofErr w:type="gramEnd"/>
        <w:r>
          <w:t xml:space="preserve"> </w:t>
        </w:r>
      </w:ins>
      <w:ins w:id="1062" w:author="Geoff Routledge" w:date="2017-08-22T09:33:00Z">
        <w:r>
          <w:t>For guidance, the diagram below is derived from the Arris project documentation and shows the</w:t>
        </w:r>
      </w:ins>
      <w:ins w:id="1063" w:author="Geoff Routledge" w:date="2017-08-22T09:34:00Z">
        <w:r>
          <w:t xml:space="preserve"> components that comprise the clusters in both Langley and </w:t>
        </w:r>
        <w:proofErr w:type="spellStart"/>
        <w:r>
          <w:t>Knowsley</w:t>
        </w:r>
      </w:ins>
      <w:proofErr w:type="spellEnd"/>
      <w:ins w:id="1064" w:author="Geoff Routledge" w:date="2017-08-22T09:35:00Z">
        <w:r>
          <w:t>.</w:t>
        </w:r>
      </w:ins>
    </w:p>
    <w:p w:rsidR="009F17E4" w:rsidRDefault="009F17E4" w:rsidP="009F17E4">
      <w:pPr>
        <w:rPr>
          <w:ins w:id="1065" w:author="Geoff Routledge" w:date="2017-08-22T09:35:00Z"/>
        </w:rPr>
      </w:pPr>
    </w:p>
    <w:p w:rsidR="009F17E4" w:rsidRDefault="009F17E4" w:rsidP="009F17E4">
      <w:pPr>
        <w:rPr>
          <w:ins w:id="1066" w:author="Geoff Routledge" w:date="2017-08-22T09:41:00Z"/>
        </w:rPr>
      </w:pPr>
      <w:ins w:id="1067" w:author="Geoff Routledge" w:date="2017-08-22T09:34:00Z">
        <w:r>
          <w:t>The F5 load balancers are shown as an indication that some form of firewalling and load balancing is require</w:t>
        </w:r>
      </w:ins>
      <w:ins w:id="1068" w:author="Geoff Routledge" w:date="2017-08-22T09:35:00Z">
        <w:r>
          <w:t>d onto the platform although this does not have to be through F5 units</w:t>
        </w:r>
      </w:ins>
      <w:ins w:id="1069" w:author="Geoff Routledge" w:date="2017-08-22T09:36:00Z">
        <w:r>
          <w:t>;</w:t>
        </w:r>
      </w:ins>
      <w:ins w:id="1070" w:author="Geoff Routledge" w:date="2017-08-22T09:35:00Z">
        <w:r>
          <w:t xml:space="preserve"> </w:t>
        </w:r>
      </w:ins>
      <w:ins w:id="1071" w:author="Geoff Routledge" w:date="2017-08-22T09:36:00Z">
        <w:r>
          <w:t>CN&amp;O will determine the exact configuration here. One point to note here is that this architecture supports bot</w:t>
        </w:r>
      </w:ins>
      <w:ins w:id="1072" w:author="Geoff Routledge" w:date="2017-08-22T09:37:00Z">
        <w:r>
          <w:t xml:space="preserve">h the Leapfrog boxes which come into the MDC via the CDN and the Compass boxes which bypass the CDN and use http instead of https. This </w:t>
        </w:r>
      </w:ins>
      <w:ins w:id="1073" w:author="Geoff Routledge" w:date="2017-08-22T09:38:00Z">
        <w:r>
          <w:t>suggests that separate load balancers might be required here to allow load balancing for both routes. If the CDN were to do load balancing then</w:t>
        </w:r>
      </w:ins>
      <w:ins w:id="1074" w:author="Geoff Routledge" w:date="2017-08-22T09:39:00Z">
        <w:r>
          <w:t xml:space="preserve"> traffic from the Compass boxes would also need to loop through the CDN and the CDN be configured to allow this traffic originating within the VM network and using http. </w:t>
        </w:r>
        <w:proofErr w:type="gramStart"/>
        <w:r>
          <w:t>Final decision t</w:t>
        </w:r>
      </w:ins>
      <w:ins w:id="1075" w:author="Geoff Routledge" w:date="2017-08-22T09:52:00Z">
        <w:r w:rsidR="00014AD7">
          <w:t>o</w:t>
        </w:r>
      </w:ins>
      <w:ins w:id="1076" w:author="Geoff Routledge" w:date="2017-08-22T09:39:00Z">
        <w:r>
          <w:t xml:space="preserve"> be made by </w:t>
        </w:r>
      </w:ins>
      <w:ins w:id="1077" w:author="Geoff Routledge" w:date="2017-08-22T09:40:00Z">
        <w:r>
          <w:t>CN&amp;O.</w:t>
        </w:r>
      </w:ins>
      <w:proofErr w:type="gramEnd"/>
    </w:p>
    <w:p w:rsidR="009F17E4" w:rsidRDefault="009F17E4" w:rsidP="009F17E4">
      <w:pPr>
        <w:rPr>
          <w:ins w:id="1078" w:author="Geoff Routledge" w:date="2017-08-22T09:41:00Z"/>
        </w:rPr>
      </w:pPr>
    </w:p>
    <w:p w:rsidR="009F17E4" w:rsidRDefault="009F17E4" w:rsidP="009F17E4">
      <w:pPr>
        <w:rPr>
          <w:ins w:id="1079" w:author="Geoff Routledge" w:date="2017-08-22T09:49:00Z"/>
        </w:rPr>
      </w:pPr>
      <w:ins w:id="1080" w:author="Geoff Routledge" w:date="2017-08-22T09:41:00Z">
        <w:r>
          <w:t xml:space="preserve">Another feature shown here is the DR solution. This has a </w:t>
        </w:r>
      </w:ins>
      <w:ins w:id="1081" w:author="Geoff Routledge" w:date="2017-08-22T09:42:00Z">
        <w:r>
          <w:t xml:space="preserve">separate cluster of MDC components available at </w:t>
        </w:r>
        <w:proofErr w:type="spellStart"/>
        <w:r>
          <w:t>Knowsley</w:t>
        </w:r>
        <w:proofErr w:type="spellEnd"/>
        <w:r>
          <w:t xml:space="preserve">. Switchover to the </w:t>
        </w:r>
        <w:proofErr w:type="spellStart"/>
        <w:r>
          <w:t>Knowsley</w:t>
        </w:r>
        <w:proofErr w:type="spellEnd"/>
        <w:r>
          <w:t xml:space="preserve"> cluster would require an operational change to </w:t>
        </w:r>
      </w:ins>
      <w:ins w:id="1082" w:author="Geoff Routledge" w:date="2017-08-22T09:43:00Z">
        <w:r w:rsidR="00014AD7">
          <w:t>change the network routing to point clients towards these services rather than the Lang</w:t>
        </w:r>
      </w:ins>
      <w:ins w:id="1083" w:author="Geoff Routledge" w:date="2017-08-22T09:44:00Z">
        <w:r w:rsidR="00014AD7">
          <w:t>ley cluster. Traffic from the cluster components to the Cadent and VSPP</w:t>
        </w:r>
      </w:ins>
      <w:ins w:id="1084" w:author="Geoff Routledge" w:date="2017-08-22T09:45:00Z">
        <w:r w:rsidR="00014AD7">
          <w:t xml:space="preserve"> originates within the Arris components and would not require any reconfiguration on switchover to the </w:t>
        </w:r>
      </w:ins>
      <w:ins w:id="1085" w:author="Geoff Routledge" w:date="2017-08-22T09:46:00Z">
        <w:r w:rsidR="00014AD7">
          <w:t>DR cluster.</w:t>
        </w:r>
      </w:ins>
      <w:ins w:id="1086" w:author="Geoff Routledge" w:date="2017-08-22T09:49:00Z">
        <w:r w:rsidR="00014AD7">
          <w:t xml:space="preserve"> Arris have suggested that any of the following methods could be used to perform this switchover-</w:t>
        </w:r>
      </w:ins>
    </w:p>
    <w:p w:rsidR="00014AD7" w:rsidRDefault="00014AD7" w:rsidP="00016460">
      <w:pPr>
        <w:pStyle w:val="ListBullet2"/>
        <w:rPr>
          <w:ins w:id="1087" w:author="Geoff Routledge" w:date="2017-08-22T09:50:00Z"/>
        </w:rPr>
      </w:pPr>
      <w:ins w:id="1088" w:author="Geoff Routledge" w:date="2017-08-22T09:49:00Z">
        <w:r>
          <w:t>DNS update to provide</w:t>
        </w:r>
      </w:ins>
      <w:ins w:id="1089" w:author="Geoff Routledge" w:date="2017-08-22T09:50:00Z">
        <w:r>
          <w:t xml:space="preserve"> new IP address to access point on secondary site,</w:t>
        </w:r>
      </w:ins>
    </w:p>
    <w:p w:rsidR="00014AD7" w:rsidRDefault="00014AD7" w:rsidP="00016460">
      <w:pPr>
        <w:pStyle w:val="ListBullet2"/>
        <w:rPr>
          <w:ins w:id="1090" w:author="Geoff Routledge" w:date="2017-08-22T09:51:00Z"/>
        </w:rPr>
      </w:pPr>
      <w:ins w:id="1091" w:author="Geoff Routledge" w:date="2017-08-22T09:50:00Z">
        <w:r>
          <w:t>Virtual IP or Route Health Injection to migrate existing TCP/IP traffic to secondary site</w:t>
        </w:r>
      </w:ins>
      <w:ins w:id="1092" w:author="Geoff Routledge" w:date="2017-08-22T09:51:00Z">
        <w:r>
          <w:t xml:space="preserve"> or</w:t>
        </w:r>
      </w:ins>
    </w:p>
    <w:p w:rsidR="00014AD7" w:rsidRDefault="00014AD7" w:rsidP="00016460">
      <w:pPr>
        <w:pStyle w:val="ListBullet2"/>
        <w:rPr>
          <w:ins w:id="1093" w:author="Geoff Routledge" w:date="2017-08-22T09:46:00Z"/>
        </w:rPr>
      </w:pPr>
      <w:ins w:id="1094" w:author="Geoff Routledge" w:date="2017-08-22T09:51:00Z">
        <w:r>
          <w:t>Frontend LB or CDN edge that is updated to route traffic to the secondary site.</w:t>
        </w:r>
      </w:ins>
    </w:p>
    <w:p w:rsidR="00014AD7" w:rsidRDefault="00014AD7" w:rsidP="009F17E4">
      <w:pPr>
        <w:rPr>
          <w:ins w:id="1095" w:author="Geoff Routledge" w:date="2017-08-22T09:46:00Z"/>
        </w:rPr>
      </w:pPr>
    </w:p>
    <w:p w:rsidR="00014AD7" w:rsidRDefault="00014AD7" w:rsidP="009F17E4">
      <w:pPr>
        <w:rPr>
          <w:ins w:id="1096" w:author="Geoff Routledge" w:date="2017-08-22T09:41:00Z"/>
        </w:rPr>
      </w:pPr>
      <w:ins w:id="1097" w:author="Geoff Routledge" w:date="2017-08-22T09:46:00Z">
        <w:r>
          <w:t xml:space="preserve">Alternatively, Arris have indicated that the </w:t>
        </w:r>
        <w:proofErr w:type="spellStart"/>
        <w:r>
          <w:t>Knowsley</w:t>
        </w:r>
        <w:proofErr w:type="spellEnd"/>
        <w:r>
          <w:t xml:space="preserve"> cluster could be operated active/active with the Langley cluster. In this configuration, there would need to be operational processes</w:t>
        </w:r>
      </w:ins>
      <w:ins w:id="1098" w:author="Geoff Routledge" w:date="2017-08-22T09:47:00Z">
        <w:r>
          <w:t xml:space="preserve"> or load balancing in place to allow one of the clusters to pick up the full load in case of a failure or for scheduled maintenance.</w:t>
        </w:r>
      </w:ins>
    </w:p>
    <w:p w:rsidR="009F17E4" w:rsidRPr="009F17E4" w:rsidRDefault="009F17E4" w:rsidP="009F17E4">
      <w:pPr>
        <w:rPr>
          <w:ins w:id="1099" w:author="Geoff Routledge" w:date="2017-08-21T13:34:00Z"/>
        </w:rPr>
      </w:pPr>
    </w:p>
    <w:p w:rsidR="00422979" w:rsidRDefault="000A5A58" w:rsidP="00422979">
      <w:pPr>
        <w:rPr>
          <w:ins w:id="1100" w:author="Geoff Routledge" w:date="2017-08-21T13:34:00Z"/>
        </w:rPr>
      </w:pPr>
      <w:ins w:id="1101" w:author="Geoff Routledge" w:date="2017-08-22T15:28:00Z">
        <w:r w:rsidRPr="000A5A58">
          <w:rPr>
            <w:noProof/>
            <w:lang w:eastAsia="en-GB"/>
          </w:rPr>
          <w:drawing>
            <wp:inline distT="0" distB="0" distL="0" distR="0" wp14:anchorId="709C98D2" wp14:editId="429FB42A">
              <wp:extent cx="5904230" cy="364725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04230" cy="3647250"/>
                      </a:xfrm>
                      <a:prstGeom prst="rect">
                        <a:avLst/>
                      </a:prstGeom>
                    </pic:spPr>
                  </pic:pic>
                </a:graphicData>
              </a:graphic>
            </wp:inline>
          </w:drawing>
        </w:r>
      </w:ins>
    </w:p>
    <w:p w:rsidR="00422979" w:rsidRPr="00422979" w:rsidRDefault="00422979" w:rsidP="00422979">
      <w:pPr>
        <w:rPr>
          <w:ins w:id="1102" w:author="Geoff Routledge" w:date="2017-08-17T11:33:00Z"/>
        </w:rPr>
      </w:pPr>
    </w:p>
    <w:p w:rsidR="00C32BA9" w:rsidRDefault="00C32BA9" w:rsidP="00C32BA9">
      <w:pPr>
        <w:pStyle w:val="Heading3"/>
        <w:rPr>
          <w:ins w:id="1103" w:author="Geoff Routledge" w:date="2017-08-22T11:58:00Z"/>
        </w:rPr>
      </w:pPr>
      <w:ins w:id="1104" w:author="Geoff Routledge" w:date="2017-08-17T11:33:00Z">
        <w:r>
          <w:t>VSPP Firewalling and Load Balancing</w:t>
        </w:r>
      </w:ins>
    </w:p>
    <w:p w:rsidR="00BD7C38" w:rsidRDefault="00BD7C38" w:rsidP="00BD7C38">
      <w:pPr>
        <w:rPr>
          <w:ins w:id="1105" w:author="Geoff Routledge" w:date="2017-08-22T12:03:00Z"/>
        </w:rPr>
      </w:pPr>
      <w:proofErr w:type="gramStart"/>
      <w:ins w:id="1106" w:author="Geoff Routledge" w:date="2017-08-22T12:03:00Z">
        <w:r w:rsidRPr="00346A65">
          <w:rPr>
            <w:b/>
          </w:rPr>
          <w:t>Full details to be finalised by CN&amp;O team</w:t>
        </w:r>
        <w:r>
          <w:t>.</w:t>
        </w:r>
        <w:proofErr w:type="gramEnd"/>
        <w:r>
          <w:t xml:space="preserve"> For guidance, the diagram below is derived from the Ericsson project documentation and shows the components that comprise the clusters in both Langley and </w:t>
        </w:r>
        <w:proofErr w:type="spellStart"/>
        <w:r>
          <w:t>Knowsley</w:t>
        </w:r>
        <w:proofErr w:type="spellEnd"/>
        <w:r>
          <w:t>.</w:t>
        </w:r>
      </w:ins>
    </w:p>
    <w:p w:rsidR="00BD7C38" w:rsidRDefault="00BD7C38" w:rsidP="00BD7C38">
      <w:pPr>
        <w:rPr>
          <w:ins w:id="1107" w:author="Geoff Routledge" w:date="2017-08-22T12:03:00Z"/>
        </w:rPr>
      </w:pPr>
    </w:p>
    <w:p w:rsidR="00BD7C38" w:rsidRDefault="00BD7C38" w:rsidP="00BD7C38">
      <w:pPr>
        <w:rPr>
          <w:ins w:id="1108" w:author="Geoff Routledge" w:date="2017-08-22T12:04:00Z"/>
        </w:rPr>
      </w:pPr>
      <w:ins w:id="1109" w:author="Geoff Routledge" w:date="2017-08-22T12:03:00Z">
        <w:r>
          <w:t>The F5 load balancers are shown as an indication that some form of firewalling and load balancing is required onto the platform although this does not have to be through F5 units; CN&amp;O will determine the exact configuration here.</w:t>
        </w:r>
      </w:ins>
    </w:p>
    <w:p w:rsidR="00BD7C38" w:rsidRDefault="00BD7C38" w:rsidP="00BD7C38">
      <w:pPr>
        <w:rPr>
          <w:ins w:id="1110" w:author="Geoff Routledge" w:date="2017-08-22T12:04:00Z"/>
        </w:rPr>
      </w:pPr>
    </w:p>
    <w:p w:rsidR="00BD7C38" w:rsidRDefault="00BD7C38" w:rsidP="00BD7C38">
      <w:pPr>
        <w:rPr>
          <w:ins w:id="1111" w:author="Geoff Routledge" w:date="2017-08-22T12:06:00Z"/>
        </w:rPr>
      </w:pPr>
      <w:ins w:id="1112" w:author="Geoff Routledge" w:date="2017-08-22T12:03:00Z">
        <w:r>
          <w:t>The VSPP cluster needs to support</w:t>
        </w:r>
      </w:ins>
      <w:ins w:id="1113" w:author="Geoff Routledge" w:date="2017-08-22T12:04:00Z">
        <w:r>
          <w:t xml:space="preserve"> both manifest requests coming in via the MDC and segment requests coming in through </w:t>
        </w:r>
        <w:proofErr w:type="spellStart"/>
        <w:r>
          <w:t>theVelocix</w:t>
        </w:r>
        <w:proofErr w:type="spellEnd"/>
        <w:r>
          <w:t xml:space="preserve"> IDA CDN.</w:t>
        </w:r>
      </w:ins>
      <w:ins w:id="1114" w:author="Geoff Routledge" w:date="2017-08-22T12:05:00Z">
        <w:r>
          <w:t xml:space="preserve"> Load balancing is required onto the VSPP processing nodes from both of these routes and thus suggests the use of load balancers fronting the cluster.</w:t>
        </w:r>
      </w:ins>
      <w:ins w:id="1115" w:author="Geoff Routledge" w:date="2017-08-22T12:06:00Z">
        <w:r>
          <w:t xml:space="preserve"> </w:t>
        </w:r>
      </w:ins>
      <w:ins w:id="1116" w:author="Geoff Routledge" w:date="2017-08-22T12:03:00Z">
        <w:r>
          <w:t xml:space="preserve">If the CDN were to do load balancing then traffic from the </w:t>
        </w:r>
      </w:ins>
      <w:ins w:id="1117" w:author="Geoff Routledge" w:date="2017-08-22T12:06:00Z">
        <w:r>
          <w:t>Arris MDC</w:t>
        </w:r>
      </w:ins>
      <w:ins w:id="1118" w:author="Geoff Routledge" w:date="2017-08-22T12:03:00Z">
        <w:r>
          <w:t xml:space="preserve"> would also need to loop through the CDN and the CDN be configured to allow this traffic originating within the VM </w:t>
        </w:r>
        <w:proofErr w:type="gramStart"/>
        <w:r>
          <w:t>network</w:t>
        </w:r>
      </w:ins>
      <w:ins w:id="1119" w:author="Geoff Routledge" w:date="2017-08-22T12:06:00Z">
        <w:r>
          <w:t>.</w:t>
        </w:r>
        <w:proofErr w:type="gramEnd"/>
      </w:ins>
    </w:p>
    <w:p w:rsidR="00BD7C38" w:rsidRDefault="00BD7C38" w:rsidP="00BD7C38">
      <w:pPr>
        <w:rPr>
          <w:ins w:id="1120" w:author="Geoff Routledge" w:date="2017-08-22T12:06:00Z"/>
        </w:rPr>
      </w:pPr>
    </w:p>
    <w:p w:rsidR="00BD7C38" w:rsidRDefault="00BD7C38" w:rsidP="00BD7C38">
      <w:pPr>
        <w:rPr>
          <w:ins w:id="1121" w:author="Geoff Routledge" w:date="2017-08-22T12:03:00Z"/>
        </w:rPr>
      </w:pPr>
      <w:ins w:id="1122" w:author="Geoff Routledge" w:date="2017-08-22T12:03:00Z">
        <w:r w:rsidRPr="00346A65">
          <w:rPr>
            <w:b/>
          </w:rPr>
          <w:t xml:space="preserve"> </w:t>
        </w:r>
        <w:proofErr w:type="gramStart"/>
        <w:r w:rsidRPr="00346A65">
          <w:rPr>
            <w:b/>
          </w:rPr>
          <w:t>Final decision to be made by CN&amp;O</w:t>
        </w:r>
        <w:r>
          <w:t>.</w:t>
        </w:r>
        <w:proofErr w:type="gramEnd"/>
      </w:ins>
    </w:p>
    <w:p w:rsidR="00ED7AF4" w:rsidRPr="00ED7AF4" w:rsidRDefault="00ED7AF4" w:rsidP="00ED7AF4">
      <w:pPr>
        <w:rPr>
          <w:ins w:id="1123" w:author="Geoff Routledge" w:date="2017-08-17T11:33:00Z"/>
        </w:rPr>
      </w:pPr>
    </w:p>
    <w:p w:rsidR="00C32BA9" w:rsidRDefault="003A199A" w:rsidP="00722960">
      <w:pPr>
        <w:rPr>
          <w:ins w:id="1124" w:author="Geoff Routledge" w:date="2017-08-22T15:43:00Z"/>
        </w:rPr>
      </w:pPr>
      <w:ins w:id="1125" w:author="Geoff Routledge" w:date="2017-08-22T15:43:00Z">
        <w:r w:rsidRPr="003A199A">
          <w:rPr>
            <w:noProof/>
            <w:lang w:eastAsia="en-GB"/>
          </w:rPr>
          <w:drawing>
            <wp:inline distT="0" distB="0" distL="0" distR="0" wp14:anchorId="7139B776" wp14:editId="4E402CB1">
              <wp:extent cx="5904230" cy="3809995"/>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04230" cy="3809995"/>
                      </a:xfrm>
                      <a:prstGeom prst="rect">
                        <a:avLst/>
                      </a:prstGeom>
                    </pic:spPr>
                  </pic:pic>
                </a:graphicData>
              </a:graphic>
            </wp:inline>
          </w:drawing>
        </w:r>
      </w:ins>
    </w:p>
    <w:p w:rsidR="003A199A" w:rsidRDefault="003A199A" w:rsidP="00722960">
      <w:pPr>
        <w:rPr>
          <w:ins w:id="1126" w:author="Geoff Routledge" w:date="2017-08-22T15:43:00Z"/>
        </w:rPr>
      </w:pPr>
    </w:p>
    <w:p w:rsidR="003A199A" w:rsidRDefault="003A199A" w:rsidP="00722960">
      <w:pPr>
        <w:rPr>
          <w:ins w:id="1127" w:author="Geoff Routledge" w:date="2017-08-17T11:33:00Z"/>
        </w:rPr>
      </w:pPr>
    </w:p>
    <w:p w:rsidR="00C32BA9" w:rsidRDefault="00C32BA9" w:rsidP="00014B96">
      <w:pPr>
        <w:pStyle w:val="Heading2"/>
        <w:pageBreakBefore/>
        <w:rPr>
          <w:ins w:id="1128" w:author="Geoff Routledge" w:date="2017-08-17T11:35:00Z"/>
        </w:rPr>
      </w:pPr>
      <w:ins w:id="1129" w:author="Geoff Routledge" w:date="2017-08-17T11:33:00Z">
        <w:r>
          <w:t>Harmonic Ingest</w:t>
        </w:r>
      </w:ins>
    </w:p>
    <w:p w:rsidR="00C32BA9" w:rsidRDefault="00A45B65" w:rsidP="00C32BA9">
      <w:pPr>
        <w:rPr>
          <w:ins w:id="1130" w:author="Geoff Routledge" w:date="2017-08-17T12:09:00Z"/>
        </w:rPr>
      </w:pPr>
      <w:ins w:id="1131" w:author="Geoff Routledge" w:date="2017-08-17T12:07:00Z">
        <w:r>
          <w:t>The Harmonic approach is based on a simplified architecture with ingested content being statically packaged into an M</w:t>
        </w:r>
      </w:ins>
      <w:ins w:id="1132" w:author="Geoff Routledge" w:date="2017-08-17T12:08:00Z">
        <w:r>
          <w:t>PEG DASH manifest and all required MPEG DASH content segments. These files are then pushed to a CDN origin, Akamai in this case,</w:t>
        </w:r>
      </w:ins>
      <w:ins w:id="1133" w:author="Geoff Routledge" w:date="2017-08-17T12:09:00Z">
        <w:r>
          <w:t xml:space="preserve"> whence they can be served to clients.</w:t>
        </w:r>
      </w:ins>
    </w:p>
    <w:p w:rsidR="00A45B65" w:rsidRDefault="00A45B65" w:rsidP="00C32BA9">
      <w:pPr>
        <w:rPr>
          <w:ins w:id="1134" w:author="Geoff Routledge" w:date="2017-08-17T12:09:00Z"/>
        </w:rPr>
      </w:pPr>
    </w:p>
    <w:p w:rsidR="00A45B65" w:rsidRDefault="00A45B65" w:rsidP="00C32BA9">
      <w:pPr>
        <w:rPr>
          <w:ins w:id="1135" w:author="Geoff Routledge" w:date="2017-08-17T14:32:00Z"/>
        </w:rPr>
      </w:pPr>
      <w:ins w:id="1136" w:author="Geoff Routledge" w:date="2017-08-17T12:09:00Z">
        <w:r>
          <w:t xml:space="preserve">As with the VSPP approach, content for this method of delivery is ingested onto a staging server (on a different </w:t>
        </w:r>
      </w:ins>
      <w:ins w:id="1137" w:author="Geoff Routledge" w:date="2017-08-17T12:10:00Z">
        <w:r>
          <w:t>folder)</w:t>
        </w:r>
      </w:ins>
      <w:ins w:id="1138" w:author="Geoff Routledge" w:date="2017-08-17T12:12:00Z">
        <w:r w:rsidR="007949C7">
          <w:t xml:space="preserve"> and is then managed by the SeaChange PRODIS workflow onto the Harmonic packager and the metadata onto the SeaChange Adrenalin system. </w:t>
        </w:r>
      </w:ins>
      <w:ins w:id="1139" w:author="Geoff Routledge" w:date="2017-08-17T12:13:00Z">
        <w:r w:rsidR="007949C7">
          <w:t xml:space="preserve">As with the VSPP ingest, Harmonic is </w:t>
        </w:r>
      </w:ins>
      <w:ins w:id="1140" w:author="Geoff Routledge" w:date="2017-08-17T12:15:00Z">
        <w:r w:rsidR="007949C7">
          <w:t xml:space="preserve">informed of content to ingest over an HTTP interface </w:t>
        </w:r>
      </w:ins>
      <w:ins w:id="1141" w:author="Geoff Routledge" w:date="2017-08-17T12:16:00Z">
        <w:r w:rsidR="007949C7">
          <w:t>(3d in the SeaChange nomenclature). The Harmonic packager then pulls the content from the BML, processes it and delivers the results to the Akamai origin.</w:t>
        </w:r>
      </w:ins>
    </w:p>
    <w:p w:rsidR="00014B96" w:rsidRDefault="00014B96" w:rsidP="00C32BA9">
      <w:pPr>
        <w:rPr>
          <w:ins w:id="1142" w:author="Geoff Routledge" w:date="2017-08-17T11:51:00Z"/>
        </w:rPr>
      </w:pPr>
    </w:p>
    <w:p w:rsidR="00C26D25" w:rsidRDefault="007C719E" w:rsidP="00C32BA9">
      <w:pPr>
        <w:rPr>
          <w:ins w:id="1143" w:author="Geoff Routledge" w:date="2017-08-17T11:51:00Z"/>
        </w:rPr>
      </w:pPr>
      <w:ins w:id="1144" w:author="Geoff Routledge" w:date="2017-08-23T15:26:00Z">
        <w:r w:rsidRPr="007C719E">
          <w:drawing>
            <wp:inline distT="0" distB="0" distL="0" distR="0" wp14:anchorId="68C19024" wp14:editId="64C3A877">
              <wp:extent cx="5904230" cy="3770885"/>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04230" cy="3770885"/>
                      </a:xfrm>
                      <a:prstGeom prst="rect">
                        <a:avLst/>
                      </a:prstGeom>
                    </pic:spPr>
                  </pic:pic>
                </a:graphicData>
              </a:graphic>
            </wp:inline>
          </w:drawing>
        </w:r>
      </w:ins>
    </w:p>
    <w:p w:rsidR="00C26D25" w:rsidRDefault="00C26D25" w:rsidP="00C32BA9">
      <w:pPr>
        <w:rPr>
          <w:ins w:id="1145" w:author="Geoff Routledge" w:date="2017-08-17T12:17:00Z"/>
        </w:rPr>
      </w:pPr>
    </w:p>
    <w:p w:rsidR="00DC7D88" w:rsidRDefault="00DC7D88" w:rsidP="00DC7D88">
      <w:pPr>
        <w:pStyle w:val="Heading3"/>
        <w:rPr>
          <w:ins w:id="1146" w:author="Geoff Routledge" w:date="2017-08-22T09:54:00Z"/>
        </w:rPr>
      </w:pPr>
      <w:ins w:id="1147" w:author="Geoff Routledge" w:date="2017-08-17T13:28:00Z">
        <w:r>
          <w:t>Content Preparation</w:t>
        </w:r>
      </w:ins>
    </w:p>
    <w:p w:rsidR="00065E9D" w:rsidRDefault="00065E9D" w:rsidP="00065E9D">
      <w:pPr>
        <w:rPr>
          <w:ins w:id="1148" w:author="Geoff Routledge" w:date="2017-08-22T10:00:00Z"/>
        </w:rPr>
      </w:pPr>
      <w:ins w:id="1149" w:author="Geoff Routledge" w:date="2017-08-22T09:54:00Z">
        <w:r>
          <w:t xml:space="preserve">Content preparation is largely as per the content for </w:t>
        </w:r>
      </w:ins>
      <w:ins w:id="1150" w:author="Geoff Routledge" w:date="2017-08-22T09:55:00Z">
        <w:r>
          <w:t>use on the VSPP platform but with a different</w:t>
        </w:r>
      </w:ins>
      <w:ins w:id="1151" w:author="Geoff Routledge" w:date="2017-08-22T09:56:00Z">
        <w:r>
          <w:t xml:space="preserve"> </w:t>
        </w:r>
        <w:proofErr w:type="spellStart"/>
        <w:r w:rsidRPr="002A7A55">
          <w:rPr>
            <w:rStyle w:val="CodeSnippetBoxed"/>
          </w:rPr>
          <w:t>Encoding_Type</w:t>
        </w:r>
        <w:proofErr w:type="spellEnd"/>
        <w:r>
          <w:t xml:space="preserve"> value </w:t>
        </w:r>
      </w:ins>
      <w:ins w:id="1152" w:author="Geoff Routledge" w:date="2017-08-22T09:57:00Z">
        <w:r>
          <w:t>being used to mark this content as being intended for the Harmonic platform.</w:t>
        </w:r>
      </w:ins>
      <w:ins w:id="1153" w:author="Geoff Routledge" w:date="2017-08-22T09:59:00Z">
        <w:r>
          <w:t xml:space="preserve"> Encoding types in use here are –</w:t>
        </w:r>
      </w:ins>
    </w:p>
    <w:p w:rsidR="00065E9D" w:rsidRDefault="00065E9D" w:rsidP="00065E9D">
      <w:pPr>
        <w:rPr>
          <w:ins w:id="1154" w:author="Geoff Routledge" w:date="2017-08-22T09:59:00Z"/>
        </w:rPr>
      </w:pPr>
    </w:p>
    <w:tbl>
      <w:tblPr>
        <w:tblStyle w:val="TableList4"/>
        <w:tblW w:w="0" w:type="auto"/>
        <w:jc w:val="center"/>
        <w:tblInd w:w="3227" w:type="dxa"/>
        <w:tblLook w:val="0480" w:firstRow="0" w:lastRow="0" w:firstColumn="1" w:lastColumn="0" w:noHBand="0" w:noVBand="1"/>
      </w:tblPr>
      <w:tblGrid>
        <w:gridCol w:w="1530"/>
        <w:gridCol w:w="3573"/>
      </w:tblGrid>
      <w:tr w:rsidR="00065E9D" w:rsidTr="00065E9D">
        <w:trPr>
          <w:jc w:val="center"/>
          <w:ins w:id="1155" w:author="Geoff Routledge" w:date="2017-08-22T10:00:00Z"/>
        </w:trPr>
        <w:tc>
          <w:tcPr>
            <w:cnfStyle w:val="001000000000" w:firstRow="0" w:lastRow="0" w:firstColumn="1" w:lastColumn="0" w:oddVBand="0" w:evenVBand="0" w:oddHBand="0" w:evenHBand="0" w:firstRowFirstColumn="0" w:firstRowLastColumn="0" w:lastRowFirstColumn="0" w:lastRowLastColumn="0"/>
            <w:tcW w:w="1530" w:type="dxa"/>
          </w:tcPr>
          <w:p w:rsidR="00065E9D" w:rsidRDefault="00065E9D" w:rsidP="00065E9D">
            <w:pPr>
              <w:rPr>
                <w:ins w:id="1156" w:author="Geoff Routledge" w:date="2017-08-22T10:00:00Z"/>
              </w:rPr>
            </w:pPr>
            <w:ins w:id="1157" w:author="Geoff Routledge" w:date="2017-08-22T10:00:00Z">
              <w:r>
                <w:t>DASH-STB-HD</w:t>
              </w:r>
            </w:ins>
          </w:p>
        </w:tc>
        <w:tc>
          <w:tcPr>
            <w:tcW w:w="3573" w:type="dxa"/>
          </w:tcPr>
          <w:p w:rsidR="00065E9D" w:rsidRDefault="00065E9D" w:rsidP="00065E9D">
            <w:pPr>
              <w:cnfStyle w:val="000000000000" w:firstRow="0" w:lastRow="0" w:firstColumn="0" w:lastColumn="0" w:oddVBand="0" w:evenVBand="0" w:oddHBand="0" w:evenHBand="0" w:firstRowFirstColumn="0" w:firstRowLastColumn="0" w:lastRowFirstColumn="0" w:lastRowLastColumn="0"/>
              <w:rPr>
                <w:ins w:id="1158" w:author="Geoff Routledge" w:date="2017-08-22T10:00:00Z"/>
              </w:rPr>
            </w:pPr>
            <w:ins w:id="1159" w:author="Geoff Routledge" w:date="2017-08-22T10:00:00Z">
              <w:r>
                <w:t>HD content for Harmonic platform</w:t>
              </w:r>
            </w:ins>
          </w:p>
        </w:tc>
      </w:tr>
      <w:tr w:rsidR="00065E9D" w:rsidTr="00065E9D">
        <w:trPr>
          <w:jc w:val="center"/>
          <w:ins w:id="1160" w:author="Geoff Routledge" w:date="2017-08-22T10:00:00Z"/>
        </w:trPr>
        <w:tc>
          <w:tcPr>
            <w:cnfStyle w:val="001000000000" w:firstRow="0" w:lastRow="0" w:firstColumn="1" w:lastColumn="0" w:oddVBand="0" w:evenVBand="0" w:oddHBand="0" w:evenHBand="0" w:firstRowFirstColumn="0" w:firstRowLastColumn="0" w:lastRowFirstColumn="0" w:lastRowLastColumn="0"/>
            <w:tcW w:w="1530" w:type="dxa"/>
          </w:tcPr>
          <w:p w:rsidR="00065E9D" w:rsidRDefault="00065E9D" w:rsidP="00065E9D">
            <w:pPr>
              <w:rPr>
                <w:ins w:id="1161" w:author="Geoff Routledge" w:date="2017-08-22T10:00:00Z"/>
              </w:rPr>
            </w:pPr>
            <w:ins w:id="1162" w:author="Geoff Routledge" w:date="2017-08-22T10:00:00Z">
              <w:r>
                <w:t>DASH-STB-SD</w:t>
              </w:r>
            </w:ins>
          </w:p>
        </w:tc>
        <w:tc>
          <w:tcPr>
            <w:tcW w:w="3573" w:type="dxa"/>
          </w:tcPr>
          <w:p w:rsidR="00065E9D" w:rsidRDefault="00065E9D" w:rsidP="00065E9D">
            <w:pPr>
              <w:cnfStyle w:val="000000000000" w:firstRow="0" w:lastRow="0" w:firstColumn="0" w:lastColumn="0" w:oddVBand="0" w:evenVBand="0" w:oddHBand="0" w:evenHBand="0" w:firstRowFirstColumn="0" w:firstRowLastColumn="0" w:lastRowFirstColumn="0" w:lastRowLastColumn="0"/>
              <w:rPr>
                <w:ins w:id="1163" w:author="Geoff Routledge" w:date="2017-08-22T10:00:00Z"/>
              </w:rPr>
            </w:pPr>
            <w:ins w:id="1164" w:author="Geoff Routledge" w:date="2017-08-22T10:00:00Z">
              <w:r>
                <w:t xml:space="preserve">SD content for </w:t>
              </w:r>
              <w:proofErr w:type="spellStart"/>
              <w:r>
                <w:t>Har</w:t>
              </w:r>
            </w:ins>
            <w:ins w:id="1165" w:author="Geoff Routledge" w:date="2017-08-22T10:01:00Z">
              <w:r>
                <w:t>monicplatform</w:t>
              </w:r>
            </w:ins>
            <w:proofErr w:type="spellEnd"/>
          </w:p>
        </w:tc>
      </w:tr>
    </w:tbl>
    <w:p w:rsidR="00065E9D" w:rsidRDefault="00065E9D" w:rsidP="00065E9D">
      <w:pPr>
        <w:rPr>
          <w:ins w:id="1166" w:author="Geoff Routledge" w:date="2017-08-22T09:57:00Z"/>
        </w:rPr>
      </w:pPr>
    </w:p>
    <w:p w:rsidR="00065E9D" w:rsidRDefault="00065E9D" w:rsidP="00065E9D">
      <w:pPr>
        <w:rPr>
          <w:ins w:id="1167" w:author="Geoff Routledge" w:date="2017-08-22T10:02:00Z"/>
        </w:rPr>
      </w:pPr>
      <w:ins w:id="1168" w:author="Geoff Routledge" w:date="2017-08-22T09:57:00Z">
        <w:r>
          <w:t>There are no a</w:t>
        </w:r>
      </w:ins>
      <w:ins w:id="1169" w:author="Geoff Routledge" w:date="2017-08-22T09:58:00Z">
        <w:r>
          <w:t>ds to consider in this solution since this service is ad-free. Consequently, only main content needs to the ingested and ADI packages are sent to a single in</w:t>
        </w:r>
      </w:ins>
      <w:ins w:id="1170" w:author="Geoff Routledge" w:date="2017-08-22T09:59:00Z">
        <w:r>
          <w:t>gest point on the staging server.</w:t>
        </w:r>
      </w:ins>
    </w:p>
    <w:p w:rsidR="00065E9D" w:rsidRDefault="00065E9D" w:rsidP="00065E9D">
      <w:pPr>
        <w:rPr>
          <w:ins w:id="1171" w:author="Geoff Routledge" w:date="2017-08-22T10:02:00Z"/>
        </w:rPr>
      </w:pPr>
    </w:p>
    <w:p w:rsidR="00065E9D" w:rsidRDefault="00065E9D" w:rsidP="00065E9D">
      <w:pPr>
        <w:rPr>
          <w:ins w:id="1172" w:author="Geoff Routledge" w:date="2017-08-22T09:54:00Z"/>
        </w:rPr>
      </w:pPr>
      <w:ins w:id="1173" w:author="Geoff Routledge" w:date="2017-08-22T10:02:00Z">
        <w:r>
          <w:t xml:space="preserve">Content for the Harmonic platform will also contain a </w:t>
        </w:r>
      </w:ins>
      <w:ins w:id="1174" w:author="Geoff Routledge" w:date="2017-08-22T10:03:00Z">
        <w:r>
          <w:t>Derived Asset</w:t>
        </w:r>
      </w:ins>
      <w:ins w:id="1175" w:author="Geoff Routledge" w:date="2017-08-22T10:04:00Z">
        <w:r w:rsidR="002A7A55" w:rsidRPr="002A7A55">
          <w:rPr>
            <w:rStyle w:val="CodeSnippetBoxed"/>
          </w:rPr>
          <w:t xml:space="preserve"> &lt;Asset&gt;</w:t>
        </w:r>
        <w:r w:rsidR="002A7A55">
          <w:t xml:space="preserve"> element with this </w:t>
        </w:r>
      </w:ins>
      <w:ins w:id="1176" w:author="Geoff Routledge" w:date="2017-08-22T10:05:00Z">
        <w:r w:rsidR="002A7A55">
          <w:t xml:space="preserve">stating the </w:t>
        </w:r>
        <w:proofErr w:type="spellStart"/>
        <w:r w:rsidR="002A7A55" w:rsidRPr="002A7A55">
          <w:rPr>
            <w:rStyle w:val="CodeSnippetBoxed"/>
          </w:rPr>
          <w:t>Encoding_Type</w:t>
        </w:r>
        <w:proofErr w:type="spellEnd"/>
        <w:r w:rsidR="002A7A55" w:rsidRPr="002A7A55">
          <w:rPr>
            <w:rStyle w:val="CodeSnippetBoxed"/>
          </w:rPr>
          <w:t xml:space="preserve"> </w:t>
        </w:r>
        <w:r w:rsidR="002A7A55">
          <w:t>specified above as this is what the current SeaChange PRODIS platform expects.</w:t>
        </w:r>
      </w:ins>
    </w:p>
    <w:p w:rsidR="00065E9D" w:rsidRPr="00065E9D" w:rsidRDefault="00065E9D" w:rsidP="00065E9D">
      <w:pPr>
        <w:rPr>
          <w:ins w:id="1177" w:author="Geoff Routledge" w:date="2017-08-17T13:28:00Z"/>
        </w:rPr>
      </w:pPr>
    </w:p>
    <w:p w:rsidR="00DC7D88" w:rsidRDefault="00DC7D88" w:rsidP="00DC7D88">
      <w:pPr>
        <w:pStyle w:val="Heading3"/>
        <w:rPr>
          <w:ins w:id="1178" w:author="Geoff Routledge" w:date="2017-08-22T10:02:00Z"/>
        </w:rPr>
      </w:pPr>
      <w:ins w:id="1179" w:author="Geoff Routledge" w:date="2017-08-17T13:28:00Z">
        <w:r>
          <w:t>Staging Server</w:t>
        </w:r>
      </w:ins>
    </w:p>
    <w:p w:rsidR="00065E9D" w:rsidRDefault="002A7A55" w:rsidP="00065E9D">
      <w:pPr>
        <w:rPr>
          <w:ins w:id="1180" w:author="Geoff Routledge" w:date="2017-08-22T10:08:00Z"/>
        </w:rPr>
      </w:pPr>
      <w:ins w:id="1181" w:author="Geoff Routledge" w:date="2017-08-22T10:07:00Z">
        <w:r>
          <w:t>&lt;</w:t>
        </w:r>
        <w:r w:rsidRPr="002A7A55">
          <w:rPr>
            <w:highlight w:val="yellow"/>
          </w:rPr>
          <w:t>TBC – Possibly different ingest folder or possib</w:t>
        </w:r>
      </w:ins>
      <w:ins w:id="1182" w:author="Geoff Routledge" w:date="2017-08-22T10:08:00Z">
        <w:r w:rsidRPr="002A7A55">
          <w:rPr>
            <w:highlight w:val="yellow"/>
          </w:rPr>
          <w:t xml:space="preserve">ly discriminate on </w:t>
        </w:r>
        <w:proofErr w:type="spellStart"/>
        <w:r w:rsidRPr="002A7A55">
          <w:rPr>
            <w:highlight w:val="yellow"/>
          </w:rPr>
          <w:t>Encoding_Type</w:t>
        </w:r>
        <w:proofErr w:type="spellEnd"/>
        <w:r>
          <w:t>&gt;</w:t>
        </w:r>
      </w:ins>
    </w:p>
    <w:p w:rsidR="002A7A55" w:rsidRPr="00065E9D" w:rsidRDefault="002A7A55" w:rsidP="00065E9D">
      <w:pPr>
        <w:rPr>
          <w:ins w:id="1183" w:author="Geoff Routledge" w:date="2017-08-17T13:28:00Z"/>
        </w:rPr>
      </w:pPr>
    </w:p>
    <w:p w:rsidR="00DC7D88" w:rsidRDefault="00DC7D88" w:rsidP="00DC7D88">
      <w:pPr>
        <w:pStyle w:val="Heading3"/>
        <w:rPr>
          <w:ins w:id="1184" w:author="Geoff Routledge" w:date="2017-08-22T10:08:00Z"/>
        </w:rPr>
      </w:pPr>
      <w:ins w:id="1185" w:author="Geoff Routledge" w:date="2017-08-17T13:28:00Z">
        <w:r>
          <w:t>Workflow</w:t>
        </w:r>
      </w:ins>
    </w:p>
    <w:p w:rsidR="002A7A55" w:rsidRDefault="002A7A55" w:rsidP="002A7A55">
      <w:pPr>
        <w:rPr>
          <w:ins w:id="1186" w:author="Geoff Routledge" w:date="2017-08-22T10:09:00Z"/>
        </w:rPr>
      </w:pPr>
      <w:ins w:id="1187" w:author="Geoff Routledge" w:date="2017-08-22T10:08:00Z">
        <w:r>
          <w:t xml:space="preserve">The SeaChange PRODIS workflow needs to detect that this is Harmonic content </w:t>
        </w:r>
      </w:ins>
      <w:ins w:id="1188" w:author="Geoff Routledge" w:date="2017-08-22T10:09:00Z">
        <w:r>
          <w:t>and drive a separate ingest workflow from that of the VSPP content.</w:t>
        </w:r>
      </w:ins>
    </w:p>
    <w:p w:rsidR="002A7A55" w:rsidRDefault="002A7A55" w:rsidP="002A7A55">
      <w:pPr>
        <w:rPr>
          <w:ins w:id="1189" w:author="Geoff Routledge" w:date="2017-08-22T10:09:00Z"/>
        </w:rPr>
      </w:pPr>
    </w:p>
    <w:p w:rsidR="002A7A55" w:rsidRDefault="002A7A55" w:rsidP="002A7A55">
      <w:pPr>
        <w:rPr>
          <w:ins w:id="1190" w:author="Geoff Routledge" w:date="2017-08-22T10:11:00Z"/>
        </w:rPr>
      </w:pPr>
      <w:ins w:id="1191" w:author="Geoff Routledge" w:date="2017-08-22T10:09:00Z">
        <w:r>
          <w:t xml:space="preserve">The Harmonic workflow uses the SeaChange 3d interface </w:t>
        </w:r>
      </w:ins>
      <w:ins w:id="1192" w:author="Geoff Routledge" w:date="2017-08-22T10:10:00Z">
        <w:r>
          <w:t>(</w:t>
        </w:r>
      </w:ins>
      <w:ins w:id="1193" w:author="Geoff Routledge" w:date="2017-08-23T15:25:00Z">
        <w:r w:rsidR="007C719E">
          <w:t>C12</w:t>
        </w:r>
      </w:ins>
      <w:ins w:id="1194" w:author="Geoff Routledge" w:date="2017-08-22T10:10:00Z">
        <w:r>
          <w:t xml:space="preserve"> in the above diagram) to initiate </w:t>
        </w:r>
        <w:proofErr w:type="gramStart"/>
        <w:r>
          <w:t>an ingest</w:t>
        </w:r>
        <w:proofErr w:type="gramEnd"/>
        <w:r>
          <w:t xml:space="preserve"> to the Harmonic Platform. The request will contain details of the Sea</w:t>
        </w:r>
      </w:ins>
      <w:ins w:id="1195" w:author="Geoff Routledge" w:date="2017-08-22T10:11:00Z">
        <w:r>
          <w:t>Change ID of the content and the location on the BML from which the Harmonic packager can collect the content.</w:t>
        </w:r>
      </w:ins>
    </w:p>
    <w:p w:rsidR="002A7A55" w:rsidRDefault="002A7A55" w:rsidP="002A7A55">
      <w:pPr>
        <w:rPr>
          <w:ins w:id="1196" w:author="Geoff Routledge" w:date="2017-08-22T10:11:00Z"/>
        </w:rPr>
      </w:pPr>
    </w:p>
    <w:p w:rsidR="002A7A55" w:rsidRDefault="002A7A55" w:rsidP="002A7A55">
      <w:pPr>
        <w:rPr>
          <w:ins w:id="1197" w:author="Geoff Routledge" w:date="2017-08-22T10:08:00Z"/>
        </w:rPr>
      </w:pPr>
      <w:ins w:id="1198" w:author="Geoff Routledge" w:date="2017-08-22T10:11:00Z">
        <w:r>
          <w:t xml:space="preserve">As with the VSPP process, the Harmonic packager will be </w:t>
        </w:r>
      </w:ins>
      <w:ins w:id="1199" w:author="Geoff Routledge" w:date="2017-08-22T10:12:00Z">
        <w:r>
          <w:t>required to respond to status requests over this interface indicating the progress of the packaging operation.</w:t>
        </w:r>
      </w:ins>
    </w:p>
    <w:p w:rsidR="002A7A55" w:rsidRPr="002A7A55" w:rsidRDefault="002A7A55" w:rsidP="002A7A55">
      <w:pPr>
        <w:rPr>
          <w:ins w:id="1200" w:author="Geoff Routledge" w:date="2017-08-17T13:28:00Z"/>
        </w:rPr>
      </w:pPr>
    </w:p>
    <w:p w:rsidR="00DC7D88" w:rsidRDefault="00DC7D88" w:rsidP="00DC7D88">
      <w:pPr>
        <w:pStyle w:val="Heading3"/>
        <w:rPr>
          <w:ins w:id="1201" w:author="Geoff Routledge" w:date="2017-08-22T10:12:00Z"/>
        </w:rPr>
      </w:pPr>
      <w:ins w:id="1202" w:author="Geoff Routledge" w:date="2017-08-17T13:28:00Z">
        <w:r>
          <w:t>Harmonic Processing</w:t>
        </w:r>
      </w:ins>
    </w:p>
    <w:p w:rsidR="002A7A55" w:rsidRDefault="002A7A55" w:rsidP="002A7A55">
      <w:pPr>
        <w:rPr>
          <w:ins w:id="1203" w:author="Geoff Routledge" w:date="2017-08-22T10:14:00Z"/>
        </w:rPr>
      </w:pPr>
      <w:ins w:id="1204" w:author="Geoff Routledge" w:date="2017-08-22T10:12:00Z">
        <w:r>
          <w:t>The Harmonic packager is required to pa</w:t>
        </w:r>
      </w:ins>
      <w:ins w:id="1205" w:author="Geoff Routledge" w:date="2017-08-22T10:13:00Z">
        <w:r>
          <w:t>ckage the supplied content and its various renditions into an MPEG-DASH manifest and</w:t>
        </w:r>
      </w:ins>
      <w:ins w:id="1206" w:author="Geoff Routledge" w:date="2017-08-22T10:14:00Z">
        <w:r>
          <w:t xml:space="preserve"> related MPEG-DASH content segments at the various bitrates</w:t>
        </w:r>
        <w:r w:rsidR="0054592F">
          <w:t>.</w:t>
        </w:r>
      </w:ins>
    </w:p>
    <w:p w:rsidR="0054592F" w:rsidRDefault="0054592F" w:rsidP="002A7A55">
      <w:pPr>
        <w:rPr>
          <w:ins w:id="1207" w:author="Geoff Routledge" w:date="2017-08-22T10:14:00Z"/>
        </w:rPr>
      </w:pPr>
    </w:p>
    <w:p w:rsidR="0054592F" w:rsidRDefault="0054592F" w:rsidP="002A7A55">
      <w:pPr>
        <w:rPr>
          <w:ins w:id="1208" w:author="Geoff Routledge" w:date="2017-08-22T10:15:00Z"/>
        </w:rPr>
      </w:pPr>
      <w:ins w:id="1209" w:author="Geoff Routledge" w:date="2017-08-22T10:14:00Z">
        <w:r>
          <w:t>All generated content elements are then</w:t>
        </w:r>
      </w:ins>
      <w:ins w:id="1210" w:author="Geoff Routledge" w:date="2017-08-22T10:15:00Z">
        <w:r>
          <w:t xml:space="preserve"> pushed by the Harmonic packager onto the Akamai CDN origin for distribution.</w:t>
        </w:r>
      </w:ins>
    </w:p>
    <w:p w:rsidR="0054592F" w:rsidRDefault="0054592F" w:rsidP="002A7A55">
      <w:pPr>
        <w:rPr>
          <w:ins w:id="1211" w:author="Geoff Routledge" w:date="2017-08-22T10:15:00Z"/>
        </w:rPr>
      </w:pPr>
    </w:p>
    <w:p w:rsidR="0054592F" w:rsidRPr="002A7A55" w:rsidRDefault="0054592F" w:rsidP="002A7A55">
      <w:pPr>
        <w:rPr>
          <w:ins w:id="1212" w:author="Geoff Routledge" w:date="2017-08-17T13:28:00Z"/>
        </w:rPr>
      </w:pPr>
      <w:ins w:id="1213" w:author="Geoff Routledge" w:date="2017-08-22T10:15:00Z">
        <w:r>
          <w:t>Content is protected by Microsoft PlayReady DRM as applied by the packager</w:t>
        </w:r>
      </w:ins>
      <w:ins w:id="1214" w:author="Geoff Routledge" w:date="2017-08-22T10:16:00Z">
        <w:r>
          <w:t xml:space="preserve"> and with relevant metadata embedded in the manifest. The Harmonic packager talks to a SeaChange Key Management Server (KMS) to provide the encryp</w:t>
        </w:r>
      </w:ins>
      <w:ins w:id="1215" w:author="Geoff Routledge" w:date="2017-08-22T10:17:00Z">
        <w:r>
          <w:t>tion keys and metadata. This KMS is a separate instance to that used for the VSPP content and the related metadata embedded in the manifest also points to a separate related licence server.</w:t>
        </w:r>
      </w:ins>
      <w:ins w:id="1216" w:author="Geoff Routledge" w:date="2017-08-22T10:18:00Z">
        <w:r>
          <w:t xml:space="preserve"> The KMS instance may</w:t>
        </w:r>
      </w:ins>
      <w:ins w:id="1217" w:author="Geoff Routledge" w:date="2017-08-22T10:26:00Z">
        <w:r w:rsidR="00902D7D">
          <w:t xml:space="preserve"> however run on the same server as the KMS for the VSPP instances.</w:t>
        </w:r>
      </w:ins>
    </w:p>
    <w:p w:rsidR="007949C7" w:rsidRPr="00C32BA9" w:rsidRDefault="007949C7" w:rsidP="00C32BA9">
      <w:pPr>
        <w:rPr>
          <w:ins w:id="1218" w:author="Geoff Routledge" w:date="2017-08-17T11:33:00Z"/>
        </w:rPr>
      </w:pPr>
    </w:p>
    <w:p w:rsidR="00C32BA9" w:rsidRDefault="00C32BA9" w:rsidP="00DC7D88">
      <w:pPr>
        <w:pStyle w:val="Heading2"/>
        <w:pageBreakBefore/>
        <w:rPr>
          <w:ins w:id="1219" w:author="Geoff Routledge" w:date="2017-08-17T13:28:00Z"/>
        </w:rPr>
      </w:pPr>
      <w:ins w:id="1220" w:author="Geoff Routledge" w:date="2017-08-17T11:33:00Z">
        <w:r>
          <w:t>Harmonic Playout</w:t>
        </w:r>
      </w:ins>
    </w:p>
    <w:p w:rsidR="00DC7D88" w:rsidRDefault="00DC7D88" w:rsidP="00DC7D88">
      <w:pPr>
        <w:rPr>
          <w:ins w:id="1221" w:author="Geoff Routledge" w:date="2017-08-17T13:31:00Z"/>
        </w:rPr>
      </w:pPr>
      <w:ins w:id="1222" w:author="Geoff Routledge" w:date="2017-08-17T13:31:00Z">
        <w:r>
          <w:t>Harmonic playout from the STB point of view is very similar to that of the VSPP approach. However, the back end is much simpler.</w:t>
        </w:r>
      </w:ins>
    </w:p>
    <w:p w:rsidR="00DC7D88" w:rsidRDefault="00DC7D88" w:rsidP="00DC7D88">
      <w:pPr>
        <w:rPr>
          <w:ins w:id="1223" w:author="Geoff Routledge" w:date="2017-08-17T13:31:00Z"/>
        </w:rPr>
      </w:pPr>
    </w:p>
    <w:p w:rsidR="00DC7D88" w:rsidRDefault="00DC7D88" w:rsidP="00DC7D88">
      <w:pPr>
        <w:rPr>
          <w:ins w:id="1224" w:author="Geoff Routledge" w:date="2017-08-17T13:34:00Z"/>
        </w:rPr>
      </w:pPr>
      <w:ins w:id="1225" w:author="Geoff Routledge" w:date="2017-08-17T13:31:00Z">
        <w:r>
          <w:t xml:space="preserve">As with VSPP, </w:t>
        </w:r>
      </w:ins>
      <w:ins w:id="1226" w:author="Geoff Routledge" w:date="2017-08-17T13:32:00Z">
        <w:r>
          <w:t xml:space="preserve">the STB asks SeaChange Traxis for details of the playout URL. </w:t>
        </w:r>
        <w:proofErr w:type="gramStart"/>
        <w:r>
          <w:t>Traxis,</w:t>
        </w:r>
        <w:proofErr w:type="gramEnd"/>
        <w:r>
          <w:t xml:space="preserve"> will deliver a URL pointing to the content manifest on the </w:t>
        </w:r>
      </w:ins>
      <w:ins w:id="1227" w:author="Geoff Routledge" w:date="2017-08-17T13:33:00Z">
        <w:r>
          <w:t xml:space="preserve">Akamai CDN. The STB will fetch the manifest, negotiate the DRM with the Licence </w:t>
        </w:r>
      </w:ins>
      <w:ins w:id="1228" w:author="Geoff Routledge" w:date="2017-08-17T13:34:00Z">
        <w:r>
          <w:t>Server and then fetch and play the content segments from the CDN.</w:t>
        </w:r>
      </w:ins>
    </w:p>
    <w:p w:rsidR="00DC7D88" w:rsidRDefault="00DC7D88" w:rsidP="00DC7D88">
      <w:pPr>
        <w:rPr>
          <w:ins w:id="1229" w:author="Geoff Routledge" w:date="2017-08-17T13:34:00Z"/>
        </w:rPr>
      </w:pPr>
    </w:p>
    <w:p w:rsidR="00DC7D88" w:rsidRPr="00DC7D88" w:rsidRDefault="00016460" w:rsidP="00DC7D88">
      <w:pPr>
        <w:rPr>
          <w:ins w:id="1230" w:author="Geoff Routledge" w:date="2017-08-17T11:35:00Z"/>
        </w:rPr>
      </w:pPr>
      <w:ins w:id="1231" w:author="Geoff Routledge" w:date="2017-08-22T11:02:00Z">
        <w:r w:rsidRPr="00016460">
          <w:rPr>
            <w:noProof/>
            <w:lang w:eastAsia="en-GB"/>
          </w:rPr>
          <w:drawing>
            <wp:inline distT="0" distB="0" distL="0" distR="0" wp14:anchorId="191D6A65" wp14:editId="18876967">
              <wp:extent cx="5904230" cy="377403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04230" cy="3774039"/>
                      </a:xfrm>
                      <a:prstGeom prst="rect">
                        <a:avLst/>
                      </a:prstGeom>
                    </pic:spPr>
                  </pic:pic>
                </a:graphicData>
              </a:graphic>
            </wp:inline>
          </w:drawing>
        </w:r>
      </w:ins>
    </w:p>
    <w:p w:rsidR="00DC7D88" w:rsidRDefault="00DC7D88" w:rsidP="00DC7D88">
      <w:pPr>
        <w:rPr>
          <w:ins w:id="1232" w:author="Geoff Routledge" w:date="2017-08-17T13:37:00Z"/>
        </w:rPr>
      </w:pPr>
    </w:p>
    <w:p w:rsidR="00902D7D" w:rsidRDefault="00902D7D" w:rsidP="003F3A34">
      <w:pPr>
        <w:pStyle w:val="Heading3"/>
        <w:rPr>
          <w:ins w:id="1233" w:author="Geoff Routledge" w:date="2017-08-22T10:28:00Z"/>
        </w:rPr>
      </w:pPr>
      <w:ins w:id="1234" w:author="Geoff Routledge" w:date="2017-08-22T10:28:00Z">
        <w:r>
          <w:t>Play URL</w:t>
        </w:r>
      </w:ins>
    </w:p>
    <w:p w:rsidR="00902D7D" w:rsidRDefault="00902D7D" w:rsidP="00902D7D">
      <w:pPr>
        <w:rPr>
          <w:ins w:id="1235" w:author="Geoff Routledge" w:date="2017-08-22T10:30:00Z"/>
        </w:rPr>
      </w:pPr>
      <w:ins w:id="1236" w:author="Geoff Routledge" w:date="2017-08-22T10:28:00Z">
        <w:r>
          <w:t xml:space="preserve">The key difference in the playout setup of Harmonic content from VSPP content is </w:t>
        </w:r>
      </w:ins>
      <w:ins w:id="1237" w:author="Geoff Routledge" w:date="2017-08-22T10:29:00Z">
        <w:r>
          <w:t>the initial URL that the STB uses to request the manifest. The STB obtains this URL from the SeaChange TRAXIS system and then uses that URL to start the MPE</w:t>
        </w:r>
      </w:ins>
      <w:ins w:id="1238" w:author="Geoff Routledge" w:date="2017-08-22T10:30:00Z">
        <w:r>
          <w:t>G-DASH streaming playback.</w:t>
        </w:r>
      </w:ins>
    </w:p>
    <w:p w:rsidR="00902D7D" w:rsidRDefault="00902D7D" w:rsidP="00902D7D">
      <w:pPr>
        <w:rPr>
          <w:ins w:id="1239" w:author="Geoff Routledge" w:date="2017-08-22T10:30:00Z"/>
        </w:rPr>
      </w:pPr>
    </w:p>
    <w:p w:rsidR="00902D7D" w:rsidRDefault="00902D7D" w:rsidP="00902D7D">
      <w:pPr>
        <w:rPr>
          <w:ins w:id="1240" w:author="Geoff Routledge" w:date="2017-08-22T10:28:00Z"/>
        </w:rPr>
      </w:pPr>
      <w:ins w:id="1241" w:author="Geoff Routledge" w:date="2017-08-22T10:33:00Z">
        <w:r>
          <w:t>TRAXIS is required to</w:t>
        </w:r>
      </w:ins>
      <w:ins w:id="1242" w:author="Geoff Routledge" w:date="2017-08-22T10:34:00Z">
        <w:r>
          <w:t xml:space="preserve"> examine the</w:t>
        </w:r>
      </w:ins>
      <w:ins w:id="1243" w:author="Geoff Routledge" w:date="2017-08-22T13:37:00Z">
        <w:r w:rsidR="005431A4">
          <w:t xml:space="preserve"> SeaChange Content</w:t>
        </w:r>
      </w:ins>
      <w:ins w:id="1244" w:author="Geoff Routledge" w:date="2017-08-22T10:34:00Z">
        <w:r>
          <w:t xml:space="preserve"> ID of the content being requested and use this to determine whether this content is on the Harmonic platform or the VSPP platform. An appropriate URL, pointing to relevant servers for the platform,</w:t>
        </w:r>
      </w:ins>
      <w:ins w:id="1245" w:author="Geoff Routledge" w:date="2017-08-22T10:35:00Z">
        <w:r>
          <w:t xml:space="preserve"> should then be constructed and sent back to the STB client. TRAXIS should base this decision on metadata derived from the </w:t>
        </w:r>
        <w:proofErr w:type="spellStart"/>
        <w:r w:rsidRPr="00902D7D">
          <w:rPr>
            <w:rStyle w:val="CodeSnippetBoxed"/>
          </w:rPr>
          <w:t>Encoding_Type</w:t>
        </w:r>
        <w:proofErr w:type="spellEnd"/>
        <w:r>
          <w:t xml:space="preserve"> field that was originally sent in the ADI file.</w:t>
        </w:r>
      </w:ins>
      <w:ins w:id="1246" w:author="Geoff Routledge" w:date="2017-08-22T10:36:00Z">
        <w:r>
          <w:t xml:space="preserve"> The platform will be operated in such a way that content is loaded</w:t>
        </w:r>
        <w:r w:rsidR="00083EE1">
          <w:t xml:space="preserve"> to either the Harmonic platform or the VSPP platform</w:t>
        </w:r>
      </w:ins>
      <w:ins w:id="1247" w:author="Geoff Routledge" w:date="2017-08-22T10:37:00Z">
        <w:r w:rsidR="00083EE1">
          <w:t xml:space="preserve"> and this this mechanism can be safely used to discriminate.</w:t>
        </w:r>
      </w:ins>
    </w:p>
    <w:p w:rsidR="00902D7D" w:rsidRPr="00902D7D" w:rsidRDefault="00902D7D" w:rsidP="00902D7D">
      <w:pPr>
        <w:rPr>
          <w:ins w:id="1248" w:author="Geoff Routledge" w:date="2017-08-22T10:28:00Z"/>
        </w:rPr>
      </w:pPr>
    </w:p>
    <w:p w:rsidR="003F3A34" w:rsidRDefault="003F3A34" w:rsidP="003F3A34">
      <w:pPr>
        <w:pStyle w:val="Heading3"/>
        <w:rPr>
          <w:ins w:id="1249" w:author="Geoff Routledge" w:date="2017-08-17T14:07:00Z"/>
        </w:rPr>
      </w:pPr>
      <w:ins w:id="1250" w:author="Geoff Routledge" w:date="2017-08-17T13:37:00Z">
        <w:r>
          <w:t>Playout Flow</w:t>
        </w:r>
      </w:ins>
    </w:p>
    <w:p w:rsidR="00D0312B" w:rsidRDefault="004C38B6" w:rsidP="007C719E">
      <w:pPr>
        <w:keepNext/>
        <w:rPr>
          <w:ins w:id="1251" w:author="Geoff Routledge" w:date="2017-08-23T15:23:00Z"/>
        </w:rPr>
      </w:pPr>
      <w:ins w:id="1252" w:author="Geoff Routledge" w:date="2017-08-23T15:22:00Z">
        <w:r>
          <w:t xml:space="preserve">Playout for harmonic content is </w:t>
        </w:r>
      </w:ins>
      <w:ins w:id="1253" w:author="Geoff Routledge" w:date="2017-08-23T15:23:00Z">
        <w:r w:rsidR="007C719E">
          <w:t>much simpler than for VSPP content since there are no ads and no dynamic generation of the manifest. The manifest and segments are simply served statically from the CDN.</w:t>
        </w:r>
      </w:ins>
    </w:p>
    <w:p w:rsidR="007C719E" w:rsidRDefault="007C719E" w:rsidP="007C719E">
      <w:pPr>
        <w:keepNext/>
        <w:rPr>
          <w:ins w:id="1254" w:author="Geoff Routledge" w:date="2017-08-23T15:23:00Z"/>
        </w:rPr>
      </w:pPr>
    </w:p>
    <w:p w:rsidR="007C719E" w:rsidRPr="00D0312B" w:rsidRDefault="007C719E" w:rsidP="007C719E">
      <w:pPr>
        <w:jc w:val="center"/>
        <w:rPr>
          <w:ins w:id="1255" w:author="Geoff Routledge" w:date="2017-08-17T13:41:00Z"/>
        </w:rPr>
      </w:pPr>
      <w:ins w:id="1256" w:author="Geoff Routledge" w:date="2017-08-23T15:23:00Z">
        <w:r>
          <w:rPr>
            <w:noProof/>
            <w:lang w:eastAsia="en-GB"/>
          </w:rPr>
          <w:drawing>
            <wp:inline distT="0" distB="0" distL="0" distR="0">
              <wp:extent cx="3722400"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B_Playout_Harmonic.png"/>
                      <pic:cNvPicPr/>
                    </pic:nvPicPr>
                    <pic:blipFill>
                      <a:blip r:embed="rId75">
                        <a:extLst>
                          <a:ext uri="{28A0092B-C50C-407E-A947-70E740481C1C}">
                            <a14:useLocalDpi xmlns:a14="http://schemas.microsoft.com/office/drawing/2010/main" val="0"/>
                          </a:ext>
                        </a:extLst>
                      </a:blip>
                      <a:stretch>
                        <a:fillRect/>
                      </a:stretch>
                    </pic:blipFill>
                    <pic:spPr>
                      <a:xfrm>
                        <a:off x="0" y="0"/>
                        <a:ext cx="3722400" cy="3960000"/>
                      </a:xfrm>
                      <a:prstGeom prst="rect">
                        <a:avLst/>
                      </a:prstGeom>
                    </pic:spPr>
                  </pic:pic>
                </a:graphicData>
              </a:graphic>
            </wp:inline>
          </w:drawing>
        </w:r>
      </w:ins>
    </w:p>
    <w:p w:rsidR="003F3A34" w:rsidRPr="003F3A34" w:rsidRDefault="003F3A34" w:rsidP="003F3A34">
      <w:pPr>
        <w:rPr>
          <w:ins w:id="1257" w:author="Geoff Routledge" w:date="2017-08-17T13:37:00Z"/>
        </w:rPr>
      </w:pPr>
    </w:p>
    <w:p w:rsidR="003F3A34" w:rsidRDefault="003F3A34" w:rsidP="003F3A34">
      <w:pPr>
        <w:pStyle w:val="Heading3"/>
        <w:rPr>
          <w:ins w:id="1258" w:author="Geoff Routledge" w:date="2017-08-17T13:38:00Z"/>
        </w:rPr>
      </w:pPr>
      <w:ins w:id="1259" w:author="Geoff Routledge" w:date="2017-08-17T13:37:00Z">
        <w:r>
          <w:t xml:space="preserve">STB </w:t>
        </w:r>
      </w:ins>
      <w:ins w:id="1260" w:author="Geoff Routledge" w:date="2017-08-17T13:38:00Z">
        <w:r>
          <w:t>Requirements</w:t>
        </w:r>
      </w:ins>
    </w:p>
    <w:p w:rsidR="004C105E" w:rsidRDefault="003F3A34" w:rsidP="00DC7D88">
      <w:pPr>
        <w:rPr>
          <w:ins w:id="1261" w:author="Geoff Routledge" w:date="2017-08-17T13:49:00Z"/>
        </w:rPr>
      </w:pPr>
      <w:ins w:id="1262" w:author="Geoff Routledge" w:date="2017-08-17T13:41:00Z">
        <w:r>
          <w:t>From the STB point of view, processing should be largely identical to that used in the VSPP playout fl</w:t>
        </w:r>
      </w:ins>
      <w:ins w:id="1263" w:author="Geoff Routledge" w:date="2017-08-17T13:42:00Z">
        <w:r>
          <w:t xml:space="preserve">ow. The STB will </w:t>
        </w:r>
      </w:ins>
      <w:ins w:id="1264" w:author="Geoff Routledge" w:date="2017-08-17T13:48:00Z">
        <w:r w:rsidR="004C105E">
          <w:t xml:space="preserve">contact Traxis as per the VSPP flow and will receive a </w:t>
        </w:r>
      </w:ins>
      <w:ins w:id="1265" w:author="Geoff Routledge" w:date="2017-08-17T13:49:00Z">
        <w:r w:rsidR="004C105E">
          <w:t>URL that it can use to fetch the manifest for the content. The fact that the manifest (and the content pointed to in the manifest) comes from a different server should be irrelevant to the STB.</w:t>
        </w:r>
      </w:ins>
    </w:p>
    <w:p w:rsidR="004C105E" w:rsidRDefault="004C105E" w:rsidP="00DC7D88">
      <w:pPr>
        <w:rPr>
          <w:ins w:id="1266" w:author="Geoff Routledge" w:date="2017-08-17T13:49:00Z"/>
        </w:rPr>
      </w:pPr>
    </w:p>
    <w:p w:rsidR="004C105E" w:rsidRDefault="004C105E" w:rsidP="00DC7D88">
      <w:pPr>
        <w:rPr>
          <w:ins w:id="1267" w:author="Geoff Routledge" w:date="2017-08-17T13:52:00Z"/>
        </w:rPr>
      </w:pPr>
      <w:ins w:id="1268" w:author="Geoff Routledge" w:date="2017-08-17T13:50:00Z">
        <w:r>
          <w:t xml:space="preserve">The manifest fetched by the STB will contain DRM information which will entail a trip to the </w:t>
        </w:r>
      </w:ins>
      <w:ins w:id="1269" w:author="Geoff Routledge" w:date="2017-08-17T13:51:00Z">
        <w:r>
          <w:t>Licence server as per the VSPP flow. The address of this server is contained in the manifest and the STB should need no additional lo</w:t>
        </w:r>
      </w:ins>
      <w:ins w:id="1270" w:author="Geoff Routledge" w:date="2017-08-17T13:52:00Z">
        <w:r>
          <w:t>gic to access this.</w:t>
        </w:r>
      </w:ins>
    </w:p>
    <w:p w:rsidR="004C105E" w:rsidRDefault="004C105E" w:rsidP="00DC7D88">
      <w:pPr>
        <w:rPr>
          <w:ins w:id="1271" w:author="Geoff Routledge" w:date="2017-08-17T13:52:00Z"/>
        </w:rPr>
      </w:pPr>
    </w:p>
    <w:p w:rsidR="004C105E" w:rsidRDefault="004C105E" w:rsidP="00DC7D88">
      <w:pPr>
        <w:rPr>
          <w:ins w:id="1272" w:author="Geoff Routledge" w:date="2017-08-22T10:27:00Z"/>
        </w:rPr>
      </w:pPr>
      <w:ins w:id="1273" w:author="Geoff Routledge" w:date="2017-08-17T13:52:00Z">
        <w:r>
          <w:t>The Harmonic manifest will differ from the MDC/VSPP manifest in that it will contain no adverts and will consist of a single period. The m</w:t>
        </w:r>
      </w:ins>
      <w:ins w:id="1274" w:author="Geoff Routledge" w:date="2017-08-17T13:53:00Z">
        <w:r>
          <w:t>anifest will contain no data related to the creation or delivery of PSN messages since there will be no a</w:t>
        </w:r>
      </w:ins>
      <w:ins w:id="1275" w:author="Geoff Routledge" w:date="2017-08-17T13:54:00Z">
        <w:r>
          <w:t>ds in the stream. The STB will not be required to deliver any PSN notifications in respect of this content.</w:t>
        </w:r>
      </w:ins>
    </w:p>
    <w:p w:rsidR="00902D7D" w:rsidRDefault="00902D7D" w:rsidP="00DC7D88">
      <w:pPr>
        <w:rPr>
          <w:ins w:id="1276" w:author="Geoff Routledge" w:date="2017-08-21T13:34:00Z"/>
        </w:rPr>
      </w:pPr>
    </w:p>
    <w:p w:rsidR="00422979" w:rsidRDefault="00422979" w:rsidP="00902D7D">
      <w:pPr>
        <w:pStyle w:val="Heading2"/>
        <w:pageBreakBefore/>
        <w:rPr>
          <w:ins w:id="1277" w:author="Geoff Routledge" w:date="2017-08-21T13:34:00Z"/>
        </w:rPr>
      </w:pPr>
      <w:proofErr w:type="spellStart"/>
      <w:ins w:id="1278" w:author="Geoff Routledge" w:date="2017-08-21T13:34:00Z">
        <w:r>
          <w:t>Volumetrics</w:t>
        </w:r>
        <w:proofErr w:type="spellEnd"/>
      </w:ins>
    </w:p>
    <w:p w:rsidR="00474853" w:rsidRDefault="00AF0342" w:rsidP="00422979">
      <w:pPr>
        <w:rPr>
          <w:ins w:id="1279" w:author="Geoff Routledge" w:date="2017-08-23T11:35:00Z"/>
        </w:rPr>
      </w:pPr>
      <w:ins w:id="1280" w:author="Geoff Routledge" w:date="2017-08-22T16:38:00Z">
        <w:r>
          <w:t xml:space="preserve">The figures here are based on </w:t>
        </w:r>
      </w:ins>
      <w:ins w:id="1281" w:author="Geoff Routledge" w:date="2017-08-23T11:33:00Z">
        <w:r w:rsidR="00474853">
          <w:t>the published NFRs but without the 50% uplift</w:t>
        </w:r>
      </w:ins>
      <w:ins w:id="1282" w:author="Geoff Routledge" w:date="2017-08-23T11:34:00Z">
        <w:r w:rsidR="00474853">
          <w:t xml:space="preserve"> noted in that document giving us a peak capacity of 50,000 concurrent ses</w:t>
        </w:r>
      </w:ins>
      <w:ins w:id="1283" w:author="Geoff Routledge" w:date="2017-08-23T11:35:00Z">
        <w:r w:rsidR="00474853">
          <w:t>sions. Setup rate is still as per the NFRs.</w:t>
        </w:r>
      </w:ins>
    </w:p>
    <w:p w:rsidR="00474853" w:rsidRDefault="00474853" w:rsidP="00422979">
      <w:pPr>
        <w:rPr>
          <w:ins w:id="1284" w:author="Geoff Routledge" w:date="2017-08-23T11:35:00Z"/>
        </w:rPr>
      </w:pPr>
    </w:p>
    <w:p w:rsidR="00474853" w:rsidRDefault="00474853" w:rsidP="00422979">
      <w:pPr>
        <w:rPr>
          <w:ins w:id="1285" w:author="Geoff Routledge" w:date="2017-08-23T11:34:00Z"/>
        </w:rPr>
      </w:pPr>
      <w:ins w:id="1286" w:author="Geoff Routledge" w:date="2017-08-23T11:35:00Z">
        <w:r>
          <w:t>Volume into the VSPP cluster is fronted by the CDN and here we are assuming a high cache hit rate of 90</w:t>
        </w:r>
      </w:ins>
      <w:ins w:id="1287" w:author="Geoff Routledge" w:date="2017-08-23T11:36:00Z">
        <w:r>
          <w:t xml:space="preserve">% based on the assumption that the majority of traffic will be for popular catch-up titles thus driving a high hit rate. </w:t>
        </w:r>
        <w:proofErr w:type="gramStart"/>
        <w:r>
          <w:t>&lt;</w:t>
        </w:r>
        <w:r w:rsidRPr="00474853">
          <w:rPr>
            <w:highlight w:val="yellow"/>
          </w:rPr>
          <w:t xml:space="preserve">TBC – revise VSPP </w:t>
        </w:r>
        <w:proofErr w:type="spellStart"/>
        <w:r w:rsidRPr="00474853">
          <w:rPr>
            <w:highlight w:val="yellow"/>
          </w:rPr>
          <w:t>cal</w:t>
        </w:r>
      </w:ins>
      <w:ins w:id="1288" w:author="Geoff Routledge" w:date="2017-08-23T11:37:00Z">
        <w:r w:rsidRPr="00474853">
          <w:rPr>
            <w:highlight w:val="yellow"/>
          </w:rPr>
          <w:t>cs</w:t>
        </w:r>
        <w:proofErr w:type="spellEnd"/>
        <w:r w:rsidRPr="00474853">
          <w:rPr>
            <w:highlight w:val="yellow"/>
          </w:rPr>
          <w:t xml:space="preserve"> based on real QAM viewing data</w:t>
        </w:r>
        <w:r>
          <w:t>&gt;.</w:t>
        </w:r>
      </w:ins>
      <w:proofErr w:type="gramEnd"/>
    </w:p>
    <w:p w:rsidR="00474853" w:rsidRDefault="00474853" w:rsidP="00422979">
      <w:pPr>
        <w:rPr>
          <w:ins w:id="1289" w:author="Geoff Routledge" w:date="2017-08-23T11:34:00Z"/>
        </w:rPr>
      </w:pPr>
    </w:p>
    <w:p w:rsidR="00AF0342" w:rsidRDefault="00AF0342" w:rsidP="00422979">
      <w:pPr>
        <w:rPr>
          <w:ins w:id="1290" w:author="Geoff Routledge" w:date="2017-08-22T16:43:00Z"/>
        </w:rPr>
      </w:pPr>
      <w:ins w:id="1291" w:author="Geoff Routledge" w:date="2017-08-22T16:41:00Z">
        <w:r>
          <w:t>The peak figure relates to overall IP VoD activity delivered over both the Harmonic/Akamai and VSPP/</w:t>
        </w:r>
        <w:proofErr w:type="spellStart"/>
        <w:r>
          <w:t>Velocix</w:t>
        </w:r>
        <w:proofErr w:type="spellEnd"/>
        <w:r>
          <w:t xml:space="preserve"> delivery platforms. Th</w:t>
        </w:r>
      </w:ins>
      <w:ins w:id="1292" w:author="Geoff Routledge" w:date="2017-08-22T16:42:00Z">
        <w:r>
          <w:t xml:space="preserve">e platform will initially be deployed using the Harmonic platform. The VSPP platform will come on line later and will then </w:t>
        </w:r>
      </w:ins>
      <w:ins w:id="1293" w:author="Geoff Routledge" w:date="2017-08-22T16:43:00Z">
        <w:r>
          <w:t>gradually ramp up as the Harmonic platform ramps down. Content will expire on Harmonic and migrate to VSPP.</w:t>
        </w:r>
      </w:ins>
      <w:ins w:id="1294" w:author="Geoff Routledge" w:date="2017-08-23T11:37:00Z">
        <w:r w:rsidR="00474853">
          <w:t xml:space="preserve"> Ove</w:t>
        </w:r>
      </w:ins>
      <w:ins w:id="1295" w:author="Geoff Routledge" w:date="2017-08-23T11:38:00Z">
        <w:r w:rsidR="00474853">
          <w:t xml:space="preserve">rall, the combined capacity of the Harmonic and VSPP solutions will be fairly constant but after the initial deployment on </w:t>
        </w:r>
      </w:ins>
      <w:ins w:id="1296" w:author="Geoff Routledge" w:date="2017-08-23T11:39:00Z">
        <w:r w:rsidR="00474853">
          <w:t>Harmonic, the balance of traffic will shift towards the VSPP solution.</w:t>
        </w:r>
      </w:ins>
    </w:p>
    <w:p w:rsidR="00AF0342" w:rsidRDefault="00AF0342" w:rsidP="00422979">
      <w:pPr>
        <w:rPr>
          <w:ins w:id="1297" w:author="Geoff Routledge" w:date="2017-08-22T16:43:00Z"/>
        </w:rPr>
      </w:pPr>
    </w:p>
    <w:p w:rsidR="00351176" w:rsidRDefault="00474853" w:rsidP="00422979">
      <w:pPr>
        <w:rPr>
          <w:ins w:id="1298" w:author="Geoff Routledge" w:date="2017-08-23T11:39:00Z"/>
        </w:rPr>
      </w:pPr>
      <w:ins w:id="1299" w:author="Geoff Routledge" w:date="2017-08-23T11:39:00Z">
        <w:r>
          <w:t>The estimates in the following sections are based on these assumptions.</w:t>
        </w:r>
      </w:ins>
    </w:p>
    <w:p w:rsidR="00474853" w:rsidRDefault="00474853" w:rsidP="00422979">
      <w:pPr>
        <w:rPr>
          <w:ins w:id="1300" w:author="Geoff Routledge" w:date="2017-08-23T08:14:00Z"/>
        </w:rPr>
      </w:pPr>
    </w:p>
    <w:p w:rsidR="00351176" w:rsidRDefault="00351176" w:rsidP="00754D85">
      <w:pPr>
        <w:pStyle w:val="Heading3"/>
        <w:rPr>
          <w:ins w:id="1301" w:author="Geoff Routledge" w:date="2017-08-23T08:22:00Z"/>
        </w:rPr>
      </w:pPr>
      <w:ins w:id="1302" w:author="Geoff Routledge" w:date="2017-08-23T08:22:00Z">
        <w:r>
          <w:t>Interface</w:t>
        </w:r>
      </w:ins>
      <w:ins w:id="1303" w:author="Geoff Routledge" w:date="2017-08-23T11:52:00Z">
        <w:r w:rsidR="00810C9E">
          <w:t xml:space="preserve"> Volumes</w:t>
        </w:r>
      </w:ins>
    </w:p>
    <w:p w:rsidR="00351176" w:rsidRDefault="00351176" w:rsidP="00422979">
      <w:pPr>
        <w:rPr>
          <w:ins w:id="1304" w:author="Geoff Routledge" w:date="2017-08-23T11:39:00Z"/>
        </w:rPr>
      </w:pPr>
      <w:ins w:id="1305" w:author="Geoff Routledge" w:date="2017-08-23T08:22:00Z">
        <w:r>
          <w:t>The following diagram shows the interfaces used for the capacity estimates in the following</w:t>
        </w:r>
      </w:ins>
      <w:ins w:id="1306" w:author="Geoff Routledge" w:date="2017-08-23T08:23:00Z">
        <w:r>
          <w:t xml:space="preserve"> sections in terms of the</w:t>
        </w:r>
      </w:ins>
      <w:ins w:id="1307" w:author="Geoff Routledge" w:date="2017-08-23T08:24:00Z">
        <w:r w:rsidR="00754D85">
          <w:t xml:space="preserve">ir position in the functional block diagram. </w:t>
        </w:r>
      </w:ins>
      <w:ins w:id="1308" w:author="Geoff Routledge" w:date="2017-08-23T08:25:00Z">
        <w:r w:rsidR="00754D85">
          <w:t>These i</w:t>
        </w:r>
      </w:ins>
      <w:ins w:id="1309" w:author="Geoff Routledge" w:date="2017-08-23T08:24:00Z">
        <w:r w:rsidR="00754D85">
          <w:t>nterfa</w:t>
        </w:r>
      </w:ins>
      <w:ins w:id="1310" w:author="Geoff Routledge" w:date="2017-08-23T08:25:00Z">
        <w:r w:rsidR="00754D85">
          <w:t xml:space="preserve">ce numbers are also shown on the physical diagrams </w:t>
        </w:r>
      </w:ins>
      <w:ins w:id="1311" w:author="Geoff Routledge" w:date="2017-08-23T08:26:00Z">
        <w:r w:rsidR="00754D85">
          <w:t>earlier in this appendix.</w:t>
        </w:r>
      </w:ins>
    </w:p>
    <w:p w:rsidR="00474853" w:rsidRDefault="00474853" w:rsidP="00422979">
      <w:pPr>
        <w:rPr>
          <w:ins w:id="1312" w:author="Geoff Routledge" w:date="2017-08-23T11:39:00Z"/>
        </w:rPr>
      </w:pPr>
    </w:p>
    <w:p w:rsidR="00474853" w:rsidRDefault="00810C9E" w:rsidP="00422979">
      <w:pPr>
        <w:rPr>
          <w:ins w:id="1313" w:author="Geoff Routledge" w:date="2017-08-23T08:26:00Z"/>
        </w:rPr>
      </w:pPr>
      <w:ins w:id="1314" w:author="Geoff Routledge" w:date="2017-08-23T11:52:00Z">
        <w:r w:rsidRPr="00810C9E">
          <w:rPr>
            <w:noProof/>
            <w:lang w:eastAsia="en-GB"/>
          </w:rPr>
          <w:drawing>
            <wp:inline distT="0" distB="0" distL="0" distR="0" wp14:anchorId="745CC1C4" wp14:editId="2582760A">
              <wp:extent cx="5904230" cy="3752592"/>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04230" cy="3752592"/>
                      </a:xfrm>
                      <a:prstGeom prst="rect">
                        <a:avLst/>
                      </a:prstGeom>
                    </pic:spPr>
                  </pic:pic>
                </a:graphicData>
              </a:graphic>
            </wp:inline>
          </w:drawing>
        </w:r>
      </w:ins>
    </w:p>
    <w:p w:rsidR="00754D85" w:rsidRDefault="00754D85" w:rsidP="00422979">
      <w:pPr>
        <w:rPr>
          <w:ins w:id="1315" w:author="Geoff Routledge" w:date="2017-08-23T08:32:00Z"/>
        </w:rPr>
      </w:pPr>
    </w:p>
    <w:p w:rsidR="00754D85" w:rsidRDefault="00754D85" w:rsidP="00422979">
      <w:pPr>
        <w:rPr>
          <w:ins w:id="1316" w:author="Geoff Routledge" w:date="2017-08-23T08:26:00Z"/>
        </w:rPr>
      </w:pPr>
    </w:p>
    <w:p w:rsidR="00754D85" w:rsidRDefault="004C38B6" w:rsidP="00422979">
      <w:pPr>
        <w:rPr>
          <w:ins w:id="1317" w:author="Geoff Routledge" w:date="2017-08-22T17:04:00Z"/>
        </w:rPr>
      </w:pPr>
      <w:ins w:id="1318" w:author="Geoff Routledge" w:date="2017-08-23T15:04:00Z">
        <w:r w:rsidRPr="004C38B6">
          <w:rPr>
            <w:b/>
          </w:rPr>
          <w:t>Note</w:t>
        </w:r>
      </w:ins>
      <w:ins w:id="1319" w:author="Geoff Routledge" w:date="2017-08-23T15:05:00Z">
        <w:r w:rsidRPr="004C38B6">
          <w:rPr>
            <w:b/>
          </w:rPr>
          <w:t>:</w:t>
        </w:r>
      </w:ins>
      <w:ins w:id="1320" w:author="Geoff Routledge" w:date="2017-08-23T15:04:00Z">
        <w:r>
          <w:t xml:space="preserve"> that these calculations should be treated as a rough estimate only. Full detailed estimation of capacities will be carried out by the relevant teams and will replace these estimates.</w:t>
        </w:r>
      </w:ins>
    </w:p>
    <w:p w:rsidR="009010EF" w:rsidRDefault="009010EF" w:rsidP="00422979">
      <w:pPr>
        <w:rPr>
          <w:ins w:id="1321" w:author="Geoff Routledge" w:date="2017-08-22T17:04:00Z"/>
        </w:rPr>
      </w:pPr>
    </w:p>
    <w:p w:rsidR="009010EF" w:rsidRPr="00422979" w:rsidRDefault="009010EF" w:rsidP="00422979"/>
    <w:sectPr w:rsidR="009010EF" w:rsidRPr="00422979" w:rsidSect="003E0AF5">
      <w:pgSz w:w="11906" w:h="16838" w:code="9"/>
      <w:pgMar w:top="1559" w:right="1304" w:bottom="851" w:left="1304" w:header="720" w:footer="720" w:gutter="0"/>
      <w:cols w:space="720"/>
      <w:docGrid w:linePitch="27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F1A839" w15:done="0"/>
  <w15:commentEx w15:paraId="3F67CCCF" w15:done="0"/>
  <w15:commentEx w15:paraId="0C28F62C" w15:done="0"/>
  <w15:commentEx w15:paraId="21ED26D6" w15:done="0"/>
  <w15:commentEx w15:paraId="007CB859" w15:done="0"/>
  <w15:commentEx w15:paraId="0EC9F33B" w15:done="0"/>
  <w15:commentEx w15:paraId="2505B9DF" w15:done="0"/>
  <w15:commentEx w15:paraId="34125C40" w15:done="0"/>
  <w15:commentEx w15:paraId="3F69DA04" w15:done="0"/>
  <w15:commentEx w15:paraId="5ADDB254" w15:done="0"/>
  <w15:commentEx w15:paraId="559BC7A0" w15:done="0"/>
  <w15:commentEx w15:paraId="060F296B" w15:done="0"/>
  <w15:commentEx w15:paraId="0EB4ACBD" w15:done="0"/>
  <w15:commentEx w15:paraId="44539159" w15:done="0"/>
  <w15:commentEx w15:paraId="54FBD0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8B6" w:rsidRDefault="004C38B6">
      <w:r>
        <w:separator/>
      </w:r>
    </w:p>
  </w:endnote>
  <w:endnote w:type="continuationSeparator" w:id="0">
    <w:p w:rsidR="004C38B6" w:rsidRDefault="004C3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1" w:rightFromText="181" w:vertAnchor="text" w:horzAnchor="margin" w:tblpY="1"/>
      <w:tblOverlap w:val="never"/>
      <w:tblW w:w="5000" w:type="pct"/>
      <w:tblBorders>
        <w:top w:val="single" w:sz="8" w:space="0" w:color="auto"/>
      </w:tblBorders>
      <w:tblCellMar>
        <w:top w:w="57" w:type="dxa"/>
        <w:bottom w:w="57" w:type="dxa"/>
      </w:tblCellMar>
      <w:tblLook w:val="01E0" w:firstRow="1" w:lastRow="1" w:firstColumn="1" w:lastColumn="1" w:noHBand="0" w:noVBand="0"/>
    </w:tblPr>
    <w:tblGrid>
      <w:gridCol w:w="3868"/>
      <w:gridCol w:w="2790"/>
      <w:gridCol w:w="2856"/>
    </w:tblGrid>
    <w:tr w:rsidR="004C38B6" w:rsidTr="00197D7C">
      <w:trPr>
        <w:trHeight w:val="23"/>
      </w:trPr>
      <w:tc>
        <w:tcPr>
          <w:tcW w:w="2033" w:type="pct"/>
          <w:tcBorders>
            <w:top w:val="single" w:sz="8" w:space="0" w:color="auto"/>
          </w:tcBorders>
        </w:tcPr>
        <w:p w:rsidR="004C38B6" w:rsidRPr="007B7ABE" w:rsidRDefault="004C38B6" w:rsidP="00197D7C">
          <w:pPr>
            <w:pStyle w:val="Footer"/>
            <w:tabs>
              <w:tab w:val="clear" w:pos="4153"/>
              <w:tab w:val="clear" w:pos="8306"/>
              <w:tab w:val="left" w:pos="2864"/>
            </w:tabs>
            <w:rPr>
              <w:sz w:val="16"/>
              <w:szCs w:val="16"/>
            </w:rPr>
          </w:pPr>
          <w:r>
            <w:rPr>
              <w:sz w:val="16"/>
              <w:szCs w:val="16"/>
            </w:rPr>
            <w:t>Virgin Media Confidential</w:t>
          </w:r>
          <w:r>
            <w:rPr>
              <w:sz w:val="16"/>
              <w:szCs w:val="16"/>
            </w:rPr>
            <w:tab/>
          </w:r>
        </w:p>
      </w:tc>
      <w:tc>
        <w:tcPr>
          <w:tcW w:w="1466" w:type="pct"/>
          <w:tcBorders>
            <w:top w:val="single" w:sz="8" w:space="0" w:color="auto"/>
          </w:tcBorders>
        </w:tcPr>
        <w:p w:rsidR="004C38B6" w:rsidRPr="00A767D4" w:rsidRDefault="004C38B6" w:rsidP="00197D7C">
          <w:pPr>
            <w:pStyle w:val="Footer"/>
            <w:rPr>
              <w:sz w:val="16"/>
              <w:szCs w:val="16"/>
            </w:rPr>
          </w:pPr>
          <w:r w:rsidRPr="00A767D4">
            <w:rPr>
              <w:sz w:val="16"/>
              <w:szCs w:val="16"/>
            </w:rPr>
            <w:t xml:space="preserve">Status: </w:t>
          </w:r>
          <w:fldSimple w:instr=" DOCPROPERTY &quot;VM_Doc_Status&quot;  \* MERGEFORMAT ">
            <w:r w:rsidRPr="000A5A58">
              <w:rPr>
                <w:sz w:val="16"/>
                <w:szCs w:val="16"/>
              </w:rPr>
              <w:t>Draft</w:t>
            </w:r>
          </w:fldSimple>
        </w:p>
      </w:tc>
      <w:tc>
        <w:tcPr>
          <w:tcW w:w="1501" w:type="pct"/>
          <w:tcBorders>
            <w:top w:val="single" w:sz="8" w:space="0" w:color="auto"/>
          </w:tcBorders>
        </w:tcPr>
        <w:p w:rsidR="004C38B6" w:rsidRPr="00A767D4" w:rsidRDefault="004C38B6" w:rsidP="00197D7C">
          <w:pPr>
            <w:jc w:val="right"/>
            <w:rPr>
              <w:sz w:val="16"/>
              <w:szCs w:val="16"/>
            </w:rPr>
          </w:pPr>
          <w:fldSimple w:instr=" TITLE  \* MERGEFORMAT ">
            <w:ins w:id="293" w:author="Geoff Routledge" w:date="2017-08-22T15:14:00Z">
              <w:r w:rsidRPr="000A5A58">
                <w:rPr>
                  <w:sz w:val="16"/>
                  <w:szCs w:val="16"/>
                </w:rPr>
                <w:t>Advert Insertion Solution</w:t>
              </w:r>
              <w:r>
                <w:t xml:space="preserve"> Design</w:t>
              </w:r>
            </w:ins>
            <w:del w:id="294" w:author="Geoff Routledge" w:date="2017-08-17T14:34:00Z">
              <w:r w:rsidRPr="00684BE4" w:rsidDel="00422979">
                <w:rPr>
                  <w:sz w:val="16"/>
                  <w:szCs w:val="16"/>
                </w:rPr>
                <w:delText>Advert Insertion Solution</w:delText>
              </w:r>
              <w:r w:rsidDel="00422979">
                <w:delText xml:space="preserve"> Design</w:delText>
              </w:r>
            </w:del>
          </w:fldSimple>
        </w:p>
      </w:tc>
    </w:tr>
    <w:tr w:rsidR="004C38B6" w:rsidTr="00197D7C">
      <w:tc>
        <w:tcPr>
          <w:tcW w:w="2033" w:type="pct"/>
        </w:tcPr>
        <w:p w:rsidR="004C38B6" w:rsidRDefault="004C38B6" w:rsidP="00197D7C">
          <w:pPr>
            <w:pStyle w:val="Footer"/>
            <w:tabs>
              <w:tab w:val="clear" w:pos="4153"/>
              <w:tab w:val="clear" w:pos="8306"/>
              <w:tab w:val="center" w:pos="4678"/>
              <w:tab w:val="right" w:pos="9356"/>
            </w:tabs>
            <w:rPr>
              <w:sz w:val="16"/>
              <w:szCs w:val="16"/>
            </w:rPr>
          </w:pPr>
          <w:r w:rsidRPr="007B7ABE">
            <w:rPr>
              <w:sz w:val="16"/>
              <w:szCs w:val="16"/>
            </w:rPr>
            <w:t xml:space="preserve">Date: </w:t>
          </w:r>
          <w:r w:rsidRPr="007B7ABE">
            <w:rPr>
              <w:sz w:val="16"/>
              <w:szCs w:val="16"/>
            </w:rPr>
            <w:fldChar w:fldCharType="begin"/>
          </w:r>
          <w:r w:rsidRPr="007B7ABE">
            <w:rPr>
              <w:sz w:val="16"/>
              <w:szCs w:val="16"/>
            </w:rPr>
            <w:instrText xml:space="preserve"> DOCPROPERTY "VM_Doc_Date" \@ "dd/MM/yyyy" \* MERGEFORMAT </w:instrText>
          </w:r>
          <w:r w:rsidRPr="007B7ABE">
            <w:rPr>
              <w:sz w:val="16"/>
              <w:szCs w:val="16"/>
            </w:rPr>
            <w:fldChar w:fldCharType="separate"/>
          </w:r>
          <w:ins w:id="295" w:author="Geoff Routledge" w:date="2017-08-22T15:14:00Z">
            <w:r>
              <w:rPr>
                <w:sz w:val="16"/>
                <w:szCs w:val="16"/>
              </w:rPr>
              <w:t>17/08/2017</w:t>
            </w:r>
          </w:ins>
          <w:del w:id="296" w:author="Geoff Routledge" w:date="2017-08-17T14:34:00Z">
            <w:r w:rsidDel="00422979">
              <w:rPr>
                <w:sz w:val="16"/>
                <w:szCs w:val="16"/>
              </w:rPr>
              <w:delText>25/05/2017</w:delText>
            </w:r>
          </w:del>
          <w:r w:rsidRPr="007B7ABE">
            <w:rPr>
              <w:sz w:val="16"/>
              <w:szCs w:val="16"/>
            </w:rPr>
            <w:fldChar w:fldCharType="end"/>
          </w:r>
        </w:p>
      </w:tc>
      <w:tc>
        <w:tcPr>
          <w:tcW w:w="1466" w:type="pct"/>
        </w:tcPr>
        <w:p w:rsidR="004C38B6" w:rsidRPr="00CA4909" w:rsidRDefault="004C38B6" w:rsidP="00197D7C">
          <w:pPr>
            <w:pStyle w:val="Footer"/>
            <w:tabs>
              <w:tab w:val="clear" w:pos="4153"/>
              <w:tab w:val="clear" w:pos="8306"/>
              <w:tab w:val="center" w:pos="4678"/>
              <w:tab w:val="right" w:pos="9356"/>
            </w:tabs>
            <w:rPr>
              <w:sz w:val="16"/>
              <w:szCs w:val="16"/>
            </w:rPr>
          </w:pPr>
          <w:r w:rsidRPr="00CA4909">
            <w:rPr>
              <w:sz w:val="16"/>
              <w:szCs w:val="16"/>
            </w:rPr>
            <w:t xml:space="preserve">Version: </w:t>
          </w:r>
          <w:r w:rsidRPr="00CA4909">
            <w:rPr>
              <w:sz w:val="16"/>
              <w:szCs w:val="16"/>
            </w:rPr>
            <w:fldChar w:fldCharType="begin"/>
          </w:r>
          <w:r w:rsidRPr="00CA4909">
            <w:rPr>
              <w:sz w:val="16"/>
              <w:szCs w:val="16"/>
            </w:rPr>
            <w:instrText xml:space="preserve"> DOCPROPERTY "VM_Version"  \* MERGEFORMAT </w:instrText>
          </w:r>
          <w:r w:rsidRPr="00CA4909">
            <w:rPr>
              <w:sz w:val="16"/>
              <w:szCs w:val="16"/>
            </w:rPr>
            <w:fldChar w:fldCharType="separate"/>
          </w:r>
          <w:ins w:id="297" w:author="Geoff Routledge" w:date="2017-08-22T15:14:00Z">
            <w:r>
              <w:rPr>
                <w:sz w:val="16"/>
                <w:szCs w:val="16"/>
              </w:rPr>
              <w:t>02_02</w:t>
            </w:r>
          </w:ins>
          <w:del w:id="298" w:author="Geoff Routledge" w:date="2017-08-17T14:34:00Z">
            <w:r w:rsidRPr="00CA4909" w:rsidDel="00422979">
              <w:rPr>
                <w:sz w:val="16"/>
                <w:szCs w:val="16"/>
              </w:rPr>
              <w:delText>01_10</w:delText>
            </w:r>
          </w:del>
          <w:r w:rsidRPr="00CA4909">
            <w:rPr>
              <w:sz w:val="16"/>
              <w:szCs w:val="16"/>
            </w:rPr>
            <w:fldChar w:fldCharType="end"/>
          </w:r>
        </w:p>
      </w:tc>
      <w:tc>
        <w:tcPr>
          <w:tcW w:w="1501" w:type="pct"/>
        </w:tcPr>
        <w:p w:rsidR="004C38B6" w:rsidRDefault="004C38B6" w:rsidP="00197D7C">
          <w:pPr>
            <w:pStyle w:val="Footer"/>
            <w:tabs>
              <w:tab w:val="clear" w:pos="4153"/>
              <w:tab w:val="clear" w:pos="8306"/>
              <w:tab w:val="center" w:pos="4678"/>
              <w:tab w:val="right" w:pos="9356"/>
            </w:tabs>
            <w:jc w:val="right"/>
            <w:rPr>
              <w:sz w:val="16"/>
              <w:szCs w:val="16"/>
            </w:rPr>
          </w:pPr>
          <w:r w:rsidRPr="007B7ABE">
            <w:rPr>
              <w:sz w:val="16"/>
              <w:szCs w:val="16"/>
            </w:rPr>
            <w:t xml:space="preserve">Page </w:t>
          </w:r>
          <w:r w:rsidRPr="007B7ABE">
            <w:rPr>
              <w:sz w:val="16"/>
              <w:szCs w:val="16"/>
            </w:rPr>
            <w:fldChar w:fldCharType="begin"/>
          </w:r>
          <w:r w:rsidRPr="007B7ABE">
            <w:rPr>
              <w:sz w:val="16"/>
              <w:szCs w:val="16"/>
            </w:rPr>
            <w:instrText xml:space="preserve"> PAGE </w:instrText>
          </w:r>
          <w:r w:rsidRPr="007B7ABE">
            <w:rPr>
              <w:sz w:val="16"/>
              <w:szCs w:val="16"/>
            </w:rPr>
            <w:fldChar w:fldCharType="separate"/>
          </w:r>
          <w:r w:rsidR="000B0EC2">
            <w:rPr>
              <w:noProof/>
              <w:sz w:val="16"/>
              <w:szCs w:val="16"/>
            </w:rPr>
            <w:t>129</w:t>
          </w:r>
          <w:r w:rsidRPr="007B7ABE">
            <w:rPr>
              <w:sz w:val="16"/>
              <w:szCs w:val="16"/>
            </w:rPr>
            <w:fldChar w:fldCharType="end"/>
          </w:r>
          <w:r w:rsidRPr="007B7ABE">
            <w:rPr>
              <w:sz w:val="16"/>
              <w:szCs w:val="16"/>
            </w:rPr>
            <w:t xml:space="preserve"> of </w:t>
          </w:r>
          <w:r w:rsidRPr="007B7ABE">
            <w:rPr>
              <w:sz w:val="16"/>
              <w:szCs w:val="16"/>
            </w:rPr>
            <w:fldChar w:fldCharType="begin"/>
          </w:r>
          <w:r w:rsidRPr="007B7ABE">
            <w:rPr>
              <w:sz w:val="16"/>
              <w:szCs w:val="16"/>
            </w:rPr>
            <w:instrText xml:space="preserve"> NUMPAGES </w:instrText>
          </w:r>
          <w:r w:rsidRPr="007B7ABE">
            <w:rPr>
              <w:sz w:val="16"/>
              <w:szCs w:val="16"/>
            </w:rPr>
            <w:fldChar w:fldCharType="separate"/>
          </w:r>
          <w:r w:rsidR="000B0EC2">
            <w:rPr>
              <w:noProof/>
              <w:sz w:val="16"/>
              <w:szCs w:val="16"/>
            </w:rPr>
            <w:t>140</w:t>
          </w:r>
          <w:r w:rsidRPr="007B7ABE">
            <w:rPr>
              <w:sz w:val="16"/>
              <w:szCs w:val="16"/>
            </w:rPr>
            <w:fldChar w:fldCharType="end"/>
          </w:r>
        </w:p>
      </w:tc>
    </w:tr>
  </w:tbl>
  <w:p w:rsidR="004C38B6" w:rsidRDefault="004C3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8B6" w:rsidRDefault="004C38B6">
      <w:r>
        <w:separator/>
      </w:r>
    </w:p>
  </w:footnote>
  <w:footnote w:type="continuationSeparator" w:id="0">
    <w:p w:rsidR="004C38B6" w:rsidRDefault="004C38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1" w:rightFromText="181" w:vertAnchor="text" w:horzAnchor="margin" w:tblpY="1"/>
      <w:tblOverlap w:val="never"/>
      <w:tblW w:w="0" w:type="auto"/>
      <w:tblLayout w:type="fixed"/>
      <w:tblCellMar>
        <w:top w:w="57" w:type="dxa"/>
        <w:bottom w:w="57" w:type="dxa"/>
      </w:tblCellMar>
      <w:tblLook w:val="01E0" w:firstRow="1" w:lastRow="1" w:firstColumn="1" w:lastColumn="1" w:noHBand="0" w:noVBand="0"/>
    </w:tblPr>
    <w:tblGrid>
      <w:gridCol w:w="8188"/>
      <w:gridCol w:w="1089"/>
      <w:gridCol w:w="236"/>
    </w:tblGrid>
    <w:tr w:rsidR="004C38B6" w:rsidRPr="00114621" w:rsidTr="007828D1">
      <w:trPr>
        <w:cantSplit/>
      </w:trPr>
      <w:tc>
        <w:tcPr>
          <w:tcW w:w="8188" w:type="dxa"/>
          <w:tcBorders>
            <w:bottom w:val="single" w:sz="4" w:space="0" w:color="auto"/>
          </w:tcBorders>
        </w:tcPr>
        <w:p w:rsidR="004C38B6" w:rsidRPr="00114621" w:rsidRDefault="004C38B6" w:rsidP="007828D1">
          <w:pPr>
            <w:jc w:val="right"/>
            <w:rPr>
              <w:b/>
            </w:rPr>
          </w:pPr>
          <w:fldSimple w:instr=" DOCPROPERTY  VM_Project_ID  \* MERGEFORMAT ">
            <w:r>
              <w:t>1008264</w:t>
            </w:r>
          </w:fldSimple>
          <w:r w:rsidRPr="00114621">
            <w:t xml:space="preserve">: </w:t>
          </w:r>
          <w:fldSimple w:instr=" TITLE  \* MERGEFORMAT ">
            <w:r w:rsidRPr="000A5A58">
              <w:rPr>
                <w:b/>
              </w:rPr>
              <w:t>Advert Insertion Solution Design</w:t>
            </w:r>
          </w:fldSimple>
        </w:p>
      </w:tc>
      <w:tc>
        <w:tcPr>
          <w:tcW w:w="1089" w:type="dxa"/>
          <w:vMerge w:val="restart"/>
        </w:tcPr>
        <w:p w:rsidR="004C38B6" w:rsidRPr="00114621" w:rsidRDefault="004C38B6" w:rsidP="007828D1">
          <w:pPr>
            <w:jc w:val="right"/>
          </w:pPr>
          <w:r>
            <w:rPr>
              <w:noProof/>
              <w:lang w:eastAsia="en-GB"/>
            </w:rPr>
            <w:drawing>
              <wp:anchor distT="0" distB="0" distL="114300" distR="114300" simplePos="0" relativeHeight="251660800" behindDoc="0" locked="0" layoutInCell="1" allowOverlap="1" wp14:anchorId="5406AC8A" wp14:editId="1F16149C">
                <wp:simplePos x="0" y="0"/>
                <wp:positionH relativeFrom="column">
                  <wp:posOffset>-32385</wp:posOffset>
                </wp:positionH>
                <wp:positionV relativeFrom="page">
                  <wp:align>top</wp:align>
                </wp:positionV>
                <wp:extent cx="628650" cy="400050"/>
                <wp:effectExtent l="0" t="0"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400050"/>
                        </a:xfrm>
                        <a:prstGeom prst="rect">
                          <a:avLst/>
                        </a:prstGeom>
                        <a:noFill/>
                      </pic:spPr>
                    </pic:pic>
                  </a:graphicData>
                </a:graphic>
                <wp14:sizeRelH relativeFrom="page">
                  <wp14:pctWidth>0</wp14:pctWidth>
                </wp14:sizeRelH>
                <wp14:sizeRelV relativeFrom="page">
                  <wp14:pctHeight>0</wp14:pctHeight>
                </wp14:sizeRelV>
              </wp:anchor>
            </w:drawing>
          </w:r>
        </w:p>
      </w:tc>
      <w:tc>
        <w:tcPr>
          <w:tcW w:w="236" w:type="dxa"/>
          <w:tcBorders>
            <w:bottom w:val="single" w:sz="4" w:space="0" w:color="auto"/>
          </w:tcBorders>
        </w:tcPr>
        <w:p w:rsidR="004C38B6" w:rsidRPr="00114621" w:rsidRDefault="004C38B6" w:rsidP="007828D1">
          <w:pPr>
            <w:jc w:val="right"/>
          </w:pPr>
        </w:p>
      </w:tc>
    </w:tr>
    <w:tr w:rsidR="004C38B6" w:rsidRPr="00114621" w:rsidTr="007828D1">
      <w:trPr>
        <w:cantSplit/>
      </w:trPr>
      <w:tc>
        <w:tcPr>
          <w:tcW w:w="8188" w:type="dxa"/>
          <w:tcBorders>
            <w:top w:val="single" w:sz="4" w:space="0" w:color="auto"/>
          </w:tcBorders>
          <w:noWrap/>
        </w:tcPr>
        <w:p w:rsidR="004C38B6" w:rsidRPr="00114621" w:rsidRDefault="004C38B6" w:rsidP="007828D1">
          <w:pPr>
            <w:jc w:val="right"/>
          </w:pPr>
          <w:fldSimple w:instr=" SUBJECT  \* MERGEFORMAT ">
            <w:r>
              <w:t>Solution Design</w:t>
            </w:r>
          </w:fldSimple>
        </w:p>
      </w:tc>
      <w:tc>
        <w:tcPr>
          <w:tcW w:w="1089" w:type="dxa"/>
          <w:vMerge/>
        </w:tcPr>
        <w:p w:rsidR="004C38B6" w:rsidRPr="00114621" w:rsidRDefault="004C38B6" w:rsidP="007828D1"/>
      </w:tc>
      <w:tc>
        <w:tcPr>
          <w:tcW w:w="236" w:type="dxa"/>
          <w:tcBorders>
            <w:top w:val="single" w:sz="4" w:space="0" w:color="auto"/>
          </w:tcBorders>
        </w:tcPr>
        <w:p w:rsidR="004C38B6" w:rsidRPr="00114621" w:rsidRDefault="004C38B6" w:rsidP="007828D1"/>
      </w:tc>
    </w:tr>
  </w:tbl>
  <w:p w:rsidR="004C38B6" w:rsidRPr="00114621" w:rsidRDefault="004C38B6" w:rsidP="001D13D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8B6" w:rsidRPr="007E7D71" w:rsidRDefault="004C38B6" w:rsidP="007E7D71">
    <w:fldSimple w:instr=" FILENAME   \* MERGEFORMAT ">
      <w:ins w:id="299" w:author="Geoff Routledge" w:date="2017-08-22T15:14:00Z">
        <w:r>
          <w:rPr>
            <w:noProof/>
          </w:rPr>
          <w:t>SD_1008264_IPVoDTargetedAds_02_02.docx</w:t>
        </w:r>
      </w:ins>
      <w:del w:id="300" w:author="Geoff Routledge" w:date="2017-08-17T14:34:00Z">
        <w:r w:rsidDel="00422979">
          <w:rPr>
            <w:noProof/>
          </w:rPr>
          <w:delText>SD_1008264_IPVoDTargetedAds_01_10.docx</w:delText>
        </w:r>
      </w:del>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8ECFCAA"/>
    <w:lvl w:ilvl="0">
      <w:start w:val="1"/>
      <w:numFmt w:val="decimal"/>
      <w:lvlText w:val="%1."/>
      <w:lvlJc w:val="left"/>
      <w:pPr>
        <w:tabs>
          <w:tab w:val="num" w:pos="1492"/>
        </w:tabs>
        <w:ind w:left="1492" w:hanging="360"/>
      </w:pPr>
    </w:lvl>
  </w:abstractNum>
  <w:abstractNum w:abstractNumId="1">
    <w:nsid w:val="FFFFFF7D"/>
    <w:multiLevelType w:val="singleLevel"/>
    <w:tmpl w:val="B30AF2AA"/>
    <w:lvl w:ilvl="0">
      <w:start w:val="1"/>
      <w:numFmt w:val="decimal"/>
      <w:lvlText w:val="%1."/>
      <w:lvlJc w:val="left"/>
      <w:pPr>
        <w:tabs>
          <w:tab w:val="num" w:pos="1209"/>
        </w:tabs>
        <w:ind w:left="1209" w:hanging="360"/>
      </w:pPr>
    </w:lvl>
  </w:abstractNum>
  <w:abstractNum w:abstractNumId="2">
    <w:nsid w:val="FFFFFF7E"/>
    <w:multiLevelType w:val="singleLevel"/>
    <w:tmpl w:val="C0D65782"/>
    <w:lvl w:ilvl="0">
      <w:start w:val="1"/>
      <w:numFmt w:val="decimal"/>
      <w:lvlText w:val="%1."/>
      <w:lvlJc w:val="left"/>
      <w:pPr>
        <w:tabs>
          <w:tab w:val="num" w:pos="926"/>
        </w:tabs>
        <w:ind w:left="926" w:hanging="360"/>
      </w:pPr>
    </w:lvl>
  </w:abstractNum>
  <w:abstractNum w:abstractNumId="3">
    <w:nsid w:val="FFFFFF7F"/>
    <w:multiLevelType w:val="singleLevel"/>
    <w:tmpl w:val="ABFE9FCC"/>
    <w:lvl w:ilvl="0">
      <w:start w:val="1"/>
      <w:numFmt w:val="decimal"/>
      <w:lvlText w:val="%1."/>
      <w:lvlJc w:val="left"/>
      <w:pPr>
        <w:tabs>
          <w:tab w:val="num" w:pos="643"/>
        </w:tabs>
        <w:ind w:left="643" w:hanging="360"/>
      </w:pPr>
    </w:lvl>
  </w:abstractNum>
  <w:abstractNum w:abstractNumId="4">
    <w:nsid w:val="FFFFFF80"/>
    <w:multiLevelType w:val="singleLevel"/>
    <w:tmpl w:val="7F22D3D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5FCD4F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C9E03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FA59F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6EE2988"/>
    <w:lvl w:ilvl="0">
      <w:start w:val="1"/>
      <w:numFmt w:val="decimal"/>
      <w:lvlText w:val="%1."/>
      <w:lvlJc w:val="left"/>
      <w:pPr>
        <w:tabs>
          <w:tab w:val="num" w:pos="360"/>
        </w:tabs>
        <w:ind w:left="360" w:hanging="360"/>
      </w:pPr>
    </w:lvl>
  </w:abstractNum>
  <w:abstractNum w:abstractNumId="9">
    <w:nsid w:val="FFFFFF89"/>
    <w:multiLevelType w:val="singleLevel"/>
    <w:tmpl w:val="C03097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DC10129C"/>
    <w:lvl w:ilvl="0">
      <w:numFmt w:val="bullet"/>
      <w:lvlText w:val="*"/>
      <w:lvlJc w:val="left"/>
      <w:pPr>
        <w:ind w:left="0" w:firstLine="0"/>
      </w:pPr>
    </w:lvl>
  </w:abstractNum>
  <w:abstractNum w:abstractNumId="11">
    <w:nsid w:val="00771611"/>
    <w:multiLevelType w:val="hybridMultilevel"/>
    <w:tmpl w:val="BBECD37C"/>
    <w:lvl w:ilvl="0" w:tplc="DDFE010E">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nsid w:val="008B10B8"/>
    <w:multiLevelType w:val="hybridMultilevel"/>
    <w:tmpl w:val="AE08105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nsid w:val="01A8438F"/>
    <w:multiLevelType w:val="multilevel"/>
    <w:tmpl w:val="6472BDC2"/>
    <w:lvl w:ilvl="0">
      <w:start w:val="1"/>
      <w:numFmt w:val="decimal"/>
      <w:pStyle w:val="UCOutlineNumberingLevel1"/>
      <w:lvlText w:val="%1."/>
      <w:lvlJc w:val="left"/>
      <w:pPr>
        <w:tabs>
          <w:tab w:val="num" w:pos="360"/>
        </w:tabs>
        <w:ind w:left="360" w:hanging="360"/>
      </w:pPr>
      <w:rPr>
        <w:rFonts w:cs="Times New Roman" w:hint="default"/>
      </w:rPr>
    </w:lvl>
    <w:lvl w:ilvl="1">
      <w:start w:val="1"/>
      <w:numFmt w:val="decimal"/>
      <w:pStyle w:val="UCLevel2Numbering"/>
      <w:lvlText w:val="%1.%2."/>
      <w:lvlJc w:val="left"/>
      <w:pPr>
        <w:tabs>
          <w:tab w:val="num" w:pos="360"/>
        </w:tabs>
        <w:ind w:left="-1440" w:firstLine="1800"/>
      </w:pPr>
      <w:rPr>
        <w:rFonts w:cs="Times New Roman" w:hint="default"/>
      </w:rPr>
    </w:lvl>
    <w:lvl w:ilvl="2">
      <w:start w:val="1"/>
      <w:numFmt w:val="lowerLetter"/>
      <w:lvlText w:val="%3)"/>
      <w:lvlJc w:val="left"/>
      <w:pPr>
        <w:tabs>
          <w:tab w:val="num" w:pos="1080"/>
        </w:tabs>
        <w:ind w:left="1080" w:hanging="360"/>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06FD3C61"/>
    <w:multiLevelType w:val="hybridMultilevel"/>
    <w:tmpl w:val="53F446C2"/>
    <w:lvl w:ilvl="0" w:tplc="B78036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07E3343E"/>
    <w:multiLevelType w:val="hybridMultilevel"/>
    <w:tmpl w:val="BDE6AB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0E4A5621"/>
    <w:multiLevelType w:val="hybridMultilevel"/>
    <w:tmpl w:val="E750AF6A"/>
    <w:lvl w:ilvl="0" w:tplc="08090017">
      <w:start w:val="1"/>
      <w:numFmt w:val="low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1446643B"/>
    <w:multiLevelType w:val="hybridMultilevel"/>
    <w:tmpl w:val="30488AA4"/>
    <w:lvl w:ilvl="0" w:tplc="0A3E6C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6BE2ED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1B1493B"/>
    <w:multiLevelType w:val="hybridMultilevel"/>
    <w:tmpl w:val="0A0CEE62"/>
    <w:lvl w:ilvl="0" w:tplc="FFFFFFFF">
      <w:start w:val="1"/>
      <w:numFmt w:val="bullet"/>
      <w:pStyle w:val="UCOutlineindent"/>
      <w:lvlText w:val=""/>
      <w:lvlJc w:val="left"/>
      <w:pPr>
        <w:tabs>
          <w:tab w:val="num" w:pos="1112"/>
        </w:tabs>
        <w:ind w:left="1112" w:hanging="720"/>
      </w:pPr>
      <w:rPr>
        <w:rFonts w:ascii="Symbol" w:hAnsi="Symbol" w:hint="default"/>
      </w:rPr>
    </w:lvl>
    <w:lvl w:ilvl="1" w:tplc="FFFFFFFF">
      <w:start w:val="1"/>
      <w:numFmt w:val="bullet"/>
      <w:lvlText w:val=""/>
      <w:lvlJc w:val="left"/>
      <w:pPr>
        <w:tabs>
          <w:tab w:val="num" w:pos="2160"/>
        </w:tabs>
        <w:ind w:left="2160" w:hanging="360"/>
      </w:pPr>
      <w:rPr>
        <w:rFonts w:ascii="Symbol" w:hAnsi="Symbol"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0">
    <w:nsid w:val="25810EB2"/>
    <w:multiLevelType w:val="hybridMultilevel"/>
    <w:tmpl w:val="D1541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6B05F0C"/>
    <w:multiLevelType w:val="hybridMultilevel"/>
    <w:tmpl w:val="36A6EB60"/>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nsid w:val="2AFC51F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C3A5BB6"/>
    <w:multiLevelType w:val="hybridMultilevel"/>
    <w:tmpl w:val="F7122562"/>
    <w:lvl w:ilvl="0" w:tplc="33B4F4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CBE3380"/>
    <w:multiLevelType w:val="hybridMultilevel"/>
    <w:tmpl w:val="9D8C7C72"/>
    <w:lvl w:ilvl="0" w:tplc="C206E2D4">
      <w:start w:val="1"/>
      <w:numFmt w:val="bullet"/>
      <w:pStyle w:val="Normal-BulletCompact"/>
      <w:lvlText w:val=""/>
      <w:lvlJc w:val="left"/>
      <w:pPr>
        <w:ind w:left="717"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EB166FB"/>
    <w:multiLevelType w:val="hybridMultilevel"/>
    <w:tmpl w:val="E96C7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18F6C1F"/>
    <w:multiLevelType w:val="hybridMultilevel"/>
    <w:tmpl w:val="C8004C8A"/>
    <w:lvl w:ilvl="0" w:tplc="55308D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4EE3C88"/>
    <w:multiLevelType w:val="hybridMultilevel"/>
    <w:tmpl w:val="CEC03B6A"/>
    <w:lvl w:ilvl="0" w:tplc="0A0CC756">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B933BC9"/>
    <w:multiLevelType w:val="hybridMultilevel"/>
    <w:tmpl w:val="E708998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9">
    <w:nsid w:val="3BDF0F44"/>
    <w:multiLevelType w:val="hybridMultilevel"/>
    <w:tmpl w:val="90CC471A"/>
    <w:lvl w:ilvl="0" w:tplc="33E8C25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nsid w:val="3C885D9D"/>
    <w:multiLevelType w:val="hybridMultilevel"/>
    <w:tmpl w:val="EAC63352"/>
    <w:lvl w:ilvl="0" w:tplc="08090001">
      <w:start w:val="1"/>
      <w:numFmt w:val="bullet"/>
      <w:pStyle w:val="TableBullet"/>
      <w:lvlText w:val=""/>
      <w:lvlJc w:val="left"/>
      <w:pPr>
        <w:tabs>
          <w:tab w:val="num" w:pos="170"/>
        </w:tabs>
        <w:ind w:left="170" w:hanging="17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C267F9C"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3DAA54FD"/>
    <w:multiLevelType w:val="hybridMultilevel"/>
    <w:tmpl w:val="C1660CEE"/>
    <w:lvl w:ilvl="0" w:tplc="F7C269A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723852"/>
    <w:multiLevelType w:val="hybridMultilevel"/>
    <w:tmpl w:val="25904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4360149"/>
    <w:multiLevelType w:val="hybridMultilevel"/>
    <w:tmpl w:val="08EA651C"/>
    <w:lvl w:ilvl="0" w:tplc="FFFFFFFF">
      <w:start w:val="1"/>
      <w:numFmt w:val="decimal"/>
      <w:pStyle w:val="UseCaseFlow"/>
      <w:lvlText w:val="%1."/>
      <w:lvlJc w:val="left"/>
      <w:pPr>
        <w:tabs>
          <w:tab w:val="num" w:pos="1077"/>
        </w:tabs>
        <w:ind w:left="1077" w:hanging="360"/>
      </w:pPr>
      <w:rPr>
        <w:rFonts w:cs="Times New Roman" w:hint="default"/>
      </w:rPr>
    </w:lvl>
    <w:lvl w:ilvl="1" w:tplc="FFFFFFFF" w:tentative="1">
      <w:start w:val="1"/>
      <w:numFmt w:val="lowerLetter"/>
      <w:lvlText w:val="%2."/>
      <w:lvlJc w:val="left"/>
      <w:pPr>
        <w:tabs>
          <w:tab w:val="num" w:pos="1797"/>
        </w:tabs>
        <w:ind w:left="1797" w:hanging="360"/>
      </w:pPr>
      <w:rPr>
        <w:rFonts w:cs="Times New Roman"/>
      </w:rPr>
    </w:lvl>
    <w:lvl w:ilvl="2" w:tplc="FFFFFFFF" w:tentative="1">
      <w:start w:val="1"/>
      <w:numFmt w:val="lowerRoman"/>
      <w:lvlText w:val="%3."/>
      <w:lvlJc w:val="right"/>
      <w:pPr>
        <w:tabs>
          <w:tab w:val="num" w:pos="2517"/>
        </w:tabs>
        <w:ind w:left="2517" w:hanging="180"/>
      </w:pPr>
      <w:rPr>
        <w:rFonts w:cs="Times New Roman"/>
      </w:rPr>
    </w:lvl>
    <w:lvl w:ilvl="3" w:tplc="FFFFFFFF" w:tentative="1">
      <w:start w:val="1"/>
      <w:numFmt w:val="decimal"/>
      <w:lvlText w:val="%4."/>
      <w:lvlJc w:val="left"/>
      <w:pPr>
        <w:tabs>
          <w:tab w:val="num" w:pos="3237"/>
        </w:tabs>
        <w:ind w:left="3237" w:hanging="360"/>
      </w:pPr>
      <w:rPr>
        <w:rFonts w:cs="Times New Roman"/>
      </w:rPr>
    </w:lvl>
    <w:lvl w:ilvl="4" w:tplc="FFFFFFFF" w:tentative="1">
      <w:start w:val="1"/>
      <w:numFmt w:val="lowerLetter"/>
      <w:lvlText w:val="%5."/>
      <w:lvlJc w:val="left"/>
      <w:pPr>
        <w:tabs>
          <w:tab w:val="num" w:pos="3957"/>
        </w:tabs>
        <w:ind w:left="3957" w:hanging="360"/>
      </w:pPr>
      <w:rPr>
        <w:rFonts w:cs="Times New Roman"/>
      </w:rPr>
    </w:lvl>
    <w:lvl w:ilvl="5" w:tplc="FFFFFFFF" w:tentative="1">
      <w:start w:val="1"/>
      <w:numFmt w:val="lowerRoman"/>
      <w:lvlText w:val="%6."/>
      <w:lvlJc w:val="right"/>
      <w:pPr>
        <w:tabs>
          <w:tab w:val="num" w:pos="4677"/>
        </w:tabs>
        <w:ind w:left="4677" w:hanging="180"/>
      </w:pPr>
      <w:rPr>
        <w:rFonts w:cs="Times New Roman"/>
      </w:rPr>
    </w:lvl>
    <w:lvl w:ilvl="6" w:tplc="FFFFFFFF" w:tentative="1">
      <w:start w:val="1"/>
      <w:numFmt w:val="decimal"/>
      <w:lvlText w:val="%7."/>
      <w:lvlJc w:val="left"/>
      <w:pPr>
        <w:tabs>
          <w:tab w:val="num" w:pos="5397"/>
        </w:tabs>
        <w:ind w:left="5397" w:hanging="360"/>
      </w:pPr>
      <w:rPr>
        <w:rFonts w:cs="Times New Roman"/>
      </w:rPr>
    </w:lvl>
    <w:lvl w:ilvl="7" w:tplc="FFFFFFFF" w:tentative="1">
      <w:start w:val="1"/>
      <w:numFmt w:val="lowerLetter"/>
      <w:lvlText w:val="%8."/>
      <w:lvlJc w:val="left"/>
      <w:pPr>
        <w:tabs>
          <w:tab w:val="num" w:pos="6117"/>
        </w:tabs>
        <w:ind w:left="6117" w:hanging="360"/>
      </w:pPr>
      <w:rPr>
        <w:rFonts w:cs="Times New Roman"/>
      </w:rPr>
    </w:lvl>
    <w:lvl w:ilvl="8" w:tplc="FFFFFFFF" w:tentative="1">
      <w:start w:val="1"/>
      <w:numFmt w:val="lowerRoman"/>
      <w:lvlText w:val="%9."/>
      <w:lvlJc w:val="right"/>
      <w:pPr>
        <w:tabs>
          <w:tab w:val="num" w:pos="6837"/>
        </w:tabs>
        <w:ind w:left="6837" w:hanging="180"/>
      </w:pPr>
      <w:rPr>
        <w:rFonts w:cs="Times New Roman"/>
      </w:rPr>
    </w:lvl>
  </w:abstractNum>
  <w:abstractNum w:abstractNumId="34">
    <w:nsid w:val="4461031E"/>
    <w:multiLevelType w:val="hybridMultilevel"/>
    <w:tmpl w:val="DA58E66E"/>
    <w:lvl w:ilvl="0" w:tplc="11287D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C993D4E"/>
    <w:multiLevelType w:val="hybridMultilevel"/>
    <w:tmpl w:val="BD482D90"/>
    <w:lvl w:ilvl="0" w:tplc="8B467786">
      <w:start w:val="6"/>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3DE3BE5"/>
    <w:multiLevelType w:val="hybridMultilevel"/>
    <w:tmpl w:val="AECC4952"/>
    <w:lvl w:ilvl="0" w:tplc="634E3EC0">
      <w:start w:val="6"/>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53E66FC"/>
    <w:multiLevelType w:val="hybridMultilevel"/>
    <w:tmpl w:val="90CC471A"/>
    <w:lvl w:ilvl="0" w:tplc="33E8C25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57E52DEC"/>
    <w:multiLevelType w:val="hybridMultilevel"/>
    <w:tmpl w:val="AE08105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60795F57"/>
    <w:multiLevelType w:val="multilevel"/>
    <w:tmpl w:val="8054A2B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0">
    <w:nsid w:val="61CD3A24"/>
    <w:multiLevelType w:val="hybridMultilevel"/>
    <w:tmpl w:val="5A96B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53035D4"/>
    <w:multiLevelType w:val="multilevel"/>
    <w:tmpl w:val="B85C583C"/>
    <w:styleLink w:val="StyleNumbered1"/>
    <w:lvl w:ilvl="0">
      <w:start w:val="1"/>
      <w:numFmt w:val="decimal"/>
      <w:lvlText w:val="%1."/>
      <w:lvlJc w:val="left"/>
      <w:pPr>
        <w:tabs>
          <w:tab w:val="num" w:pos="1080"/>
        </w:tabs>
        <w:ind w:left="1080" w:hanging="360"/>
      </w:pPr>
      <w:rPr>
        <w:rFonts w:ascii="Calibri" w:hAnsi="Calibri" w:cs="Times New Roman"/>
        <w:sz w:val="20"/>
      </w:rPr>
    </w:lvl>
    <w:lvl w:ilvl="1">
      <w:start w:val="1"/>
      <w:numFmt w:val="lowerLetter"/>
      <w:lvlText w:val="%2."/>
      <w:lvlJc w:val="left"/>
      <w:pPr>
        <w:tabs>
          <w:tab w:val="num" w:pos="1800"/>
        </w:tabs>
        <w:ind w:left="1800" w:hanging="360"/>
      </w:pPr>
      <w:rPr>
        <w:rFonts w:cs="Times New Roman" w:hint="default"/>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42">
    <w:nsid w:val="678D47D9"/>
    <w:multiLevelType w:val="hybridMultilevel"/>
    <w:tmpl w:val="39361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A131865"/>
    <w:multiLevelType w:val="hybridMultilevel"/>
    <w:tmpl w:val="7C6CDC26"/>
    <w:lvl w:ilvl="0" w:tplc="6610E4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2D81256"/>
    <w:multiLevelType w:val="hybridMultilevel"/>
    <w:tmpl w:val="4000C72A"/>
    <w:lvl w:ilvl="0" w:tplc="C2BC3EB0">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9"/>
  </w:num>
  <w:num w:numId="2">
    <w:abstractNumId w:val="13"/>
  </w:num>
  <w:num w:numId="3">
    <w:abstractNumId w:val="30"/>
  </w:num>
  <w:num w:numId="4">
    <w:abstractNumId w:val="33"/>
  </w:num>
  <w:num w:numId="5">
    <w:abstractNumId w:val="41"/>
  </w:num>
  <w:num w:numId="6">
    <w:abstractNumId w:val="21"/>
  </w:num>
  <w:num w:numId="7">
    <w:abstractNumId w:val="10"/>
    <w:lvlOverride w:ilvl="0">
      <w:lvl w:ilvl="0">
        <w:numFmt w:val="bullet"/>
        <w:lvlText w:val=""/>
        <w:legacy w:legacy="1" w:legacySpace="0" w:legacyIndent="0"/>
        <w:lvlJc w:val="left"/>
        <w:pPr>
          <w:ind w:left="0" w:firstLine="0"/>
        </w:pPr>
        <w:rPr>
          <w:rFonts w:ascii="Symbol" w:hAnsi="Symbol" w:hint="default"/>
        </w:rPr>
      </w:lvl>
    </w:lvlOverride>
  </w:num>
  <w:num w:numId="8">
    <w:abstractNumId w:val="27"/>
  </w:num>
  <w:num w:numId="9">
    <w:abstractNumId w:val="15"/>
  </w:num>
  <w:num w:numId="10">
    <w:abstractNumId w:val="23"/>
  </w:num>
  <w:num w:numId="11">
    <w:abstractNumId w:val="17"/>
  </w:num>
  <w:num w:numId="12">
    <w:abstractNumId w:val="43"/>
  </w:num>
  <w:num w:numId="13">
    <w:abstractNumId w:val="31"/>
  </w:num>
  <w:num w:numId="14">
    <w:abstractNumId w:val="34"/>
  </w:num>
  <w:num w:numId="15">
    <w:abstractNumId w:val="14"/>
  </w:num>
  <w:num w:numId="16">
    <w:abstractNumId w:val="2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8"/>
  </w:num>
  <w:num w:numId="24">
    <w:abstractNumId w:val="40"/>
  </w:num>
  <w:num w:numId="25">
    <w:abstractNumId w:val="20"/>
  </w:num>
  <w:num w:numId="26">
    <w:abstractNumId w:val="25"/>
  </w:num>
  <w:num w:numId="27">
    <w:abstractNumId w:val="42"/>
  </w:num>
  <w:num w:numId="28">
    <w:abstractNumId w:val="37"/>
  </w:num>
  <w:num w:numId="29">
    <w:abstractNumId w:val="39"/>
  </w:num>
  <w:num w:numId="30">
    <w:abstractNumId w:val="24"/>
  </w:num>
  <w:num w:numId="31">
    <w:abstractNumId w:val="16"/>
  </w:num>
  <w:num w:numId="32">
    <w:abstractNumId w:val="7"/>
  </w:num>
  <w:num w:numId="33">
    <w:abstractNumId w:val="9"/>
  </w:num>
  <w:num w:numId="34">
    <w:abstractNumId w:val="18"/>
  </w:num>
  <w:num w:numId="35">
    <w:abstractNumId w:val="22"/>
  </w:num>
  <w:num w:numId="36">
    <w:abstractNumId w:val="36"/>
  </w:num>
  <w:num w:numId="37">
    <w:abstractNumId w:val="6"/>
  </w:num>
  <w:num w:numId="38">
    <w:abstractNumId w:val="5"/>
  </w:num>
  <w:num w:numId="39">
    <w:abstractNumId w:val="4"/>
  </w:num>
  <w:num w:numId="40">
    <w:abstractNumId w:val="8"/>
  </w:num>
  <w:num w:numId="41">
    <w:abstractNumId w:val="3"/>
  </w:num>
  <w:num w:numId="42">
    <w:abstractNumId w:val="2"/>
  </w:num>
  <w:num w:numId="43">
    <w:abstractNumId w:val="1"/>
  </w:num>
  <w:num w:numId="44">
    <w:abstractNumId w:val="0"/>
  </w:num>
  <w:num w:numId="45">
    <w:abstractNumId w:val="3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ant, Niranjan">
    <w15:presenceInfo w15:providerId="AD" w15:userId="S-1-5-21-1830819319-1975652134-394877016-80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revisionView w:markup="0"/>
  <w:trackRevisions/>
  <w:doNotTrackFormatting/>
  <w:defaultTabStop w:val="284"/>
  <w:defaultTableStyle w:val="TableGrid3"/>
  <w:displayHorizontalDrawingGridEvery w:val="0"/>
  <w:displayVerticalDrawingGridEvery w:val="0"/>
  <w:doNotUseMarginsForDrawingGridOrigin/>
  <w:noPunctuationKerning/>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10"/>
    <w:rsid w:val="0000078E"/>
    <w:rsid w:val="00000E73"/>
    <w:rsid w:val="0000168A"/>
    <w:rsid w:val="00001921"/>
    <w:rsid w:val="000027B0"/>
    <w:rsid w:val="00002830"/>
    <w:rsid w:val="00002AC7"/>
    <w:rsid w:val="000037CF"/>
    <w:rsid w:val="00004058"/>
    <w:rsid w:val="00004820"/>
    <w:rsid w:val="00004A80"/>
    <w:rsid w:val="00005212"/>
    <w:rsid w:val="000062E9"/>
    <w:rsid w:val="00006E56"/>
    <w:rsid w:val="0000731F"/>
    <w:rsid w:val="000073E9"/>
    <w:rsid w:val="000108F9"/>
    <w:rsid w:val="000112D5"/>
    <w:rsid w:val="000119D9"/>
    <w:rsid w:val="00011CD5"/>
    <w:rsid w:val="000121A0"/>
    <w:rsid w:val="00012904"/>
    <w:rsid w:val="0001395E"/>
    <w:rsid w:val="000146F5"/>
    <w:rsid w:val="00014AD7"/>
    <w:rsid w:val="00014B96"/>
    <w:rsid w:val="00014E4B"/>
    <w:rsid w:val="00014F23"/>
    <w:rsid w:val="00015D1C"/>
    <w:rsid w:val="000162BA"/>
    <w:rsid w:val="00016460"/>
    <w:rsid w:val="00016AB7"/>
    <w:rsid w:val="00016BDD"/>
    <w:rsid w:val="00016FD0"/>
    <w:rsid w:val="000171E0"/>
    <w:rsid w:val="00017264"/>
    <w:rsid w:val="000176CE"/>
    <w:rsid w:val="00021038"/>
    <w:rsid w:val="000211B5"/>
    <w:rsid w:val="00021235"/>
    <w:rsid w:val="000216AD"/>
    <w:rsid w:val="00022215"/>
    <w:rsid w:val="00022422"/>
    <w:rsid w:val="00022661"/>
    <w:rsid w:val="00022F66"/>
    <w:rsid w:val="00023EE4"/>
    <w:rsid w:val="00023FCD"/>
    <w:rsid w:val="00024D43"/>
    <w:rsid w:val="00024D8F"/>
    <w:rsid w:val="0002538E"/>
    <w:rsid w:val="0002624D"/>
    <w:rsid w:val="000266C7"/>
    <w:rsid w:val="000270EE"/>
    <w:rsid w:val="00027527"/>
    <w:rsid w:val="0003061F"/>
    <w:rsid w:val="000329DD"/>
    <w:rsid w:val="00032B30"/>
    <w:rsid w:val="000333B0"/>
    <w:rsid w:val="0003381F"/>
    <w:rsid w:val="00034160"/>
    <w:rsid w:val="000354F1"/>
    <w:rsid w:val="000359C7"/>
    <w:rsid w:val="00036884"/>
    <w:rsid w:val="00036E76"/>
    <w:rsid w:val="00036F4C"/>
    <w:rsid w:val="00037D8D"/>
    <w:rsid w:val="00040858"/>
    <w:rsid w:val="00040C60"/>
    <w:rsid w:val="000412CE"/>
    <w:rsid w:val="00041817"/>
    <w:rsid w:val="00042BA0"/>
    <w:rsid w:val="00043591"/>
    <w:rsid w:val="00044280"/>
    <w:rsid w:val="000450C0"/>
    <w:rsid w:val="0004518A"/>
    <w:rsid w:val="00045693"/>
    <w:rsid w:val="000458A3"/>
    <w:rsid w:val="00045AA1"/>
    <w:rsid w:val="0004614B"/>
    <w:rsid w:val="0004633D"/>
    <w:rsid w:val="00046A46"/>
    <w:rsid w:val="00047408"/>
    <w:rsid w:val="0005045A"/>
    <w:rsid w:val="0005049C"/>
    <w:rsid w:val="0005099F"/>
    <w:rsid w:val="000519FF"/>
    <w:rsid w:val="00051D87"/>
    <w:rsid w:val="000524CC"/>
    <w:rsid w:val="00053B90"/>
    <w:rsid w:val="00053C17"/>
    <w:rsid w:val="0005556F"/>
    <w:rsid w:val="000563C5"/>
    <w:rsid w:val="00056494"/>
    <w:rsid w:val="00056A3F"/>
    <w:rsid w:val="00056F6B"/>
    <w:rsid w:val="00057200"/>
    <w:rsid w:val="00060789"/>
    <w:rsid w:val="00060CC5"/>
    <w:rsid w:val="00060F2A"/>
    <w:rsid w:val="0006118C"/>
    <w:rsid w:val="000618E8"/>
    <w:rsid w:val="00061B2B"/>
    <w:rsid w:val="00061EA5"/>
    <w:rsid w:val="00062437"/>
    <w:rsid w:val="0006250D"/>
    <w:rsid w:val="00063034"/>
    <w:rsid w:val="00063094"/>
    <w:rsid w:val="00064038"/>
    <w:rsid w:val="00064248"/>
    <w:rsid w:val="00065036"/>
    <w:rsid w:val="00065D89"/>
    <w:rsid w:val="00065E9D"/>
    <w:rsid w:val="00066EB2"/>
    <w:rsid w:val="000670E8"/>
    <w:rsid w:val="0006776D"/>
    <w:rsid w:val="000679F1"/>
    <w:rsid w:val="00067F69"/>
    <w:rsid w:val="00071473"/>
    <w:rsid w:val="00071D8D"/>
    <w:rsid w:val="00072986"/>
    <w:rsid w:val="000736C8"/>
    <w:rsid w:val="00073755"/>
    <w:rsid w:val="00073F9F"/>
    <w:rsid w:val="00074173"/>
    <w:rsid w:val="00074494"/>
    <w:rsid w:val="000748F6"/>
    <w:rsid w:val="00075089"/>
    <w:rsid w:val="00076CAA"/>
    <w:rsid w:val="00076FA7"/>
    <w:rsid w:val="000777B9"/>
    <w:rsid w:val="00077945"/>
    <w:rsid w:val="00077A43"/>
    <w:rsid w:val="00077DBC"/>
    <w:rsid w:val="00080034"/>
    <w:rsid w:val="000805C3"/>
    <w:rsid w:val="00080F1D"/>
    <w:rsid w:val="0008224D"/>
    <w:rsid w:val="0008281A"/>
    <w:rsid w:val="00082F15"/>
    <w:rsid w:val="00083264"/>
    <w:rsid w:val="00083BA5"/>
    <w:rsid w:val="00083EE1"/>
    <w:rsid w:val="00085903"/>
    <w:rsid w:val="00085D89"/>
    <w:rsid w:val="000862FE"/>
    <w:rsid w:val="0008631E"/>
    <w:rsid w:val="00086E58"/>
    <w:rsid w:val="0008755F"/>
    <w:rsid w:val="00090C70"/>
    <w:rsid w:val="00090EC1"/>
    <w:rsid w:val="00091B02"/>
    <w:rsid w:val="00092A0B"/>
    <w:rsid w:val="000930EE"/>
    <w:rsid w:val="00093FBC"/>
    <w:rsid w:val="000944AE"/>
    <w:rsid w:val="00095C1C"/>
    <w:rsid w:val="00096923"/>
    <w:rsid w:val="00096BEA"/>
    <w:rsid w:val="000A0519"/>
    <w:rsid w:val="000A1505"/>
    <w:rsid w:val="000A183F"/>
    <w:rsid w:val="000A1BE7"/>
    <w:rsid w:val="000A29FD"/>
    <w:rsid w:val="000A3C46"/>
    <w:rsid w:val="000A3F6C"/>
    <w:rsid w:val="000A47B3"/>
    <w:rsid w:val="000A4E09"/>
    <w:rsid w:val="000A5751"/>
    <w:rsid w:val="000A5A58"/>
    <w:rsid w:val="000A5E84"/>
    <w:rsid w:val="000A6EDD"/>
    <w:rsid w:val="000A7153"/>
    <w:rsid w:val="000A721C"/>
    <w:rsid w:val="000A7941"/>
    <w:rsid w:val="000A7969"/>
    <w:rsid w:val="000A7E93"/>
    <w:rsid w:val="000A7FEC"/>
    <w:rsid w:val="000B04C9"/>
    <w:rsid w:val="000B07D8"/>
    <w:rsid w:val="000B0866"/>
    <w:rsid w:val="000B0EC2"/>
    <w:rsid w:val="000B11CE"/>
    <w:rsid w:val="000B1E0B"/>
    <w:rsid w:val="000B2B5C"/>
    <w:rsid w:val="000B332A"/>
    <w:rsid w:val="000B3449"/>
    <w:rsid w:val="000B3833"/>
    <w:rsid w:val="000B3D66"/>
    <w:rsid w:val="000B56B8"/>
    <w:rsid w:val="000B58EC"/>
    <w:rsid w:val="000B5A65"/>
    <w:rsid w:val="000B7988"/>
    <w:rsid w:val="000B7D49"/>
    <w:rsid w:val="000C00BF"/>
    <w:rsid w:val="000C13EE"/>
    <w:rsid w:val="000C1B8D"/>
    <w:rsid w:val="000C1C18"/>
    <w:rsid w:val="000C2FAA"/>
    <w:rsid w:val="000C4197"/>
    <w:rsid w:val="000C4540"/>
    <w:rsid w:val="000C4891"/>
    <w:rsid w:val="000C4ACA"/>
    <w:rsid w:val="000C4C45"/>
    <w:rsid w:val="000C61D5"/>
    <w:rsid w:val="000C6D5D"/>
    <w:rsid w:val="000C77B7"/>
    <w:rsid w:val="000D1757"/>
    <w:rsid w:val="000D1B28"/>
    <w:rsid w:val="000D1B5D"/>
    <w:rsid w:val="000D1F34"/>
    <w:rsid w:val="000D2264"/>
    <w:rsid w:val="000D4D68"/>
    <w:rsid w:val="000D5D91"/>
    <w:rsid w:val="000D6FBA"/>
    <w:rsid w:val="000D70B6"/>
    <w:rsid w:val="000D70DC"/>
    <w:rsid w:val="000D72DC"/>
    <w:rsid w:val="000D7639"/>
    <w:rsid w:val="000D76CA"/>
    <w:rsid w:val="000E0393"/>
    <w:rsid w:val="000E1667"/>
    <w:rsid w:val="000E1DE9"/>
    <w:rsid w:val="000E1F1E"/>
    <w:rsid w:val="000E218E"/>
    <w:rsid w:val="000E32FF"/>
    <w:rsid w:val="000E3A6E"/>
    <w:rsid w:val="000E45E9"/>
    <w:rsid w:val="000E4BB8"/>
    <w:rsid w:val="000E53DF"/>
    <w:rsid w:val="000E5873"/>
    <w:rsid w:val="000E6D66"/>
    <w:rsid w:val="000E78B5"/>
    <w:rsid w:val="000E78C4"/>
    <w:rsid w:val="000E7CE5"/>
    <w:rsid w:val="000F0838"/>
    <w:rsid w:val="000F22F4"/>
    <w:rsid w:val="000F2C88"/>
    <w:rsid w:val="000F315F"/>
    <w:rsid w:val="000F31AB"/>
    <w:rsid w:val="000F4670"/>
    <w:rsid w:val="000F5333"/>
    <w:rsid w:val="000F5355"/>
    <w:rsid w:val="000F5CA2"/>
    <w:rsid w:val="000F6191"/>
    <w:rsid w:val="001009E4"/>
    <w:rsid w:val="00100EDD"/>
    <w:rsid w:val="00100F9C"/>
    <w:rsid w:val="001012F5"/>
    <w:rsid w:val="0010135E"/>
    <w:rsid w:val="001018AD"/>
    <w:rsid w:val="00101977"/>
    <w:rsid w:val="00101E78"/>
    <w:rsid w:val="00102828"/>
    <w:rsid w:val="00102CD2"/>
    <w:rsid w:val="00103C52"/>
    <w:rsid w:val="00105387"/>
    <w:rsid w:val="00106644"/>
    <w:rsid w:val="00106721"/>
    <w:rsid w:val="00107AE9"/>
    <w:rsid w:val="00107C12"/>
    <w:rsid w:val="00107D1D"/>
    <w:rsid w:val="00110380"/>
    <w:rsid w:val="00110B54"/>
    <w:rsid w:val="001116CC"/>
    <w:rsid w:val="00111DB8"/>
    <w:rsid w:val="00111FF1"/>
    <w:rsid w:val="00112C99"/>
    <w:rsid w:val="00112F3D"/>
    <w:rsid w:val="00113067"/>
    <w:rsid w:val="001131CD"/>
    <w:rsid w:val="00113599"/>
    <w:rsid w:val="00114621"/>
    <w:rsid w:val="00114A39"/>
    <w:rsid w:val="00114AEC"/>
    <w:rsid w:val="00114BF7"/>
    <w:rsid w:val="00116A82"/>
    <w:rsid w:val="00121785"/>
    <w:rsid w:val="001221E0"/>
    <w:rsid w:val="00122901"/>
    <w:rsid w:val="00122A20"/>
    <w:rsid w:val="00122C91"/>
    <w:rsid w:val="00122FD8"/>
    <w:rsid w:val="001237E6"/>
    <w:rsid w:val="00123AAA"/>
    <w:rsid w:val="00124FE7"/>
    <w:rsid w:val="00127055"/>
    <w:rsid w:val="001310C2"/>
    <w:rsid w:val="00134CC0"/>
    <w:rsid w:val="00134EFC"/>
    <w:rsid w:val="0013540C"/>
    <w:rsid w:val="00135814"/>
    <w:rsid w:val="001359B3"/>
    <w:rsid w:val="00135C38"/>
    <w:rsid w:val="00137023"/>
    <w:rsid w:val="00137EC7"/>
    <w:rsid w:val="00140798"/>
    <w:rsid w:val="00141952"/>
    <w:rsid w:val="00142D9F"/>
    <w:rsid w:val="00143296"/>
    <w:rsid w:val="001432B3"/>
    <w:rsid w:val="001441CF"/>
    <w:rsid w:val="0014572C"/>
    <w:rsid w:val="00145819"/>
    <w:rsid w:val="0014585C"/>
    <w:rsid w:val="00145B7E"/>
    <w:rsid w:val="00145E57"/>
    <w:rsid w:val="00145E72"/>
    <w:rsid w:val="001460A4"/>
    <w:rsid w:val="0014610F"/>
    <w:rsid w:val="001465AE"/>
    <w:rsid w:val="00146749"/>
    <w:rsid w:val="001505A8"/>
    <w:rsid w:val="00150990"/>
    <w:rsid w:val="00150B9A"/>
    <w:rsid w:val="0015104B"/>
    <w:rsid w:val="0015321D"/>
    <w:rsid w:val="001534CB"/>
    <w:rsid w:val="00153EAE"/>
    <w:rsid w:val="0015473C"/>
    <w:rsid w:val="00154AD0"/>
    <w:rsid w:val="00154E74"/>
    <w:rsid w:val="00155F47"/>
    <w:rsid w:val="00156055"/>
    <w:rsid w:val="001566CB"/>
    <w:rsid w:val="0015767A"/>
    <w:rsid w:val="00157A0E"/>
    <w:rsid w:val="00157D33"/>
    <w:rsid w:val="00157FDD"/>
    <w:rsid w:val="00160923"/>
    <w:rsid w:val="0016152A"/>
    <w:rsid w:val="00161628"/>
    <w:rsid w:val="001617AF"/>
    <w:rsid w:val="00162981"/>
    <w:rsid w:val="00165CFA"/>
    <w:rsid w:val="001666DB"/>
    <w:rsid w:val="00166BC0"/>
    <w:rsid w:val="001674B2"/>
    <w:rsid w:val="001700CA"/>
    <w:rsid w:val="001701B2"/>
    <w:rsid w:val="00170EAB"/>
    <w:rsid w:val="00171974"/>
    <w:rsid w:val="001724C0"/>
    <w:rsid w:val="00172F95"/>
    <w:rsid w:val="00173724"/>
    <w:rsid w:val="0017453F"/>
    <w:rsid w:val="001745EB"/>
    <w:rsid w:val="00174784"/>
    <w:rsid w:val="00174A12"/>
    <w:rsid w:val="00174E3C"/>
    <w:rsid w:val="00175B19"/>
    <w:rsid w:val="00175D3F"/>
    <w:rsid w:val="00180122"/>
    <w:rsid w:val="001801A2"/>
    <w:rsid w:val="001809DB"/>
    <w:rsid w:val="001809F0"/>
    <w:rsid w:val="00180A7D"/>
    <w:rsid w:val="001819EE"/>
    <w:rsid w:val="001823D6"/>
    <w:rsid w:val="00182773"/>
    <w:rsid w:val="0018287B"/>
    <w:rsid w:val="00182AE3"/>
    <w:rsid w:val="00182DB0"/>
    <w:rsid w:val="00182DBF"/>
    <w:rsid w:val="00183A57"/>
    <w:rsid w:val="001845BF"/>
    <w:rsid w:val="00184889"/>
    <w:rsid w:val="00184933"/>
    <w:rsid w:val="001849F0"/>
    <w:rsid w:val="00184E51"/>
    <w:rsid w:val="0018581B"/>
    <w:rsid w:val="00185CF3"/>
    <w:rsid w:val="00185CFE"/>
    <w:rsid w:val="00186311"/>
    <w:rsid w:val="0018641B"/>
    <w:rsid w:val="00187E23"/>
    <w:rsid w:val="00190963"/>
    <w:rsid w:val="00190A0D"/>
    <w:rsid w:val="00190C04"/>
    <w:rsid w:val="001913E0"/>
    <w:rsid w:val="0019164B"/>
    <w:rsid w:val="0019209D"/>
    <w:rsid w:val="00192275"/>
    <w:rsid w:val="00193B3B"/>
    <w:rsid w:val="00193F74"/>
    <w:rsid w:val="0019519F"/>
    <w:rsid w:val="0019610C"/>
    <w:rsid w:val="0019678F"/>
    <w:rsid w:val="0019707A"/>
    <w:rsid w:val="00197D7C"/>
    <w:rsid w:val="001A07D6"/>
    <w:rsid w:val="001A0AAC"/>
    <w:rsid w:val="001A0ADD"/>
    <w:rsid w:val="001A0CD3"/>
    <w:rsid w:val="001A0CE5"/>
    <w:rsid w:val="001A240E"/>
    <w:rsid w:val="001A3D17"/>
    <w:rsid w:val="001A41D7"/>
    <w:rsid w:val="001A4696"/>
    <w:rsid w:val="001A48A3"/>
    <w:rsid w:val="001A5887"/>
    <w:rsid w:val="001A5FB5"/>
    <w:rsid w:val="001A6BC1"/>
    <w:rsid w:val="001A7622"/>
    <w:rsid w:val="001A7774"/>
    <w:rsid w:val="001A7E19"/>
    <w:rsid w:val="001B15C1"/>
    <w:rsid w:val="001B1F53"/>
    <w:rsid w:val="001B28AC"/>
    <w:rsid w:val="001B29A1"/>
    <w:rsid w:val="001B3E60"/>
    <w:rsid w:val="001B4167"/>
    <w:rsid w:val="001B4428"/>
    <w:rsid w:val="001B4E7B"/>
    <w:rsid w:val="001B5178"/>
    <w:rsid w:val="001B6A96"/>
    <w:rsid w:val="001C0252"/>
    <w:rsid w:val="001C1035"/>
    <w:rsid w:val="001C1A5E"/>
    <w:rsid w:val="001C2C32"/>
    <w:rsid w:val="001C2C99"/>
    <w:rsid w:val="001C3105"/>
    <w:rsid w:val="001C3260"/>
    <w:rsid w:val="001C4581"/>
    <w:rsid w:val="001C4D6C"/>
    <w:rsid w:val="001C7717"/>
    <w:rsid w:val="001C781D"/>
    <w:rsid w:val="001D0212"/>
    <w:rsid w:val="001D13D2"/>
    <w:rsid w:val="001D44D0"/>
    <w:rsid w:val="001D47C2"/>
    <w:rsid w:val="001D4818"/>
    <w:rsid w:val="001D6118"/>
    <w:rsid w:val="001D6791"/>
    <w:rsid w:val="001D7487"/>
    <w:rsid w:val="001D7894"/>
    <w:rsid w:val="001E04F1"/>
    <w:rsid w:val="001E159E"/>
    <w:rsid w:val="001E277B"/>
    <w:rsid w:val="001E46F7"/>
    <w:rsid w:val="001E58E5"/>
    <w:rsid w:val="001E5945"/>
    <w:rsid w:val="001E60CE"/>
    <w:rsid w:val="001E7580"/>
    <w:rsid w:val="001F01C3"/>
    <w:rsid w:val="001F0B31"/>
    <w:rsid w:val="001F1496"/>
    <w:rsid w:val="001F1C46"/>
    <w:rsid w:val="001F2B0A"/>
    <w:rsid w:val="001F430C"/>
    <w:rsid w:val="001F488E"/>
    <w:rsid w:val="001F5256"/>
    <w:rsid w:val="001F5651"/>
    <w:rsid w:val="001F6092"/>
    <w:rsid w:val="001F63FE"/>
    <w:rsid w:val="001F6B69"/>
    <w:rsid w:val="001F6B75"/>
    <w:rsid w:val="00201457"/>
    <w:rsid w:val="00201496"/>
    <w:rsid w:val="00201818"/>
    <w:rsid w:val="002018A0"/>
    <w:rsid w:val="00201A0B"/>
    <w:rsid w:val="002023C1"/>
    <w:rsid w:val="00202ABF"/>
    <w:rsid w:val="00202C7D"/>
    <w:rsid w:val="00203354"/>
    <w:rsid w:val="00203CA3"/>
    <w:rsid w:val="00204A97"/>
    <w:rsid w:val="00204FE0"/>
    <w:rsid w:val="002055AE"/>
    <w:rsid w:val="00206160"/>
    <w:rsid w:val="002061F3"/>
    <w:rsid w:val="00206EA1"/>
    <w:rsid w:val="00206F7F"/>
    <w:rsid w:val="00207EEB"/>
    <w:rsid w:val="0021065D"/>
    <w:rsid w:val="002106AD"/>
    <w:rsid w:val="00210855"/>
    <w:rsid w:val="00210E18"/>
    <w:rsid w:val="00211F02"/>
    <w:rsid w:val="00212787"/>
    <w:rsid w:val="00213A67"/>
    <w:rsid w:val="002143C3"/>
    <w:rsid w:val="00215E43"/>
    <w:rsid w:val="00216D46"/>
    <w:rsid w:val="002173F0"/>
    <w:rsid w:val="00217F5C"/>
    <w:rsid w:val="002206C1"/>
    <w:rsid w:val="00220AEC"/>
    <w:rsid w:val="0022140F"/>
    <w:rsid w:val="00221A0A"/>
    <w:rsid w:val="00221F32"/>
    <w:rsid w:val="0022234B"/>
    <w:rsid w:val="00222FC9"/>
    <w:rsid w:val="00223286"/>
    <w:rsid w:val="002233B4"/>
    <w:rsid w:val="00223701"/>
    <w:rsid w:val="002240D4"/>
    <w:rsid w:val="002242DA"/>
    <w:rsid w:val="00224753"/>
    <w:rsid w:val="00224864"/>
    <w:rsid w:val="00224ED6"/>
    <w:rsid w:val="002250B2"/>
    <w:rsid w:val="0022787D"/>
    <w:rsid w:val="00227F8A"/>
    <w:rsid w:val="002302A8"/>
    <w:rsid w:val="0023073B"/>
    <w:rsid w:val="00230770"/>
    <w:rsid w:val="00230FB0"/>
    <w:rsid w:val="00231C94"/>
    <w:rsid w:val="0023243D"/>
    <w:rsid w:val="00232F11"/>
    <w:rsid w:val="002337C1"/>
    <w:rsid w:val="002342E0"/>
    <w:rsid w:val="0023520D"/>
    <w:rsid w:val="002358F6"/>
    <w:rsid w:val="00235C47"/>
    <w:rsid w:val="00236375"/>
    <w:rsid w:val="00236D16"/>
    <w:rsid w:val="00237366"/>
    <w:rsid w:val="002374B5"/>
    <w:rsid w:val="002405EB"/>
    <w:rsid w:val="00240E24"/>
    <w:rsid w:val="002412B5"/>
    <w:rsid w:val="00241333"/>
    <w:rsid w:val="002418B0"/>
    <w:rsid w:val="00241FBF"/>
    <w:rsid w:val="00242167"/>
    <w:rsid w:val="00242DA6"/>
    <w:rsid w:val="00243220"/>
    <w:rsid w:val="0024332A"/>
    <w:rsid w:val="00244803"/>
    <w:rsid w:val="0024522C"/>
    <w:rsid w:val="00245E6F"/>
    <w:rsid w:val="00245FB2"/>
    <w:rsid w:val="00246F7B"/>
    <w:rsid w:val="00251638"/>
    <w:rsid w:val="00251937"/>
    <w:rsid w:val="0025270A"/>
    <w:rsid w:val="00252EA4"/>
    <w:rsid w:val="00253793"/>
    <w:rsid w:val="00255709"/>
    <w:rsid w:val="002563B0"/>
    <w:rsid w:val="00256D52"/>
    <w:rsid w:val="002572F8"/>
    <w:rsid w:val="002574DD"/>
    <w:rsid w:val="00257558"/>
    <w:rsid w:val="002575BA"/>
    <w:rsid w:val="0025789B"/>
    <w:rsid w:val="0026063C"/>
    <w:rsid w:val="0026066D"/>
    <w:rsid w:val="00260BE1"/>
    <w:rsid w:val="00260E78"/>
    <w:rsid w:val="00261711"/>
    <w:rsid w:val="00261773"/>
    <w:rsid w:val="00262028"/>
    <w:rsid w:val="002630C6"/>
    <w:rsid w:val="00263AC3"/>
    <w:rsid w:val="0026456A"/>
    <w:rsid w:val="00265986"/>
    <w:rsid w:val="00265993"/>
    <w:rsid w:val="0027037B"/>
    <w:rsid w:val="00270A7F"/>
    <w:rsid w:val="00271969"/>
    <w:rsid w:val="00271A77"/>
    <w:rsid w:val="00271C6B"/>
    <w:rsid w:val="00272326"/>
    <w:rsid w:val="00273116"/>
    <w:rsid w:val="0027339D"/>
    <w:rsid w:val="0027343E"/>
    <w:rsid w:val="002739BB"/>
    <w:rsid w:val="002745E8"/>
    <w:rsid w:val="002759AB"/>
    <w:rsid w:val="002759E8"/>
    <w:rsid w:val="0027628A"/>
    <w:rsid w:val="0027649A"/>
    <w:rsid w:val="002777C2"/>
    <w:rsid w:val="002779EF"/>
    <w:rsid w:val="00280252"/>
    <w:rsid w:val="0028112F"/>
    <w:rsid w:val="00281602"/>
    <w:rsid w:val="00281787"/>
    <w:rsid w:val="00282ACF"/>
    <w:rsid w:val="00283D82"/>
    <w:rsid w:val="00284407"/>
    <w:rsid w:val="0028450D"/>
    <w:rsid w:val="00285123"/>
    <w:rsid w:val="00285AED"/>
    <w:rsid w:val="00285DE2"/>
    <w:rsid w:val="00286570"/>
    <w:rsid w:val="00286EFF"/>
    <w:rsid w:val="0028707C"/>
    <w:rsid w:val="00287473"/>
    <w:rsid w:val="00287E1A"/>
    <w:rsid w:val="00287E83"/>
    <w:rsid w:val="00290C76"/>
    <w:rsid w:val="002934CC"/>
    <w:rsid w:val="00293605"/>
    <w:rsid w:val="00293A07"/>
    <w:rsid w:val="00293E65"/>
    <w:rsid w:val="00294F00"/>
    <w:rsid w:val="00294F20"/>
    <w:rsid w:val="002950E0"/>
    <w:rsid w:val="00295850"/>
    <w:rsid w:val="00296534"/>
    <w:rsid w:val="0029745A"/>
    <w:rsid w:val="002A0ED2"/>
    <w:rsid w:val="002A1575"/>
    <w:rsid w:val="002A16E9"/>
    <w:rsid w:val="002A1E68"/>
    <w:rsid w:val="002A249C"/>
    <w:rsid w:val="002A29A5"/>
    <w:rsid w:val="002A2B4E"/>
    <w:rsid w:val="002A2BDB"/>
    <w:rsid w:val="002A4302"/>
    <w:rsid w:val="002A44CB"/>
    <w:rsid w:val="002A4862"/>
    <w:rsid w:val="002A73E6"/>
    <w:rsid w:val="002A7A55"/>
    <w:rsid w:val="002A7C08"/>
    <w:rsid w:val="002B0E06"/>
    <w:rsid w:val="002B13B4"/>
    <w:rsid w:val="002B16F4"/>
    <w:rsid w:val="002B174A"/>
    <w:rsid w:val="002B1AB4"/>
    <w:rsid w:val="002B1ABA"/>
    <w:rsid w:val="002B2A44"/>
    <w:rsid w:val="002B34FC"/>
    <w:rsid w:val="002B3B9B"/>
    <w:rsid w:val="002B3D3A"/>
    <w:rsid w:val="002B52CF"/>
    <w:rsid w:val="002B53E3"/>
    <w:rsid w:val="002B5685"/>
    <w:rsid w:val="002B6848"/>
    <w:rsid w:val="002B7FEB"/>
    <w:rsid w:val="002C0395"/>
    <w:rsid w:val="002C057F"/>
    <w:rsid w:val="002C0A75"/>
    <w:rsid w:val="002C0E7C"/>
    <w:rsid w:val="002C1A41"/>
    <w:rsid w:val="002C1E3C"/>
    <w:rsid w:val="002C1EA2"/>
    <w:rsid w:val="002C1EF3"/>
    <w:rsid w:val="002C2889"/>
    <w:rsid w:val="002C4FCB"/>
    <w:rsid w:val="002C5683"/>
    <w:rsid w:val="002C5764"/>
    <w:rsid w:val="002C57AF"/>
    <w:rsid w:val="002C62D1"/>
    <w:rsid w:val="002C7A85"/>
    <w:rsid w:val="002C7AD8"/>
    <w:rsid w:val="002D06BD"/>
    <w:rsid w:val="002D0828"/>
    <w:rsid w:val="002D10DC"/>
    <w:rsid w:val="002D1C25"/>
    <w:rsid w:val="002D3170"/>
    <w:rsid w:val="002D4330"/>
    <w:rsid w:val="002D4B55"/>
    <w:rsid w:val="002D4B7C"/>
    <w:rsid w:val="002D5304"/>
    <w:rsid w:val="002D53B2"/>
    <w:rsid w:val="002D5600"/>
    <w:rsid w:val="002D5FA0"/>
    <w:rsid w:val="002D6142"/>
    <w:rsid w:val="002D7119"/>
    <w:rsid w:val="002E03AB"/>
    <w:rsid w:val="002E2767"/>
    <w:rsid w:val="002E29F7"/>
    <w:rsid w:val="002E3975"/>
    <w:rsid w:val="002E3ADB"/>
    <w:rsid w:val="002E437E"/>
    <w:rsid w:val="002E4C50"/>
    <w:rsid w:val="002E54BC"/>
    <w:rsid w:val="002E6415"/>
    <w:rsid w:val="002E657B"/>
    <w:rsid w:val="002E6D88"/>
    <w:rsid w:val="002E7D1B"/>
    <w:rsid w:val="002F016D"/>
    <w:rsid w:val="002F162D"/>
    <w:rsid w:val="002F1BCD"/>
    <w:rsid w:val="002F238E"/>
    <w:rsid w:val="002F29CD"/>
    <w:rsid w:val="002F2B2D"/>
    <w:rsid w:val="002F31D3"/>
    <w:rsid w:val="002F3AC0"/>
    <w:rsid w:val="002F3E1C"/>
    <w:rsid w:val="002F61DD"/>
    <w:rsid w:val="002F65B6"/>
    <w:rsid w:val="002F6DB7"/>
    <w:rsid w:val="00302353"/>
    <w:rsid w:val="00303162"/>
    <w:rsid w:val="00303312"/>
    <w:rsid w:val="003033EA"/>
    <w:rsid w:val="003036FE"/>
    <w:rsid w:val="003037AD"/>
    <w:rsid w:val="00304850"/>
    <w:rsid w:val="0030551E"/>
    <w:rsid w:val="00305D5D"/>
    <w:rsid w:val="00305ED9"/>
    <w:rsid w:val="003068AF"/>
    <w:rsid w:val="00307919"/>
    <w:rsid w:val="00307E5F"/>
    <w:rsid w:val="00310BED"/>
    <w:rsid w:val="00310DE1"/>
    <w:rsid w:val="0031127C"/>
    <w:rsid w:val="0031252C"/>
    <w:rsid w:val="003133A4"/>
    <w:rsid w:val="00313C43"/>
    <w:rsid w:val="0031438F"/>
    <w:rsid w:val="0031441B"/>
    <w:rsid w:val="00315937"/>
    <w:rsid w:val="00316205"/>
    <w:rsid w:val="00316C44"/>
    <w:rsid w:val="00316CD0"/>
    <w:rsid w:val="00320758"/>
    <w:rsid w:val="00321D87"/>
    <w:rsid w:val="003220CB"/>
    <w:rsid w:val="0032256E"/>
    <w:rsid w:val="00322A96"/>
    <w:rsid w:val="00323FAD"/>
    <w:rsid w:val="00324367"/>
    <w:rsid w:val="003257EC"/>
    <w:rsid w:val="003260CD"/>
    <w:rsid w:val="00327045"/>
    <w:rsid w:val="0033080D"/>
    <w:rsid w:val="00330F0C"/>
    <w:rsid w:val="00331FB7"/>
    <w:rsid w:val="00333461"/>
    <w:rsid w:val="00333E30"/>
    <w:rsid w:val="00334DE9"/>
    <w:rsid w:val="00334DF8"/>
    <w:rsid w:val="0033529B"/>
    <w:rsid w:val="00335A0D"/>
    <w:rsid w:val="00335AE7"/>
    <w:rsid w:val="0033632F"/>
    <w:rsid w:val="00336E64"/>
    <w:rsid w:val="00337577"/>
    <w:rsid w:val="00340B4A"/>
    <w:rsid w:val="00340D15"/>
    <w:rsid w:val="0034125C"/>
    <w:rsid w:val="00341312"/>
    <w:rsid w:val="00341F7E"/>
    <w:rsid w:val="00342419"/>
    <w:rsid w:val="00343759"/>
    <w:rsid w:val="00343B23"/>
    <w:rsid w:val="00344247"/>
    <w:rsid w:val="003445E1"/>
    <w:rsid w:val="003446E4"/>
    <w:rsid w:val="00344D32"/>
    <w:rsid w:val="00345465"/>
    <w:rsid w:val="003464B1"/>
    <w:rsid w:val="003466F7"/>
    <w:rsid w:val="00346A65"/>
    <w:rsid w:val="003470D6"/>
    <w:rsid w:val="0034752C"/>
    <w:rsid w:val="00347EAB"/>
    <w:rsid w:val="0035091F"/>
    <w:rsid w:val="00351176"/>
    <w:rsid w:val="00351360"/>
    <w:rsid w:val="0035192A"/>
    <w:rsid w:val="00351DBD"/>
    <w:rsid w:val="003537AD"/>
    <w:rsid w:val="00354237"/>
    <w:rsid w:val="0035479A"/>
    <w:rsid w:val="003547C8"/>
    <w:rsid w:val="00354CBD"/>
    <w:rsid w:val="00354D23"/>
    <w:rsid w:val="003555EF"/>
    <w:rsid w:val="00355D85"/>
    <w:rsid w:val="00355ED4"/>
    <w:rsid w:val="00361491"/>
    <w:rsid w:val="00361BE1"/>
    <w:rsid w:val="00363374"/>
    <w:rsid w:val="00363BBC"/>
    <w:rsid w:val="003654A5"/>
    <w:rsid w:val="00366633"/>
    <w:rsid w:val="0036720C"/>
    <w:rsid w:val="00370BBD"/>
    <w:rsid w:val="00371926"/>
    <w:rsid w:val="0037195E"/>
    <w:rsid w:val="00372ED3"/>
    <w:rsid w:val="00372F8A"/>
    <w:rsid w:val="00373B5E"/>
    <w:rsid w:val="00374DA6"/>
    <w:rsid w:val="003754CC"/>
    <w:rsid w:val="00375A00"/>
    <w:rsid w:val="00375CAD"/>
    <w:rsid w:val="003761EF"/>
    <w:rsid w:val="00376E14"/>
    <w:rsid w:val="003811EB"/>
    <w:rsid w:val="00382AB8"/>
    <w:rsid w:val="00382DEE"/>
    <w:rsid w:val="00383BC7"/>
    <w:rsid w:val="0038497A"/>
    <w:rsid w:val="00384AD7"/>
    <w:rsid w:val="003853C9"/>
    <w:rsid w:val="00387C4B"/>
    <w:rsid w:val="00390D16"/>
    <w:rsid w:val="00391A43"/>
    <w:rsid w:val="00391AC8"/>
    <w:rsid w:val="00391AE9"/>
    <w:rsid w:val="00391D52"/>
    <w:rsid w:val="00392C87"/>
    <w:rsid w:val="00393FB6"/>
    <w:rsid w:val="003949DA"/>
    <w:rsid w:val="00394D59"/>
    <w:rsid w:val="0039599B"/>
    <w:rsid w:val="003962EB"/>
    <w:rsid w:val="00397591"/>
    <w:rsid w:val="003978DA"/>
    <w:rsid w:val="0039795D"/>
    <w:rsid w:val="00397CAD"/>
    <w:rsid w:val="003A01D7"/>
    <w:rsid w:val="003A036B"/>
    <w:rsid w:val="003A065C"/>
    <w:rsid w:val="003A159E"/>
    <w:rsid w:val="003A187D"/>
    <w:rsid w:val="003A199A"/>
    <w:rsid w:val="003A1C34"/>
    <w:rsid w:val="003A1CBF"/>
    <w:rsid w:val="003A2032"/>
    <w:rsid w:val="003A2434"/>
    <w:rsid w:val="003A2566"/>
    <w:rsid w:val="003A2845"/>
    <w:rsid w:val="003A2AF6"/>
    <w:rsid w:val="003A2F35"/>
    <w:rsid w:val="003A3864"/>
    <w:rsid w:val="003A3B8E"/>
    <w:rsid w:val="003A418B"/>
    <w:rsid w:val="003A4506"/>
    <w:rsid w:val="003A542B"/>
    <w:rsid w:val="003A6100"/>
    <w:rsid w:val="003A61EE"/>
    <w:rsid w:val="003B07E0"/>
    <w:rsid w:val="003B33FD"/>
    <w:rsid w:val="003B36D2"/>
    <w:rsid w:val="003B3F4B"/>
    <w:rsid w:val="003B4680"/>
    <w:rsid w:val="003B4709"/>
    <w:rsid w:val="003B4DC1"/>
    <w:rsid w:val="003B4E50"/>
    <w:rsid w:val="003B50C1"/>
    <w:rsid w:val="003B5BE5"/>
    <w:rsid w:val="003B5DEC"/>
    <w:rsid w:val="003B6514"/>
    <w:rsid w:val="003B6B16"/>
    <w:rsid w:val="003B732A"/>
    <w:rsid w:val="003B76B1"/>
    <w:rsid w:val="003B7CA2"/>
    <w:rsid w:val="003B7FC6"/>
    <w:rsid w:val="003C0F55"/>
    <w:rsid w:val="003C0F8C"/>
    <w:rsid w:val="003C1BE4"/>
    <w:rsid w:val="003C29AA"/>
    <w:rsid w:val="003C387C"/>
    <w:rsid w:val="003C3CCE"/>
    <w:rsid w:val="003C4C67"/>
    <w:rsid w:val="003C53AD"/>
    <w:rsid w:val="003C5734"/>
    <w:rsid w:val="003C586B"/>
    <w:rsid w:val="003C71A9"/>
    <w:rsid w:val="003C732B"/>
    <w:rsid w:val="003C74DA"/>
    <w:rsid w:val="003C7BB3"/>
    <w:rsid w:val="003D069B"/>
    <w:rsid w:val="003D0BC0"/>
    <w:rsid w:val="003D0BE0"/>
    <w:rsid w:val="003D1627"/>
    <w:rsid w:val="003D1838"/>
    <w:rsid w:val="003D1AC1"/>
    <w:rsid w:val="003D2639"/>
    <w:rsid w:val="003D265E"/>
    <w:rsid w:val="003D3687"/>
    <w:rsid w:val="003D4CAD"/>
    <w:rsid w:val="003D4CD3"/>
    <w:rsid w:val="003D5368"/>
    <w:rsid w:val="003D5D52"/>
    <w:rsid w:val="003D67F3"/>
    <w:rsid w:val="003D6B17"/>
    <w:rsid w:val="003D6C89"/>
    <w:rsid w:val="003D6D44"/>
    <w:rsid w:val="003D6DF5"/>
    <w:rsid w:val="003E0AF5"/>
    <w:rsid w:val="003E1E9D"/>
    <w:rsid w:val="003E22B3"/>
    <w:rsid w:val="003E2C1E"/>
    <w:rsid w:val="003E3171"/>
    <w:rsid w:val="003E323F"/>
    <w:rsid w:val="003E4513"/>
    <w:rsid w:val="003E4670"/>
    <w:rsid w:val="003E4C55"/>
    <w:rsid w:val="003E4CF1"/>
    <w:rsid w:val="003E51D2"/>
    <w:rsid w:val="003E6B33"/>
    <w:rsid w:val="003E7F22"/>
    <w:rsid w:val="003F19CE"/>
    <w:rsid w:val="003F1D40"/>
    <w:rsid w:val="003F29DD"/>
    <w:rsid w:val="003F343A"/>
    <w:rsid w:val="003F3914"/>
    <w:rsid w:val="003F3A34"/>
    <w:rsid w:val="003F3CB0"/>
    <w:rsid w:val="003F3D67"/>
    <w:rsid w:val="003F3D98"/>
    <w:rsid w:val="003F3EF3"/>
    <w:rsid w:val="003F6E30"/>
    <w:rsid w:val="003F7B55"/>
    <w:rsid w:val="00400E09"/>
    <w:rsid w:val="00401235"/>
    <w:rsid w:val="00402853"/>
    <w:rsid w:val="00402D80"/>
    <w:rsid w:val="00403169"/>
    <w:rsid w:val="00403CD5"/>
    <w:rsid w:val="0040431F"/>
    <w:rsid w:val="00404CC5"/>
    <w:rsid w:val="00405CD1"/>
    <w:rsid w:val="004067A5"/>
    <w:rsid w:val="0040731F"/>
    <w:rsid w:val="00407DB5"/>
    <w:rsid w:val="004100CD"/>
    <w:rsid w:val="0041053B"/>
    <w:rsid w:val="00411B3D"/>
    <w:rsid w:val="00411BF9"/>
    <w:rsid w:val="00412FFC"/>
    <w:rsid w:val="00413233"/>
    <w:rsid w:val="00413BCF"/>
    <w:rsid w:val="004148A5"/>
    <w:rsid w:val="00416763"/>
    <w:rsid w:val="00416C12"/>
    <w:rsid w:val="004178D8"/>
    <w:rsid w:val="0042051A"/>
    <w:rsid w:val="0042066B"/>
    <w:rsid w:val="00420B6E"/>
    <w:rsid w:val="0042202B"/>
    <w:rsid w:val="00422979"/>
    <w:rsid w:val="004233B6"/>
    <w:rsid w:val="004255E4"/>
    <w:rsid w:val="00426310"/>
    <w:rsid w:val="004264F3"/>
    <w:rsid w:val="00427A4D"/>
    <w:rsid w:val="00427DE0"/>
    <w:rsid w:val="004303DB"/>
    <w:rsid w:val="00430B71"/>
    <w:rsid w:val="00432573"/>
    <w:rsid w:val="004325B4"/>
    <w:rsid w:val="00432AF2"/>
    <w:rsid w:val="00433312"/>
    <w:rsid w:val="00434547"/>
    <w:rsid w:val="00435108"/>
    <w:rsid w:val="00435155"/>
    <w:rsid w:val="00436178"/>
    <w:rsid w:val="00436672"/>
    <w:rsid w:val="004369DC"/>
    <w:rsid w:val="00436AAE"/>
    <w:rsid w:val="00436D87"/>
    <w:rsid w:val="004404E6"/>
    <w:rsid w:val="00440720"/>
    <w:rsid w:val="00440E57"/>
    <w:rsid w:val="004421E7"/>
    <w:rsid w:val="004421FA"/>
    <w:rsid w:val="0044311B"/>
    <w:rsid w:val="00443A03"/>
    <w:rsid w:val="00444A5A"/>
    <w:rsid w:val="00444EE8"/>
    <w:rsid w:val="00445606"/>
    <w:rsid w:val="00445A21"/>
    <w:rsid w:val="00445E16"/>
    <w:rsid w:val="00446177"/>
    <w:rsid w:val="0044646A"/>
    <w:rsid w:val="004467DA"/>
    <w:rsid w:val="00447C2D"/>
    <w:rsid w:val="00447D1B"/>
    <w:rsid w:val="00447D1F"/>
    <w:rsid w:val="00450646"/>
    <w:rsid w:val="00452F55"/>
    <w:rsid w:val="0045347A"/>
    <w:rsid w:val="00453593"/>
    <w:rsid w:val="004539C8"/>
    <w:rsid w:val="004543E6"/>
    <w:rsid w:val="004554A2"/>
    <w:rsid w:val="004555D7"/>
    <w:rsid w:val="004561A9"/>
    <w:rsid w:val="004564AF"/>
    <w:rsid w:val="0045745D"/>
    <w:rsid w:val="004579D1"/>
    <w:rsid w:val="00457E8C"/>
    <w:rsid w:val="00460587"/>
    <w:rsid w:val="00460839"/>
    <w:rsid w:val="00461E58"/>
    <w:rsid w:val="00462215"/>
    <w:rsid w:val="00462309"/>
    <w:rsid w:val="0046279B"/>
    <w:rsid w:val="00462817"/>
    <w:rsid w:val="004636E7"/>
    <w:rsid w:val="0046380A"/>
    <w:rsid w:val="00463C02"/>
    <w:rsid w:val="00463F88"/>
    <w:rsid w:val="00465C65"/>
    <w:rsid w:val="00465D4E"/>
    <w:rsid w:val="00470455"/>
    <w:rsid w:val="00470D47"/>
    <w:rsid w:val="0047105C"/>
    <w:rsid w:val="004711B3"/>
    <w:rsid w:val="00472047"/>
    <w:rsid w:val="0047256F"/>
    <w:rsid w:val="00472DD4"/>
    <w:rsid w:val="004732B5"/>
    <w:rsid w:val="0047394C"/>
    <w:rsid w:val="00474487"/>
    <w:rsid w:val="00474853"/>
    <w:rsid w:val="004748A8"/>
    <w:rsid w:val="0047521D"/>
    <w:rsid w:val="00476C77"/>
    <w:rsid w:val="00482C03"/>
    <w:rsid w:val="00482F23"/>
    <w:rsid w:val="00483AFC"/>
    <w:rsid w:val="0048540D"/>
    <w:rsid w:val="00486998"/>
    <w:rsid w:val="00486B6D"/>
    <w:rsid w:val="00486F77"/>
    <w:rsid w:val="0048796F"/>
    <w:rsid w:val="00487F81"/>
    <w:rsid w:val="00490270"/>
    <w:rsid w:val="00490C59"/>
    <w:rsid w:val="004927A2"/>
    <w:rsid w:val="004938E7"/>
    <w:rsid w:val="00493A10"/>
    <w:rsid w:val="00494F70"/>
    <w:rsid w:val="004956B1"/>
    <w:rsid w:val="004956FC"/>
    <w:rsid w:val="00495D39"/>
    <w:rsid w:val="00495DAF"/>
    <w:rsid w:val="00496AD8"/>
    <w:rsid w:val="004972FB"/>
    <w:rsid w:val="004973EF"/>
    <w:rsid w:val="004A0E0A"/>
    <w:rsid w:val="004A12C4"/>
    <w:rsid w:val="004A1F79"/>
    <w:rsid w:val="004A2275"/>
    <w:rsid w:val="004A34A9"/>
    <w:rsid w:val="004A371A"/>
    <w:rsid w:val="004A4158"/>
    <w:rsid w:val="004A492E"/>
    <w:rsid w:val="004A4B9D"/>
    <w:rsid w:val="004A531A"/>
    <w:rsid w:val="004A54AF"/>
    <w:rsid w:val="004A557A"/>
    <w:rsid w:val="004A56B4"/>
    <w:rsid w:val="004A61D6"/>
    <w:rsid w:val="004A6F2E"/>
    <w:rsid w:val="004A72F2"/>
    <w:rsid w:val="004A74C4"/>
    <w:rsid w:val="004A7726"/>
    <w:rsid w:val="004B107F"/>
    <w:rsid w:val="004B1215"/>
    <w:rsid w:val="004B22CC"/>
    <w:rsid w:val="004B3D73"/>
    <w:rsid w:val="004B412F"/>
    <w:rsid w:val="004B4449"/>
    <w:rsid w:val="004B45A6"/>
    <w:rsid w:val="004B4B9C"/>
    <w:rsid w:val="004B4F8F"/>
    <w:rsid w:val="004B620E"/>
    <w:rsid w:val="004B639C"/>
    <w:rsid w:val="004B63E9"/>
    <w:rsid w:val="004B7B5D"/>
    <w:rsid w:val="004C028D"/>
    <w:rsid w:val="004C08D7"/>
    <w:rsid w:val="004C0BD3"/>
    <w:rsid w:val="004C0E31"/>
    <w:rsid w:val="004C0E36"/>
    <w:rsid w:val="004C105E"/>
    <w:rsid w:val="004C1B48"/>
    <w:rsid w:val="004C2342"/>
    <w:rsid w:val="004C347C"/>
    <w:rsid w:val="004C38B6"/>
    <w:rsid w:val="004C4D86"/>
    <w:rsid w:val="004C6166"/>
    <w:rsid w:val="004C6771"/>
    <w:rsid w:val="004C6B08"/>
    <w:rsid w:val="004C73D7"/>
    <w:rsid w:val="004C73E4"/>
    <w:rsid w:val="004D00F4"/>
    <w:rsid w:val="004D0187"/>
    <w:rsid w:val="004D0E66"/>
    <w:rsid w:val="004D120E"/>
    <w:rsid w:val="004D128D"/>
    <w:rsid w:val="004D1441"/>
    <w:rsid w:val="004D27DC"/>
    <w:rsid w:val="004D2A2B"/>
    <w:rsid w:val="004D338C"/>
    <w:rsid w:val="004D34F9"/>
    <w:rsid w:val="004D3EF5"/>
    <w:rsid w:val="004D5579"/>
    <w:rsid w:val="004D5EF7"/>
    <w:rsid w:val="004D742B"/>
    <w:rsid w:val="004D7D67"/>
    <w:rsid w:val="004D7E81"/>
    <w:rsid w:val="004E0278"/>
    <w:rsid w:val="004E0324"/>
    <w:rsid w:val="004E0423"/>
    <w:rsid w:val="004E086E"/>
    <w:rsid w:val="004E0ECB"/>
    <w:rsid w:val="004E1039"/>
    <w:rsid w:val="004E11F5"/>
    <w:rsid w:val="004E18DA"/>
    <w:rsid w:val="004E2C73"/>
    <w:rsid w:val="004E2EC0"/>
    <w:rsid w:val="004E4D8F"/>
    <w:rsid w:val="004E5B35"/>
    <w:rsid w:val="004E5F1A"/>
    <w:rsid w:val="004E6E68"/>
    <w:rsid w:val="004F045C"/>
    <w:rsid w:val="004F17C8"/>
    <w:rsid w:val="004F255F"/>
    <w:rsid w:val="004F2ED0"/>
    <w:rsid w:val="004F3285"/>
    <w:rsid w:val="004F3F16"/>
    <w:rsid w:val="004F5ECC"/>
    <w:rsid w:val="004F619F"/>
    <w:rsid w:val="004F7947"/>
    <w:rsid w:val="005000FE"/>
    <w:rsid w:val="005008A5"/>
    <w:rsid w:val="00500A1B"/>
    <w:rsid w:val="00501437"/>
    <w:rsid w:val="0050199E"/>
    <w:rsid w:val="00501B24"/>
    <w:rsid w:val="00502665"/>
    <w:rsid w:val="005027B3"/>
    <w:rsid w:val="005029B6"/>
    <w:rsid w:val="00502D5F"/>
    <w:rsid w:val="00502E5B"/>
    <w:rsid w:val="00503574"/>
    <w:rsid w:val="005035B8"/>
    <w:rsid w:val="00503D0C"/>
    <w:rsid w:val="00505290"/>
    <w:rsid w:val="005052E8"/>
    <w:rsid w:val="005053E9"/>
    <w:rsid w:val="00505D89"/>
    <w:rsid w:val="00505DF7"/>
    <w:rsid w:val="005060F3"/>
    <w:rsid w:val="00506C1F"/>
    <w:rsid w:val="00506D9C"/>
    <w:rsid w:val="005102B7"/>
    <w:rsid w:val="005112B6"/>
    <w:rsid w:val="00511C96"/>
    <w:rsid w:val="00511D53"/>
    <w:rsid w:val="00512549"/>
    <w:rsid w:val="00513A77"/>
    <w:rsid w:val="00514107"/>
    <w:rsid w:val="0051479D"/>
    <w:rsid w:val="00514833"/>
    <w:rsid w:val="0051495C"/>
    <w:rsid w:val="00515303"/>
    <w:rsid w:val="00515C97"/>
    <w:rsid w:val="00516230"/>
    <w:rsid w:val="0051701D"/>
    <w:rsid w:val="005171AC"/>
    <w:rsid w:val="00517700"/>
    <w:rsid w:val="00517F3B"/>
    <w:rsid w:val="00520268"/>
    <w:rsid w:val="00520F04"/>
    <w:rsid w:val="00521AE1"/>
    <w:rsid w:val="00522E03"/>
    <w:rsid w:val="005230E3"/>
    <w:rsid w:val="00523AEA"/>
    <w:rsid w:val="00523C4D"/>
    <w:rsid w:val="00524485"/>
    <w:rsid w:val="00525208"/>
    <w:rsid w:val="00525832"/>
    <w:rsid w:val="005269AA"/>
    <w:rsid w:val="00526D2B"/>
    <w:rsid w:val="0052772C"/>
    <w:rsid w:val="00530D36"/>
    <w:rsid w:val="005314FD"/>
    <w:rsid w:val="00532BF1"/>
    <w:rsid w:val="00533036"/>
    <w:rsid w:val="005332BB"/>
    <w:rsid w:val="00533B3B"/>
    <w:rsid w:val="005357CD"/>
    <w:rsid w:val="00535CB3"/>
    <w:rsid w:val="00536F0A"/>
    <w:rsid w:val="00537402"/>
    <w:rsid w:val="00537C5F"/>
    <w:rsid w:val="00540751"/>
    <w:rsid w:val="00540AED"/>
    <w:rsid w:val="005413E0"/>
    <w:rsid w:val="005419C9"/>
    <w:rsid w:val="00541DD2"/>
    <w:rsid w:val="0054316B"/>
    <w:rsid w:val="005431A4"/>
    <w:rsid w:val="00543218"/>
    <w:rsid w:val="005436FD"/>
    <w:rsid w:val="005442D3"/>
    <w:rsid w:val="005450F3"/>
    <w:rsid w:val="0054592F"/>
    <w:rsid w:val="00545A1E"/>
    <w:rsid w:val="00546560"/>
    <w:rsid w:val="00546704"/>
    <w:rsid w:val="00546B40"/>
    <w:rsid w:val="00546D2F"/>
    <w:rsid w:val="00547029"/>
    <w:rsid w:val="00547B80"/>
    <w:rsid w:val="0055004B"/>
    <w:rsid w:val="005505FF"/>
    <w:rsid w:val="00551474"/>
    <w:rsid w:val="005516ED"/>
    <w:rsid w:val="00551A75"/>
    <w:rsid w:val="00555AC8"/>
    <w:rsid w:val="00556097"/>
    <w:rsid w:val="00556192"/>
    <w:rsid w:val="00556FA5"/>
    <w:rsid w:val="0055759D"/>
    <w:rsid w:val="00557A95"/>
    <w:rsid w:val="0056075D"/>
    <w:rsid w:val="00560C52"/>
    <w:rsid w:val="00560F83"/>
    <w:rsid w:val="00562091"/>
    <w:rsid w:val="005624CB"/>
    <w:rsid w:val="00562501"/>
    <w:rsid w:val="00563754"/>
    <w:rsid w:val="00564120"/>
    <w:rsid w:val="005651D1"/>
    <w:rsid w:val="005658B9"/>
    <w:rsid w:val="00565FB2"/>
    <w:rsid w:val="00566128"/>
    <w:rsid w:val="005664BB"/>
    <w:rsid w:val="00566FAD"/>
    <w:rsid w:val="00567970"/>
    <w:rsid w:val="00570415"/>
    <w:rsid w:val="00570E2E"/>
    <w:rsid w:val="00571745"/>
    <w:rsid w:val="00571B10"/>
    <w:rsid w:val="00571BAF"/>
    <w:rsid w:val="00571E7A"/>
    <w:rsid w:val="00573083"/>
    <w:rsid w:val="0057339B"/>
    <w:rsid w:val="00573BD7"/>
    <w:rsid w:val="005741CB"/>
    <w:rsid w:val="005761BF"/>
    <w:rsid w:val="00576C00"/>
    <w:rsid w:val="00576C20"/>
    <w:rsid w:val="00576D36"/>
    <w:rsid w:val="00580C58"/>
    <w:rsid w:val="00580DE8"/>
    <w:rsid w:val="00581CA2"/>
    <w:rsid w:val="00582938"/>
    <w:rsid w:val="0058299D"/>
    <w:rsid w:val="0058354E"/>
    <w:rsid w:val="00583C24"/>
    <w:rsid w:val="005847AA"/>
    <w:rsid w:val="00584E14"/>
    <w:rsid w:val="00585475"/>
    <w:rsid w:val="00585581"/>
    <w:rsid w:val="00585971"/>
    <w:rsid w:val="005861FD"/>
    <w:rsid w:val="005872A9"/>
    <w:rsid w:val="005873B5"/>
    <w:rsid w:val="00587933"/>
    <w:rsid w:val="00590C87"/>
    <w:rsid w:val="005914B2"/>
    <w:rsid w:val="00591BD4"/>
    <w:rsid w:val="00592680"/>
    <w:rsid w:val="00592D11"/>
    <w:rsid w:val="005934CA"/>
    <w:rsid w:val="00594704"/>
    <w:rsid w:val="00594825"/>
    <w:rsid w:val="005950B9"/>
    <w:rsid w:val="005958BC"/>
    <w:rsid w:val="00595953"/>
    <w:rsid w:val="0059728C"/>
    <w:rsid w:val="00597302"/>
    <w:rsid w:val="00597B7A"/>
    <w:rsid w:val="00597F41"/>
    <w:rsid w:val="005A04C0"/>
    <w:rsid w:val="005A0AEC"/>
    <w:rsid w:val="005A1845"/>
    <w:rsid w:val="005A1E36"/>
    <w:rsid w:val="005A1FE8"/>
    <w:rsid w:val="005A2018"/>
    <w:rsid w:val="005A2D30"/>
    <w:rsid w:val="005A33AE"/>
    <w:rsid w:val="005A38D0"/>
    <w:rsid w:val="005A408D"/>
    <w:rsid w:val="005A53F5"/>
    <w:rsid w:val="005A5A2E"/>
    <w:rsid w:val="005A76EA"/>
    <w:rsid w:val="005A7C48"/>
    <w:rsid w:val="005B04C3"/>
    <w:rsid w:val="005B06EC"/>
    <w:rsid w:val="005B07D3"/>
    <w:rsid w:val="005B105E"/>
    <w:rsid w:val="005B261B"/>
    <w:rsid w:val="005B30AF"/>
    <w:rsid w:val="005B3C7E"/>
    <w:rsid w:val="005B4E99"/>
    <w:rsid w:val="005B596D"/>
    <w:rsid w:val="005B6342"/>
    <w:rsid w:val="005B6C59"/>
    <w:rsid w:val="005B6FB0"/>
    <w:rsid w:val="005B721E"/>
    <w:rsid w:val="005B73FC"/>
    <w:rsid w:val="005C0506"/>
    <w:rsid w:val="005C0713"/>
    <w:rsid w:val="005C10AF"/>
    <w:rsid w:val="005C11EE"/>
    <w:rsid w:val="005C158D"/>
    <w:rsid w:val="005C3001"/>
    <w:rsid w:val="005C3DE1"/>
    <w:rsid w:val="005C469A"/>
    <w:rsid w:val="005C4BF5"/>
    <w:rsid w:val="005C4D3A"/>
    <w:rsid w:val="005C5447"/>
    <w:rsid w:val="005C551C"/>
    <w:rsid w:val="005C5F53"/>
    <w:rsid w:val="005C6064"/>
    <w:rsid w:val="005C61E3"/>
    <w:rsid w:val="005C66A4"/>
    <w:rsid w:val="005C6FA8"/>
    <w:rsid w:val="005C704D"/>
    <w:rsid w:val="005C705F"/>
    <w:rsid w:val="005C7697"/>
    <w:rsid w:val="005C772F"/>
    <w:rsid w:val="005C7B2C"/>
    <w:rsid w:val="005D22B1"/>
    <w:rsid w:val="005D2731"/>
    <w:rsid w:val="005D2AEE"/>
    <w:rsid w:val="005D34A5"/>
    <w:rsid w:val="005D384B"/>
    <w:rsid w:val="005D3C43"/>
    <w:rsid w:val="005D455C"/>
    <w:rsid w:val="005D47EC"/>
    <w:rsid w:val="005D4FD3"/>
    <w:rsid w:val="005D517F"/>
    <w:rsid w:val="005D5C1E"/>
    <w:rsid w:val="005D6A72"/>
    <w:rsid w:val="005D6B19"/>
    <w:rsid w:val="005D7228"/>
    <w:rsid w:val="005D7434"/>
    <w:rsid w:val="005E0C43"/>
    <w:rsid w:val="005E1B88"/>
    <w:rsid w:val="005E2F74"/>
    <w:rsid w:val="005E418F"/>
    <w:rsid w:val="005E4D52"/>
    <w:rsid w:val="005E5AF7"/>
    <w:rsid w:val="005E5F37"/>
    <w:rsid w:val="005E6B5A"/>
    <w:rsid w:val="005E6DEC"/>
    <w:rsid w:val="005E7D92"/>
    <w:rsid w:val="005E7F63"/>
    <w:rsid w:val="005F0C9F"/>
    <w:rsid w:val="005F10D5"/>
    <w:rsid w:val="005F4380"/>
    <w:rsid w:val="005F43B3"/>
    <w:rsid w:val="005F4C66"/>
    <w:rsid w:val="005F510A"/>
    <w:rsid w:val="005F51F0"/>
    <w:rsid w:val="005F54D5"/>
    <w:rsid w:val="005F56A8"/>
    <w:rsid w:val="005F57A8"/>
    <w:rsid w:val="005F5817"/>
    <w:rsid w:val="005F5959"/>
    <w:rsid w:val="005F6B42"/>
    <w:rsid w:val="005F6E9D"/>
    <w:rsid w:val="005F7814"/>
    <w:rsid w:val="00600B59"/>
    <w:rsid w:val="0060250A"/>
    <w:rsid w:val="00602982"/>
    <w:rsid w:val="00602ACE"/>
    <w:rsid w:val="00602CCD"/>
    <w:rsid w:val="006040C9"/>
    <w:rsid w:val="006042D3"/>
    <w:rsid w:val="00604A15"/>
    <w:rsid w:val="0060531C"/>
    <w:rsid w:val="00605492"/>
    <w:rsid w:val="00605D68"/>
    <w:rsid w:val="006065A9"/>
    <w:rsid w:val="00606B54"/>
    <w:rsid w:val="006075E5"/>
    <w:rsid w:val="0060794A"/>
    <w:rsid w:val="00612193"/>
    <w:rsid w:val="00612FDF"/>
    <w:rsid w:val="00613E52"/>
    <w:rsid w:val="0061485F"/>
    <w:rsid w:val="00615DC8"/>
    <w:rsid w:val="0061603A"/>
    <w:rsid w:val="00616218"/>
    <w:rsid w:val="00616DCC"/>
    <w:rsid w:val="0062296C"/>
    <w:rsid w:val="00623FC8"/>
    <w:rsid w:val="00623FEB"/>
    <w:rsid w:val="00624829"/>
    <w:rsid w:val="00624A6A"/>
    <w:rsid w:val="00624EAA"/>
    <w:rsid w:val="00626858"/>
    <w:rsid w:val="00627763"/>
    <w:rsid w:val="00627897"/>
    <w:rsid w:val="00627B79"/>
    <w:rsid w:val="006314AD"/>
    <w:rsid w:val="00632406"/>
    <w:rsid w:val="00633208"/>
    <w:rsid w:val="0063407E"/>
    <w:rsid w:val="006341B1"/>
    <w:rsid w:val="00634643"/>
    <w:rsid w:val="00634AB1"/>
    <w:rsid w:val="00635476"/>
    <w:rsid w:val="0063595C"/>
    <w:rsid w:val="0063767F"/>
    <w:rsid w:val="006377E8"/>
    <w:rsid w:val="00637AEE"/>
    <w:rsid w:val="00640126"/>
    <w:rsid w:val="00640631"/>
    <w:rsid w:val="00640D48"/>
    <w:rsid w:val="006413B1"/>
    <w:rsid w:val="00642199"/>
    <w:rsid w:val="006426FE"/>
    <w:rsid w:val="00642BEB"/>
    <w:rsid w:val="0064367A"/>
    <w:rsid w:val="00643A1D"/>
    <w:rsid w:val="0064474E"/>
    <w:rsid w:val="0064476E"/>
    <w:rsid w:val="006461F7"/>
    <w:rsid w:val="0064641E"/>
    <w:rsid w:val="006465F9"/>
    <w:rsid w:val="00646E99"/>
    <w:rsid w:val="00647083"/>
    <w:rsid w:val="00647766"/>
    <w:rsid w:val="00650955"/>
    <w:rsid w:val="0065115B"/>
    <w:rsid w:val="00651293"/>
    <w:rsid w:val="00651623"/>
    <w:rsid w:val="00651947"/>
    <w:rsid w:val="0065197C"/>
    <w:rsid w:val="00652A9D"/>
    <w:rsid w:val="00653129"/>
    <w:rsid w:val="006539EB"/>
    <w:rsid w:val="00653C5D"/>
    <w:rsid w:val="0065411F"/>
    <w:rsid w:val="0065554C"/>
    <w:rsid w:val="006559B7"/>
    <w:rsid w:val="00655E47"/>
    <w:rsid w:val="00656289"/>
    <w:rsid w:val="006568A9"/>
    <w:rsid w:val="00656D64"/>
    <w:rsid w:val="00656E7A"/>
    <w:rsid w:val="006575EF"/>
    <w:rsid w:val="00661945"/>
    <w:rsid w:val="00661E73"/>
    <w:rsid w:val="00662B37"/>
    <w:rsid w:val="0066318F"/>
    <w:rsid w:val="006631B3"/>
    <w:rsid w:val="00663A00"/>
    <w:rsid w:val="006641FB"/>
    <w:rsid w:val="0066536F"/>
    <w:rsid w:val="00665679"/>
    <w:rsid w:val="00666133"/>
    <w:rsid w:val="006661E9"/>
    <w:rsid w:val="006674B3"/>
    <w:rsid w:val="00667B51"/>
    <w:rsid w:val="00667EB5"/>
    <w:rsid w:val="00670A6E"/>
    <w:rsid w:val="006711A3"/>
    <w:rsid w:val="0067137E"/>
    <w:rsid w:val="00672518"/>
    <w:rsid w:val="00672661"/>
    <w:rsid w:val="0067273C"/>
    <w:rsid w:val="00672ACA"/>
    <w:rsid w:val="0067358A"/>
    <w:rsid w:val="006736BE"/>
    <w:rsid w:val="00673AEA"/>
    <w:rsid w:val="0067446D"/>
    <w:rsid w:val="00674C70"/>
    <w:rsid w:val="00675AB6"/>
    <w:rsid w:val="00676E5D"/>
    <w:rsid w:val="0067749B"/>
    <w:rsid w:val="00677907"/>
    <w:rsid w:val="00680C03"/>
    <w:rsid w:val="006821BB"/>
    <w:rsid w:val="0068451A"/>
    <w:rsid w:val="00684769"/>
    <w:rsid w:val="00684B03"/>
    <w:rsid w:val="00684B83"/>
    <w:rsid w:val="00684BE4"/>
    <w:rsid w:val="0068578C"/>
    <w:rsid w:val="006858FD"/>
    <w:rsid w:val="00686F7E"/>
    <w:rsid w:val="00687281"/>
    <w:rsid w:val="0068750F"/>
    <w:rsid w:val="0069084E"/>
    <w:rsid w:val="00690B48"/>
    <w:rsid w:val="00690E2A"/>
    <w:rsid w:val="00691646"/>
    <w:rsid w:val="0069181A"/>
    <w:rsid w:val="00693175"/>
    <w:rsid w:val="006931CB"/>
    <w:rsid w:val="00693A1F"/>
    <w:rsid w:val="00696655"/>
    <w:rsid w:val="00696B5F"/>
    <w:rsid w:val="00697656"/>
    <w:rsid w:val="006A0CA0"/>
    <w:rsid w:val="006A1B8F"/>
    <w:rsid w:val="006A40FE"/>
    <w:rsid w:val="006A4486"/>
    <w:rsid w:val="006A538C"/>
    <w:rsid w:val="006A61B7"/>
    <w:rsid w:val="006A6D83"/>
    <w:rsid w:val="006A7266"/>
    <w:rsid w:val="006A7570"/>
    <w:rsid w:val="006B01D5"/>
    <w:rsid w:val="006B0EAE"/>
    <w:rsid w:val="006B1629"/>
    <w:rsid w:val="006B31F9"/>
    <w:rsid w:val="006B5035"/>
    <w:rsid w:val="006B5148"/>
    <w:rsid w:val="006B79C1"/>
    <w:rsid w:val="006B79D0"/>
    <w:rsid w:val="006B7EB1"/>
    <w:rsid w:val="006C0046"/>
    <w:rsid w:val="006C00C4"/>
    <w:rsid w:val="006C0324"/>
    <w:rsid w:val="006C15BB"/>
    <w:rsid w:val="006C1B74"/>
    <w:rsid w:val="006C22D0"/>
    <w:rsid w:val="006C28F7"/>
    <w:rsid w:val="006C2F3D"/>
    <w:rsid w:val="006C2FB1"/>
    <w:rsid w:val="006C315D"/>
    <w:rsid w:val="006C3428"/>
    <w:rsid w:val="006C47DE"/>
    <w:rsid w:val="006C618E"/>
    <w:rsid w:val="006C650F"/>
    <w:rsid w:val="006C69E2"/>
    <w:rsid w:val="006C6AE4"/>
    <w:rsid w:val="006C759B"/>
    <w:rsid w:val="006C7DD1"/>
    <w:rsid w:val="006D09DE"/>
    <w:rsid w:val="006D0FBB"/>
    <w:rsid w:val="006D14C0"/>
    <w:rsid w:val="006D14E5"/>
    <w:rsid w:val="006D18BF"/>
    <w:rsid w:val="006D1BAB"/>
    <w:rsid w:val="006D1D6B"/>
    <w:rsid w:val="006D3818"/>
    <w:rsid w:val="006D492F"/>
    <w:rsid w:val="006D4F1C"/>
    <w:rsid w:val="006D592E"/>
    <w:rsid w:val="006D5EB0"/>
    <w:rsid w:val="006D637B"/>
    <w:rsid w:val="006D6F66"/>
    <w:rsid w:val="006D7ACF"/>
    <w:rsid w:val="006D7FFE"/>
    <w:rsid w:val="006E061E"/>
    <w:rsid w:val="006E0992"/>
    <w:rsid w:val="006E2273"/>
    <w:rsid w:val="006E3833"/>
    <w:rsid w:val="006E3BC5"/>
    <w:rsid w:val="006E5A6C"/>
    <w:rsid w:val="006E5BB5"/>
    <w:rsid w:val="006E627D"/>
    <w:rsid w:val="006E69C6"/>
    <w:rsid w:val="006E6B16"/>
    <w:rsid w:val="006E6F3B"/>
    <w:rsid w:val="006E7329"/>
    <w:rsid w:val="006E76A4"/>
    <w:rsid w:val="006F04B2"/>
    <w:rsid w:val="006F05CD"/>
    <w:rsid w:val="006F1E18"/>
    <w:rsid w:val="006F39E2"/>
    <w:rsid w:val="006F3C70"/>
    <w:rsid w:val="006F454E"/>
    <w:rsid w:val="006F5614"/>
    <w:rsid w:val="006F595C"/>
    <w:rsid w:val="006F59EA"/>
    <w:rsid w:val="006F6582"/>
    <w:rsid w:val="006F6B51"/>
    <w:rsid w:val="006F7D39"/>
    <w:rsid w:val="00700A92"/>
    <w:rsid w:val="00701EF3"/>
    <w:rsid w:val="007029E1"/>
    <w:rsid w:val="00703290"/>
    <w:rsid w:val="00703330"/>
    <w:rsid w:val="00704374"/>
    <w:rsid w:val="00704C09"/>
    <w:rsid w:val="00705327"/>
    <w:rsid w:val="007054E2"/>
    <w:rsid w:val="0070564E"/>
    <w:rsid w:val="00705904"/>
    <w:rsid w:val="00705D70"/>
    <w:rsid w:val="007077CB"/>
    <w:rsid w:val="00707C24"/>
    <w:rsid w:val="007102E6"/>
    <w:rsid w:val="007106E4"/>
    <w:rsid w:val="00710E6F"/>
    <w:rsid w:val="007112B2"/>
    <w:rsid w:val="00711B71"/>
    <w:rsid w:val="00711C68"/>
    <w:rsid w:val="00712ED4"/>
    <w:rsid w:val="00713099"/>
    <w:rsid w:val="00713312"/>
    <w:rsid w:val="007138A4"/>
    <w:rsid w:val="00713D16"/>
    <w:rsid w:val="00713EFA"/>
    <w:rsid w:val="007141F3"/>
    <w:rsid w:val="00714DC9"/>
    <w:rsid w:val="00715501"/>
    <w:rsid w:val="00716EE0"/>
    <w:rsid w:val="007170CF"/>
    <w:rsid w:val="00720AA4"/>
    <w:rsid w:val="007213C9"/>
    <w:rsid w:val="00721734"/>
    <w:rsid w:val="00722960"/>
    <w:rsid w:val="00722B99"/>
    <w:rsid w:val="00723705"/>
    <w:rsid w:val="0072384A"/>
    <w:rsid w:val="00724D04"/>
    <w:rsid w:val="00724D89"/>
    <w:rsid w:val="0072605C"/>
    <w:rsid w:val="00726DC0"/>
    <w:rsid w:val="00726E24"/>
    <w:rsid w:val="0072799A"/>
    <w:rsid w:val="00730911"/>
    <w:rsid w:val="007328DC"/>
    <w:rsid w:val="00733A8B"/>
    <w:rsid w:val="007343E9"/>
    <w:rsid w:val="0073454B"/>
    <w:rsid w:val="00734D69"/>
    <w:rsid w:val="00734D99"/>
    <w:rsid w:val="007358CD"/>
    <w:rsid w:val="007359B8"/>
    <w:rsid w:val="00735DD9"/>
    <w:rsid w:val="0073634F"/>
    <w:rsid w:val="00737A1D"/>
    <w:rsid w:val="007404CA"/>
    <w:rsid w:val="00740A6E"/>
    <w:rsid w:val="0074114A"/>
    <w:rsid w:val="007411B4"/>
    <w:rsid w:val="007417C8"/>
    <w:rsid w:val="00741887"/>
    <w:rsid w:val="00741BCB"/>
    <w:rsid w:val="00742564"/>
    <w:rsid w:val="00743F86"/>
    <w:rsid w:val="007446C4"/>
    <w:rsid w:val="007452B3"/>
    <w:rsid w:val="00745423"/>
    <w:rsid w:val="0074561E"/>
    <w:rsid w:val="00745F91"/>
    <w:rsid w:val="00747FBD"/>
    <w:rsid w:val="007506E6"/>
    <w:rsid w:val="00750992"/>
    <w:rsid w:val="007525FF"/>
    <w:rsid w:val="00753661"/>
    <w:rsid w:val="007540DA"/>
    <w:rsid w:val="00754D85"/>
    <w:rsid w:val="00754E96"/>
    <w:rsid w:val="00755225"/>
    <w:rsid w:val="007552ED"/>
    <w:rsid w:val="007564AD"/>
    <w:rsid w:val="007576C8"/>
    <w:rsid w:val="007577E9"/>
    <w:rsid w:val="00760072"/>
    <w:rsid w:val="00761492"/>
    <w:rsid w:val="00762AD9"/>
    <w:rsid w:val="007630D4"/>
    <w:rsid w:val="00763497"/>
    <w:rsid w:val="0076360A"/>
    <w:rsid w:val="00764045"/>
    <w:rsid w:val="00764065"/>
    <w:rsid w:val="00764219"/>
    <w:rsid w:val="00765306"/>
    <w:rsid w:val="0076582E"/>
    <w:rsid w:val="00767803"/>
    <w:rsid w:val="007678AF"/>
    <w:rsid w:val="00767FF9"/>
    <w:rsid w:val="00770635"/>
    <w:rsid w:val="00771543"/>
    <w:rsid w:val="00771F30"/>
    <w:rsid w:val="00772093"/>
    <w:rsid w:val="0077288E"/>
    <w:rsid w:val="00772D5B"/>
    <w:rsid w:val="00773B62"/>
    <w:rsid w:val="00773BE0"/>
    <w:rsid w:val="007747CD"/>
    <w:rsid w:val="00774BAF"/>
    <w:rsid w:val="007765F5"/>
    <w:rsid w:val="00776C3A"/>
    <w:rsid w:val="007770F4"/>
    <w:rsid w:val="00777EED"/>
    <w:rsid w:val="0078102E"/>
    <w:rsid w:val="007813B9"/>
    <w:rsid w:val="00781924"/>
    <w:rsid w:val="007828D1"/>
    <w:rsid w:val="00782F97"/>
    <w:rsid w:val="00783346"/>
    <w:rsid w:val="00783508"/>
    <w:rsid w:val="00784407"/>
    <w:rsid w:val="00784887"/>
    <w:rsid w:val="007855E4"/>
    <w:rsid w:val="00785AAA"/>
    <w:rsid w:val="00785FDF"/>
    <w:rsid w:val="00786213"/>
    <w:rsid w:val="0078679A"/>
    <w:rsid w:val="00786C5C"/>
    <w:rsid w:val="00787503"/>
    <w:rsid w:val="0078791D"/>
    <w:rsid w:val="00787F45"/>
    <w:rsid w:val="00790555"/>
    <w:rsid w:val="007911A8"/>
    <w:rsid w:val="00791591"/>
    <w:rsid w:val="00791D44"/>
    <w:rsid w:val="007920FF"/>
    <w:rsid w:val="00792A50"/>
    <w:rsid w:val="00794988"/>
    <w:rsid w:val="007949C7"/>
    <w:rsid w:val="007950D8"/>
    <w:rsid w:val="00796A09"/>
    <w:rsid w:val="007A0536"/>
    <w:rsid w:val="007A13B5"/>
    <w:rsid w:val="007A1923"/>
    <w:rsid w:val="007A2557"/>
    <w:rsid w:val="007A35F6"/>
    <w:rsid w:val="007A3ABF"/>
    <w:rsid w:val="007A3F68"/>
    <w:rsid w:val="007A42A7"/>
    <w:rsid w:val="007A4908"/>
    <w:rsid w:val="007A49C9"/>
    <w:rsid w:val="007A4F86"/>
    <w:rsid w:val="007A536D"/>
    <w:rsid w:val="007A5B20"/>
    <w:rsid w:val="007A6032"/>
    <w:rsid w:val="007A7950"/>
    <w:rsid w:val="007A7F5B"/>
    <w:rsid w:val="007A7FD7"/>
    <w:rsid w:val="007B0221"/>
    <w:rsid w:val="007B10EC"/>
    <w:rsid w:val="007B1204"/>
    <w:rsid w:val="007B1623"/>
    <w:rsid w:val="007B1A27"/>
    <w:rsid w:val="007B1C99"/>
    <w:rsid w:val="007B224A"/>
    <w:rsid w:val="007B273F"/>
    <w:rsid w:val="007B277C"/>
    <w:rsid w:val="007B2FE9"/>
    <w:rsid w:val="007B3A8D"/>
    <w:rsid w:val="007B48DA"/>
    <w:rsid w:val="007B49AB"/>
    <w:rsid w:val="007B4D2E"/>
    <w:rsid w:val="007B6A46"/>
    <w:rsid w:val="007B70A2"/>
    <w:rsid w:val="007B7504"/>
    <w:rsid w:val="007B79D2"/>
    <w:rsid w:val="007B7A8F"/>
    <w:rsid w:val="007B7ABE"/>
    <w:rsid w:val="007B7AE7"/>
    <w:rsid w:val="007B7F70"/>
    <w:rsid w:val="007C00CD"/>
    <w:rsid w:val="007C07F9"/>
    <w:rsid w:val="007C0DFB"/>
    <w:rsid w:val="007C1ACB"/>
    <w:rsid w:val="007C437F"/>
    <w:rsid w:val="007C5366"/>
    <w:rsid w:val="007C61A4"/>
    <w:rsid w:val="007C6557"/>
    <w:rsid w:val="007C6C55"/>
    <w:rsid w:val="007C719E"/>
    <w:rsid w:val="007C7FD6"/>
    <w:rsid w:val="007D001D"/>
    <w:rsid w:val="007D0EEF"/>
    <w:rsid w:val="007D1483"/>
    <w:rsid w:val="007D17C6"/>
    <w:rsid w:val="007D208B"/>
    <w:rsid w:val="007D233C"/>
    <w:rsid w:val="007D250D"/>
    <w:rsid w:val="007D3D52"/>
    <w:rsid w:val="007D4A97"/>
    <w:rsid w:val="007D4F5D"/>
    <w:rsid w:val="007D5022"/>
    <w:rsid w:val="007D5517"/>
    <w:rsid w:val="007D61EF"/>
    <w:rsid w:val="007D62B0"/>
    <w:rsid w:val="007D742E"/>
    <w:rsid w:val="007D7463"/>
    <w:rsid w:val="007D7624"/>
    <w:rsid w:val="007D769D"/>
    <w:rsid w:val="007E00C1"/>
    <w:rsid w:val="007E044E"/>
    <w:rsid w:val="007E12A1"/>
    <w:rsid w:val="007E153E"/>
    <w:rsid w:val="007E1C14"/>
    <w:rsid w:val="007E37C0"/>
    <w:rsid w:val="007E40A6"/>
    <w:rsid w:val="007E4489"/>
    <w:rsid w:val="007E4526"/>
    <w:rsid w:val="007E4822"/>
    <w:rsid w:val="007E5314"/>
    <w:rsid w:val="007E58A0"/>
    <w:rsid w:val="007E597F"/>
    <w:rsid w:val="007E59FC"/>
    <w:rsid w:val="007E6408"/>
    <w:rsid w:val="007E6D13"/>
    <w:rsid w:val="007E6F8E"/>
    <w:rsid w:val="007E77B3"/>
    <w:rsid w:val="007E7907"/>
    <w:rsid w:val="007E7A93"/>
    <w:rsid w:val="007E7D71"/>
    <w:rsid w:val="007F02AC"/>
    <w:rsid w:val="007F041B"/>
    <w:rsid w:val="007F077E"/>
    <w:rsid w:val="007F13A7"/>
    <w:rsid w:val="007F14CC"/>
    <w:rsid w:val="007F30A1"/>
    <w:rsid w:val="007F30D5"/>
    <w:rsid w:val="007F3E1F"/>
    <w:rsid w:val="007F57C5"/>
    <w:rsid w:val="007F67E7"/>
    <w:rsid w:val="007F78F4"/>
    <w:rsid w:val="00800231"/>
    <w:rsid w:val="008004D4"/>
    <w:rsid w:val="00800BEF"/>
    <w:rsid w:val="00800C80"/>
    <w:rsid w:val="00801515"/>
    <w:rsid w:val="0080177F"/>
    <w:rsid w:val="008020B5"/>
    <w:rsid w:val="008021EB"/>
    <w:rsid w:val="00802360"/>
    <w:rsid w:val="008025CB"/>
    <w:rsid w:val="008029B2"/>
    <w:rsid w:val="008033B9"/>
    <w:rsid w:val="008035F5"/>
    <w:rsid w:val="00804663"/>
    <w:rsid w:val="00805304"/>
    <w:rsid w:val="008058D4"/>
    <w:rsid w:val="00806F9F"/>
    <w:rsid w:val="00810121"/>
    <w:rsid w:val="00810AC2"/>
    <w:rsid w:val="00810C9E"/>
    <w:rsid w:val="00810ED7"/>
    <w:rsid w:val="00811C64"/>
    <w:rsid w:val="00812590"/>
    <w:rsid w:val="008132D3"/>
    <w:rsid w:val="00813721"/>
    <w:rsid w:val="00814B68"/>
    <w:rsid w:val="00815E7E"/>
    <w:rsid w:val="008168A1"/>
    <w:rsid w:val="00820A40"/>
    <w:rsid w:val="00820A93"/>
    <w:rsid w:val="00822474"/>
    <w:rsid w:val="0082413E"/>
    <w:rsid w:val="00824CD0"/>
    <w:rsid w:val="00825AB7"/>
    <w:rsid w:val="00825B18"/>
    <w:rsid w:val="00825B77"/>
    <w:rsid w:val="0082685C"/>
    <w:rsid w:val="00827FFC"/>
    <w:rsid w:val="008302A8"/>
    <w:rsid w:val="0083189D"/>
    <w:rsid w:val="0083211A"/>
    <w:rsid w:val="00832CDF"/>
    <w:rsid w:val="00832F63"/>
    <w:rsid w:val="008332C7"/>
    <w:rsid w:val="00833AF8"/>
    <w:rsid w:val="00834602"/>
    <w:rsid w:val="0083476B"/>
    <w:rsid w:val="0083560B"/>
    <w:rsid w:val="008358B6"/>
    <w:rsid w:val="0083631B"/>
    <w:rsid w:val="00836547"/>
    <w:rsid w:val="008367D8"/>
    <w:rsid w:val="00840B7D"/>
    <w:rsid w:val="00840CBD"/>
    <w:rsid w:val="00840D6A"/>
    <w:rsid w:val="008425F0"/>
    <w:rsid w:val="0084263C"/>
    <w:rsid w:val="0084275D"/>
    <w:rsid w:val="0084290C"/>
    <w:rsid w:val="00844435"/>
    <w:rsid w:val="00844C6A"/>
    <w:rsid w:val="00844F77"/>
    <w:rsid w:val="00846122"/>
    <w:rsid w:val="008468D8"/>
    <w:rsid w:val="00846900"/>
    <w:rsid w:val="00846C72"/>
    <w:rsid w:val="00846EC1"/>
    <w:rsid w:val="00850115"/>
    <w:rsid w:val="0085117C"/>
    <w:rsid w:val="0085128B"/>
    <w:rsid w:val="008517D8"/>
    <w:rsid w:val="00852175"/>
    <w:rsid w:val="00852598"/>
    <w:rsid w:val="00852D4D"/>
    <w:rsid w:val="00853F5F"/>
    <w:rsid w:val="008544A5"/>
    <w:rsid w:val="00854500"/>
    <w:rsid w:val="00854875"/>
    <w:rsid w:val="0085553D"/>
    <w:rsid w:val="008558D0"/>
    <w:rsid w:val="0085594D"/>
    <w:rsid w:val="00855973"/>
    <w:rsid w:val="008601E0"/>
    <w:rsid w:val="00860B8D"/>
    <w:rsid w:val="00861558"/>
    <w:rsid w:val="00861C33"/>
    <w:rsid w:val="00861CFD"/>
    <w:rsid w:val="00862E58"/>
    <w:rsid w:val="00862EF6"/>
    <w:rsid w:val="0086384A"/>
    <w:rsid w:val="00863DC0"/>
    <w:rsid w:val="00864C69"/>
    <w:rsid w:val="00865CDC"/>
    <w:rsid w:val="008673B8"/>
    <w:rsid w:val="008675CA"/>
    <w:rsid w:val="00867A3C"/>
    <w:rsid w:val="00867FF3"/>
    <w:rsid w:val="00870561"/>
    <w:rsid w:val="0087061A"/>
    <w:rsid w:val="008708F2"/>
    <w:rsid w:val="0087395E"/>
    <w:rsid w:val="008743B4"/>
    <w:rsid w:val="0087473E"/>
    <w:rsid w:val="00874F15"/>
    <w:rsid w:val="00875395"/>
    <w:rsid w:val="008754FE"/>
    <w:rsid w:val="008779EE"/>
    <w:rsid w:val="00880840"/>
    <w:rsid w:val="008819C7"/>
    <w:rsid w:val="008822F8"/>
    <w:rsid w:val="00882421"/>
    <w:rsid w:val="008829D3"/>
    <w:rsid w:val="00882FDF"/>
    <w:rsid w:val="008840B2"/>
    <w:rsid w:val="00884297"/>
    <w:rsid w:val="00884551"/>
    <w:rsid w:val="00884EAD"/>
    <w:rsid w:val="0088765C"/>
    <w:rsid w:val="00891052"/>
    <w:rsid w:val="008914CD"/>
    <w:rsid w:val="00891DA3"/>
    <w:rsid w:val="00893030"/>
    <w:rsid w:val="00893376"/>
    <w:rsid w:val="0089374F"/>
    <w:rsid w:val="008940B8"/>
    <w:rsid w:val="00894AE7"/>
    <w:rsid w:val="00895452"/>
    <w:rsid w:val="0089622C"/>
    <w:rsid w:val="008964FC"/>
    <w:rsid w:val="00896C9F"/>
    <w:rsid w:val="00897D9A"/>
    <w:rsid w:val="00897EB5"/>
    <w:rsid w:val="00897FE2"/>
    <w:rsid w:val="008A11DB"/>
    <w:rsid w:val="008A1F2D"/>
    <w:rsid w:val="008A2467"/>
    <w:rsid w:val="008A2A1E"/>
    <w:rsid w:val="008A3244"/>
    <w:rsid w:val="008A349B"/>
    <w:rsid w:val="008A37F1"/>
    <w:rsid w:val="008A3A40"/>
    <w:rsid w:val="008A4401"/>
    <w:rsid w:val="008A556D"/>
    <w:rsid w:val="008A564B"/>
    <w:rsid w:val="008A6CBD"/>
    <w:rsid w:val="008A6E25"/>
    <w:rsid w:val="008A7364"/>
    <w:rsid w:val="008A779A"/>
    <w:rsid w:val="008A7C2F"/>
    <w:rsid w:val="008B0A14"/>
    <w:rsid w:val="008B1204"/>
    <w:rsid w:val="008B1315"/>
    <w:rsid w:val="008B1A37"/>
    <w:rsid w:val="008B29D0"/>
    <w:rsid w:val="008B32AF"/>
    <w:rsid w:val="008B5844"/>
    <w:rsid w:val="008B65E5"/>
    <w:rsid w:val="008B7396"/>
    <w:rsid w:val="008B7438"/>
    <w:rsid w:val="008B7D88"/>
    <w:rsid w:val="008C0C15"/>
    <w:rsid w:val="008C1894"/>
    <w:rsid w:val="008C262D"/>
    <w:rsid w:val="008C2EC0"/>
    <w:rsid w:val="008C46D0"/>
    <w:rsid w:val="008C54AA"/>
    <w:rsid w:val="008C6307"/>
    <w:rsid w:val="008C7BD8"/>
    <w:rsid w:val="008D0548"/>
    <w:rsid w:val="008D1203"/>
    <w:rsid w:val="008D1C29"/>
    <w:rsid w:val="008D432C"/>
    <w:rsid w:val="008D509B"/>
    <w:rsid w:val="008D62E0"/>
    <w:rsid w:val="008D69B7"/>
    <w:rsid w:val="008D6A8C"/>
    <w:rsid w:val="008D6DD7"/>
    <w:rsid w:val="008D7628"/>
    <w:rsid w:val="008D788F"/>
    <w:rsid w:val="008E0EF6"/>
    <w:rsid w:val="008E140C"/>
    <w:rsid w:val="008E151E"/>
    <w:rsid w:val="008E1700"/>
    <w:rsid w:val="008E209A"/>
    <w:rsid w:val="008E332B"/>
    <w:rsid w:val="008E3AFF"/>
    <w:rsid w:val="008E3BDD"/>
    <w:rsid w:val="008E3FFE"/>
    <w:rsid w:val="008E4E8F"/>
    <w:rsid w:val="008E54B1"/>
    <w:rsid w:val="008E5C8A"/>
    <w:rsid w:val="008E625E"/>
    <w:rsid w:val="008E65AC"/>
    <w:rsid w:val="008E67A9"/>
    <w:rsid w:val="008E6F7A"/>
    <w:rsid w:val="008E7FE0"/>
    <w:rsid w:val="008F0983"/>
    <w:rsid w:val="008F1290"/>
    <w:rsid w:val="008F2CB9"/>
    <w:rsid w:val="008F2D77"/>
    <w:rsid w:val="008F3BA5"/>
    <w:rsid w:val="008F3C28"/>
    <w:rsid w:val="008F3D2A"/>
    <w:rsid w:val="008F4FAE"/>
    <w:rsid w:val="008F5045"/>
    <w:rsid w:val="008F5292"/>
    <w:rsid w:val="008F6402"/>
    <w:rsid w:val="008F7246"/>
    <w:rsid w:val="0090053F"/>
    <w:rsid w:val="00900697"/>
    <w:rsid w:val="009010EF"/>
    <w:rsid w:val="00901105"/>
    <w:rsid w:val="0090185D"/>
    <w:rsid w:val="00901AC6"/>
    <w:rsid w:val="00901D08"/>
    <w:rsid w:val="00901EF7"/>
    <w:rsid w:val="00902525"/>
    <w:rsid w:val="00902861"/>
    <w:rsid w:val="00902D7D"/>
    <w:rsid w:val="00902ED6"/>
    <w:rsid w:val="00905529"/>
    <w:rsid w:val="009071A2"/>
    <w:rsid w:val="009074B8"/>
    <w:rsid w:val="00907EA9"/>
    <w:rsid w:val="00907F3A"/>
    <w:rsid w:val="00911DE4"/>
    <w:rsid w:val="0091274D"/>
    <w:rsid w:val="00912B9E"/>
    <w:rsid w:val="0091339F"/>
    <w:rsid w:val="0091417E"/>
    <w:rsid w:val="009155CF"/>
    <w:rsid w:val="009163FF"/>
    <w:rsid w:val="00916B65"/>
    <w:rsid w:val="00917428"/>
    <w:rsid w:val="0091772F"/>
    <w:rsid w:val="0092274F"/>
    <w:rsid w:val="009241E1"/>
    <w:rsid w:val="00925776"/>
    <w:rsid w:val="00925DD8"/>
    <w:rsid w:val="00927090"/>
    <w:rsid w:val="00927317"/>
    <w:rsid w:val="009277AB"/>
    <w:rsid w:val="00927F52"/>
    <w:rsid w:val="00930203"/>
    <w:rsid w:val="009309A7"/>
    <w:rsid w:val="0093111E"/>
    <w:rsid w:val="009315B8"/>
    <w:rsid w:val="00931CE6"/>
    <w:rsid w:val="00931CE8"/>
    <w:rsid w:val="00932502"/>
    <w:rsid w:val="00932612"/>
    <w:rsid w:val="009335B5"/>
    <w:rsid w:val="00934BF5"/>
    <w:rsid w:val="0093514A"/>
    <w:rsid w:val="0093530A"/>
    <w:rsid w:val="009358A9"/>
    <w:rsid w:val="00935DFB"/>
    <w:rsid w:val="0093627F"/>
    <w:rsid w:val="009363E2"/>
    <w:rsid w:val="00936900"/>
    <w:rsid w:val="00936D40"/>
    <w:rsid w:val="00940826"/>
    <w:rsid w:val="00940861"/>
    <w:rsid w:val="00940AB3"/>
    <w:rsid w:val="009414CF"/>
    <w:rsid w:val="00941541"/>
    <w:rsid w:val="0094202F"/>
    <w:rsid w:val="00942C54"/>
    <w:rsid w:val="00943734"/>
    <w:rsid w:val="00943AD8"/>
    <w:rsid w:val="00943B56"/>
    <w:rsid w:val="00944199"/>
    <w:rsid w:val="00944880"/>
    <w:rsid w:val="0094519D"/>
    <w:rsid w:val="00947BFA"/>
    <w:rsid w:val="009505F9"/>
    <w:rsid w:val="009513A2"/>
    <w:rsid w:val="00951802"/>
    <w:rsid w:val="00953724"/>
    <w:rsid w:val="009537B0"/>
    <w:rsid w:val="009539D6"/>
    <w:rsid w:val="00953AE8"/>
    <w:rsid w:val="00953E04"/>
    <w:rsid w:val="00953E2F"/>
    <w:rsid w:val="00954D64"/>
    <w:rsid w:val="009550FE"/>
    <w:rsid w:val="009577EF"/>
    <w:rsid w:val="00957E4E"/>
    <w:rsid w:val="00957EC7"/>
    <w:rsid w:val="009603C3"/>
    <w:rsid w:val="00960902"/>
    <w:rsid w:val="00960A4D"/>
    <w:rsid w:val="00960EDB"/>
    <w:rsid w:val="00961016"/>
    <w:rsid w:val="0096174E"/>
    <w:rsid w:val="0096206B"/>
    <w:rsid w:val="0096262F"/>
    <w:rsid w:val="0096271C"/>
    <w:rsid w:val="00963FAF"/>
    <w:rsid w:val="00965251"/>
    <w:rsid w:val="009659C2"/>
    <w:rsid w:val="00965F92"/>
    <w:rsid w:val="00965FC0"/>
    <w:rsid w:val="0096625E"/>
    <w:rsid w:val="00966525"/>
    <w:rsid w:val="0096659C"/>
    <w:rsid w:val="00966BF7"/>
    <w:rsid w:val="00966C3F"/>
    <w:rsid w:val="00967B20"/>
    <w:rsid w:val="00967C7D"/>
    <w:rsid w:val="00967F59"/>
    <w:rsid w:val="0097012E"/>
    <w:rsid w:val="00970345"/>
    <w:rsid w:val="0097159D"/>
    <w:rsid w:val="0097278A"/>
    <w:rsid w:val="009727F8"/>
    <w:rsid w:val="009731B3"/>
    <w:rsid w:val="009757D3"/>
    <w:rsid w:val="009765A6"/>
    <w:rsid w:val="00976615"/>
    <w:rsid w:val="00976B8E"/>
    <w:rsid w:val="00976F9E"/>
    <w:rsid w:val="00977E99"/>
    <w:rsid w:val="009805A3"/>
    <w:rsid w:val="009809E2"/>
    <w:rsid w:val="00980F59"/>
    <w:rsid w:val="00980FD3"/>
    <w:rsid w:val="00981124"/>
    <w:rsid w:val="00981766"/>
    <w:rsid w:val="009818FC"/>
    <w:rsid w:val="00981A2F"/>
    <w:rsid w:val="00981C98"/>
    <w:rsid w:val="00981D18"/>
    <w:rsid w:val="00982615"/>
    <w:rsid w:val="00982765"/>
    <w:rsid w:val="00982B5A"/>
    <w:rsid w:val="0098386D"/>
    <w:rsid w:val="00983A5C"/>
    <w:rsid w:val="009857A6"/>
    <w:rsid w:val="00985CCE"/>
    <w:rsid w:val="009864C5"/>
    <w:rsid w:val="00986964"/>
    <w:rsid w:val="009910AF"/>
    <w:rsid w:val="00991989"/>
    <w:rsid w:val="009920A0"/>
    <w:rsid w:val="00993F30"/>
    <w:rsid w:val="009946B2"/>
    <w:rsid w:val="00995D8A"/>
    <w:rsid w:val="009960F5"/>
    <w:rsid w:val="009963A3"/>
    <w:rsid w:val="009967D9"/>
    <w:rsid w:val="00996B35"/>
    <w:rsid w:val="00996DAA"/>
    <w:rsid w:val="009A1404"/>
    <w:rsid w:val="009A191E"/>
    <w:rsid w:val="009A1C42"/>
    <w:rsid w:val="009A1D70"/>
    <w:rsid w:val="009A21CA"/>
    <w:rsid w:val="009A3552"/>
    <w:rsid w:val="009A378E"/>
    <w:rsid w:val="009A3817"/>
    <w:rsid w:val="009A3ABE"/>
    <w:rsid w:val="009A3B0F"/>
    <w:rsid w:val="009A3E9D"/>
    <w:rsid w:val="009A3FF5"/>
    <w:rsid w:val="009A419D"/>
    <w:rsid w:val="009A4674"/>
    <w:rsid w:val="009A4917"/>
    <w:rsid w:val="009A534F"/>
    <w:rsid w:val="009A586E"/>
    <w:rsid w:val="009A6344"/>
    <w:rsid w:val="009A6B7E"/>
    <w:rsid w:val="009A6DED"/>
    <w:rsid w:val="009A6ED6"/>
    <w:rsid w:val="009B1479"/>
    <w:rsid w:val="009B26AA"/>
    <w:rsid w:val="009B425C"/>
    <w:rsid w:val="009B4D83"/>
    <w:rsid w:val="009B5F25"/>
    <w:rsid w:val="009B6094"/>
    <w:rsid w:val="009B6553"/>
    <w:rsid w:val="009B671E"/>
    <w:rsid w:val="009B6959"/>
    <w:rsid w:val="009B792A"/>
    <w:rsid w:val="009B7A4C"/>
    <w:rsid w:val="009B7B02"/>
    <w:rsid w:val="009C03DE"/>
    <w:rsid w:val="009C0427"/>
    <w:rsid w:val="009C0F38"/>
    <w:rsid w:val="009C1480"/>
    <w:rsid w:val="009C2295"/>
    <w:rsid w:val="009C275D"/>
    <w:rsid w:val="009C27B0"/>
    <w:rsid w:val="009C29FB"/>
    <w:rsid w:val="009C2ECB"/>
    <w:rsid w:val="009C555A"/>
    <w:rsid w:val="009C578D"/>
    <w:rsid w:val="009C593B"/>
    <w:rsid w:val="009C5B31"/>
    <w:rsid w:val="009C663F"/>
    <w:rsid w:val="009C6970"/>
    <w:rsid w:val="009C6C1D"/>
    <w:rsid w:val="009D2B7A"/>
    <w:rsid w:val="009D3225"/>
    <w:rsid w:val="009D3404"/>
    <w:rsid w:val="009D386A"/>
    <w:rsid w:val="009D3F19"/>
    <w:rsid w:val="009D400B"/>
    <w:rsid w:val="009D40D2"/>
    <w:rsid w:val="009D4682"/>
    <w:rsid w:val="009D4E39"/>
    <w:rsid w:val="009D5AA6"/>
    <w:rsid w:val="009D5C38"/>
    <w:rsid w:val="009D6789"/>
    <w:rsid w:val="009D68E8"/>
    <w:rsid w:val="009D77E6"/>
    <w:rsid w:val="009D79A5"/>
    <w:rsid w:val="009D7C6F"/>
    <w:rsid w:val="009E0055"/>
    <w:rsid w:val="009E152F"/>
    <w:rsid w:val="009E1785"/>
    <w:rsid w:val="009E2285"/>
    <w:rsid w:val="009E2E80"/>
    <w:rsid w:val="009E4CE4"/>
    <w:rsid w:val="009E5704"/>
    <w:rsid w:val="009E5E11"/>
    <w:rsid w:val="009E607E"/>
    <w:rsid w:val="009F09EB"/>
    <w:rsid w:val="009F0BA1"/>
    <w:rsid w:val="009F0BBC"/>
    <w:rsid w:val="009F0CAC"/>
    <w:rsid w:val="009F17E4"/>
    <w:rsid w:val="009F1AFA"/>
    <w:rsid w:val="009F1F94"/>
    <w:rsid w:val="009F298F"/>
    <w:rsid w:val="009F2FDC"/>
    <w:rsid w:val="009F4067"/>
    <w:rsid w:val="009F4118"/>
    <w:rsid w:val="009F4154"/>
    <w:rsid w:val="009F4DB8"/>
    <w:rsid w:val="009F5614"/>
    <w:rsid w:val="009F584F"/>
    <w:rsid w:val="009F5A7E"/>
    <w:rsid w:val="009F6787"/>
    <w:rsid w:val="009F6B2B"/>
    <w:rsid w:val="009F7029"/>
    <w:rsid w:val="009F7F22"/>
    <w:rsid w:val="00A004C6"/>
    <w:rsid w:val="00A004F7"/>
    <w:rsid w:val="00A01A09"/>
    <w:rsid w:val="00A034B2"/>
    <w:rsid w:val="00A03C1A"/>
    <w:rsid w:val="00A03C5C"/>
    <w:rsid w:val="00A04506"/>
    <w:rsid w:val="00A04726"/>
    <w:rsid w:val="00A0531A"/>
    <w:rsid w:val="00A05A1C"/>
    <w:rsid w:val="00A05FF3"/>
    <w:rsid w:val="00A0737E"/>
    <w:rsid w:val="00A10154"/>
    <w:rsid w:val="00A108B3"/>
    <w:rsid w:val="00A11050"/>
    <w:rsid w:val="00A11451"/>
    <w:rsid w:val="00A114A8"/>
    <w:rsid w:val="00A114B5"/>
    <w:rsid w:val="00A114D9"/>
    <w:rsid w:val="00A11C8F"/>
    <w:rsid w:val="00A12063"/>
    <w:rsid w:val="00A121F6"/>
    <w:rsid w:val="00A12F6C"/>
    <w:rsid w:val="00A130AC"/>
    <w:rsid w:val="00A13818"/>
    <w:rsid w:val="00A14016"/>
    <w:rsid w:val="00A148B7"/>
    <w:rsid w:val="00A14991"/>
    <w:rsid w:val="00A16F32"/>
    <w:rsid w:val="00A1782A"/>
    <w:rsid w:val="00A17E0E"/>
    <w:rsid w:val="00A20076"/>
    <w:rsid w:val="00A202D5"/>
    <w:rsid w:val="00A21021"/>
    <w:rsid w:val="00A22904"/>
    <w:rsid w:val="00A23E01"/>
    <w:rsid w:val="00A248B1"/>
    <w:rsid w:val="00A24D50"/>
    <w:rsid w:val="00A24F6F"/>
    <w:rsid w:val="00A25855"/>
    <w:rsid w:val="00A2621C"/>
    <w:rsid w:val="00A26A86"/>
    <w:rsid w:val="00A2787F"/>
    <w:rsid w:val="00A27DAC"/>
    <w:rsid w:val="00A30156"/>
    <w:rsid w:val="00A3016B"/>
    <w:rsid w:val="00A30497"/>
    <w:rsid w:val="00A30691"/>
    <w:rsid w:val="00A306B5"/>
    <w:rsid w:val="00A3204E"/>
    <w:rsid w:val="00A325CE"/>
    <w:rsid w:val="00A33997"/>
    <w:rsid w:val="00A342D1"/>
    <w:rsid w:val="00A346A1"/>
    <w:rsid w:val="00A35E3F"/>
    <w:rsid w:val="00A376AF"/>
    <w:rsid w:val="00A40594"/>
    <w:rsid w:val="00A40B46"/>
    <w:rsid w:val="00A41589"/>
    <w:rsid w:val="00A41817"/>
    <w:rsid w:val="00A41D38"/>
    <w:rsid w:val="00A4240E"/>
    <w:rsid w:val="00A4367D"/>
    <w:rsid w:val="00A436D2"/>
    <w:rsid w:val="00A43A3B"/>
    <w:rsid w:val="00A45B65"/>
    <w:rsid w:val="00A45FFE"/>
    <w:rsid w:val="00A47981"/>
    <w:rsid w:val="00A47C44"/>
    <w:rsid w:val="00A5020C"/>
    <w:rsid w:val="00A50527"/>
    <w:rsid w:val="00A52C3E"/>
    <w:rsid w:val="00A52EA5"/>
    <w:rsid w:val="00A53E64"/>
    <w:rsid w:val="00A54665"/>
    <w:rsid w:val="00A5493F"/>
    <w:rsid w:val="00A54D3C"/>
    <w:rsid w:val="00A55925"/>
    <w:rsid w:val="00A55950"/>
    <w:rsid w:val="00A55E4C"/>
    <w:rsid w:val="00A5611A"/>
    <w:rsid w:val="00A60C49"/>
    <w:rsid w:val="00A62126"/>
    <w:rsid w:val="00A632A6"/>
    <w:rsid w:val="00A6357C"/>
    <w:rsid w:val="00A642E7"/>
    <w:rsid w:val="00A6514C"/>
    <w:rsid w:val="00A652BB"/>
    <w:rsid w:val="00A65979"/>
    <w:rsid w:val="00A66733"/>
    <w:rsid w:val="00A669E4"/>
    <w:rsid w:val="00A67272"/>
    <w:rsid w:val="00A67889"/>
    <w:rsid w:val="00A7010F"/>
    <w:rsid w:val="00A705FF"/>
    <w:rsid w:val="00A70B61"/>
    <w:rsid w:val="00A70F26"/>
    <w:rsid w:val="00A735DB"/>
    <w:rsid w:val="00A739D7"/>
    <w:rsid w:val="00A73A53"/>
    <w:rsid w:val="00A73C83"/>
    <w:rsid w:val="00A73CA3"/>
    <w:rsid w:val="00A73DA8"/>
    <w:rsid w:val="00A748C1"/>
    <w:rsid w:val="00A74F9A"/>
    <w:rsid w:val="00A75368"/>
    <w:rsid w:val="00A75B56"/>
    <w:rsid w:val="00A767D4"/>
    <w:rsid w:val="00A76E00"/>
    <w:rsid w:val="00A7745C"/>
    <w:rsid w:val="00A80036"/>
    <w:rsid w:val="00A80109"/>
    <w:rsid w:val="00A809A5"/>
    <w:rsid w:val="00A81352"/>
    <w:rsid w:val="00A82159"/>
    <w:rsid w:val="00A823D2"/>
    <w:rsid w:val="00A82493"/>
    <w:rsid w:val="00A83983"/>
    <w:rsid w:val="00A83E2E"/>
    <w:rsid w:val="00A83E84"/>
    <w:rsid w:val="00A8435D"/>
    <w:rsid w:val="00A85C1B"/>
    <w:rsid w:val="00A86072"/>
    <w:rsid w:val="00A86094"/>
    <w:rsid w:val="00A92320"/>
    <w:rsid w:val="00A92494"/>
    <w:rsid w:val="00A92D92"/>
    <w:rsid w:val="00A93D7D"/>
    <w:rsid w:val="00A94400"/>
    <w:rsid w:val="00A94B8F"/>
    <w:rsid w:val="00A953ED"/>
    <w:rsid w:val="00A9547C"/>
    <w:rsid w:val="00A9697E"/>
    <w:rsid w:val="00A96996"/>
    <w:rsid w:val="00A96EB6"/>
    <w:rsid w:val="00A96FCC"/>
    <w:rsid w:val="00A97C71"/>
    <w:rsid w:val="00AA0FAE"/>
    <w:rsid w:val="00AA1240"/>
    <w:rsid w:val="00AA18B6"/>
    <w:rsid w:val="00AA1D31"/>
    <w:rsid w:val="00AA2670"/>
    <w:rsid w:val="00AA289D"/>
    <w:rsid w:val="00AA2E1B"/>
    <w:rsid w:val="00AA2F4B"/>
    <w:rsid w:val="00AA2F50"/>
    <w:rsid w:val="00AA308A"/>
    <w:rsid w:val="00AA3B28"/>
    <w:rsid w:val="00AA4704"/>
    <w:rsid w:val="00AA4819"/>
    <w:rsid w:val="00AA6136"/>
    <w:rsid w:val="00AA710D"/>
    <w:rsid w:val="00AB0D69"/>
    <w:rsid w:val="00AB1CBA"/>
    <w:rsid w:val="00AB2C30"/>
    <w:rsid w:val="00AB314B"/>
    <w:rsid w:val="00AB3542"/>
    <w:rsid w:val="00AB38E0"/>
    <w:rsid w:val="00AB3945"/>
    <w:rsid w:val="00AB3C98"/>
    <w:rsid w:val="00AB4979"/>
    <w:rsid w:val="00AB504C"/>
    <w:rsid w:val="00AB5172"/>
    <w:rsid w:val="00AB51AD"/>
    <w:rsid w:val="00AB5B5C"/>
    <w:rsid w:val="00AB5D2C"/>
    <w:rsid w:val="00AB64E8"/>
    <w:rsid w:val="00AC019A"/>
    <w:rsid w:val="00AC030C"/>
    <w:rsid w:val="00AC1B08"/>
    <w:rsid w:val="00AC2714"/>
    <w:rsid w:val="00AC2B01"/>
    <w:rsid w:val="00AC3894"/>
    <w:rsid w:val="00AC39C4"/>
    <w:rsid w:val="00AC4B41"/>
    <w:rsid w:val="00AC5788"/>
    <w:rsid w:val="00AC6241"/>
    <w:rsid w:val="00AC62F9"/>
    <w:rsid w:val="00AC7195"/>
    <w:rsid w:val="00AC7B20"/>
    <w:rsid w:val="00AD0291"/>
    <w:rsid w:val="00AD0463"/>
    <w:rsid w:val="00AD0AFA"/>
    <w:rsid w:val="00AD2634"/>
    <w:rsid w:val="00AD27BA"/>
    <w:rsid w:val="00AD2FE2"/>
    <w:rsid w:val="00AD3F19"/>
    <w:rsid w:val="00AD50F1"/>
    <w:rsid w:val="00AE008B"/>
    <w:rsid w:val="00AE063C"/>
    <w:rsid w:val="00AE0822"/>
    <w:rsid w:val="00AE2262"/>
    <w:rsid w:val="00AE2646"/>
    <w:rsid w:val="00AE2721"/>
    <w:rsid w:val="00AE2AA5"/>
    <w:rsid w:val="00AE5439"/>
    <w:rsid w:val="00AE5803"/>
    <w:rsid w:val="00AE5B07"/>
    <w:rsid w:val="00AE5C93"/>
    <w:rsid w:val="00AE5D57"/>
    <w:rsid w:val="00AE5F5E"/>
    <w:rsid w:val="00AE60A5"/>
    <w:rsid w:val="00AE615D"/>
    <w:rsid w:val="00AE6A2B"/>
    <w:rsid w:val="00AE72A5"/>
    <w:rsid w:val="00AE73EB"/>
    <w:rsid w:val="00AF0342"/>
    <w:rsid w:val="00AF03BC"/>
    <w:rsid w:val="00AF0911"/>
    <w:rsid w:val="00AF1262"/>
    <w:rsid w:val="00AF1400"/>
    <w:rsid w:val="00AF1493"/>
    <w:rsid w:val="00AF14C8"/>
    <w:rsid w:val="00AF1834"/>
    <w:rsid w:val="00AF1EDE"/>
    <w:rsid w:val="00AF1EF5"/>
    <w:rsid w:val="00AF255B"/>
    <w:rsid w:val="00AF2F61"/>
    <w:rsid w:val="00AF372E"/>
    <w:rsid w:val="00AF38DB"/>
    <w:rsid w:val="00AF3DA3"/>
    <w:rsid w:val="00AF3EE2"/>
    <w:rsid w:val="00AF4312"/>
    <w:rsid w:val="00AF4B81"/>
    <w:rsid w:val="00AF4C58"/>
    <w:rsid w:val="00AF4EFD"/>
    <w:rsid w:val="00AF51C6"/>
    <w:rsid w:val="00AF53BC"/>
    <w:rsid w:val="00AF54E9"/>
    <w:rsid w:val="00AF6293"/>
    <w:rsid w:val="00AF65F6"/>
    <w:rsid w:val="00AF686E"/>
    <w:rsid w:val="00AF77F4"/>
    <w:rsid w:val="00AF7A86"/>
    <w:rsid w:val="00AF7BD3"/>
    <w:rsid w:val="00B00410"/>
    <w:rsid w:val="00B007BB"/>
    <w:rsid w:val="00B009B2"/>
    <w:rsid w:val="00B00E39"/>
    <w:rsid w:val="00B01654"/>
    <w:rsid w:val="00B0293A"/>
    <w:rsid w:val="00B02B83"/>
    <w:rsid w:val="00B03845"/>
    <w:rsid w:val="00B03CB1"/>
    <w:rsid w:val="00B046C6"/>
    <w:rsid w:val="00B05C4D"/>
    <w:rsid w:val="00B0609B"/>
    <w:rsid w:val="00B07B89"/>
    <w:rsid w:val="00B10079"/>
    <w:rsid w:val="00B10645"/>
    <w:rsid w:val="00B110B1"/>
    <w:rsid w:val="00B113B1"/>
    <w:rsid w:val="00B11682"/>
    <w:rsid w:val="00B12136"/>
    <w:rsid w:val="00B12DE1"/>
    <w:rsid w:val="00B139F1"/>
    <w:rsid w:val="00B14C12"/>
    <w:rsid w:val="00B14DE6"/>
    <w:rsid w:val="00B1692E"/>
    <w:rsid w:val="00B17A87"/>
    <w:rsid w:val="00B17DA3"/>
    <w:rsid w:val="00B17EF1"/>
    <w:rsid w:val="00B20170"/>
    <w:rsid w:val="00B20801"/>
    <w:rsid w:val="00B21965"/>
    <w:rsid w:val="00B21B6E"/>
    <w:rsid w:val="00B22187"/>
    <w:rsid w:val="00B22A19"/>
    <w:rsid w:val="00B22BFE"/>
    <w:rsid w:val="00B22E25"/>
    <w:rsid w:val="00B22E3C"/>
    <w:rsid w:val="00B23F8E"/>
    <w:rsid w:val="00B24FF9"/>
    <w:rsid w:val="00B256DE"/>
    <w:rsid w:val="00B26403"/>
    <w:rsid w:val="00B26967"/>
    <w:rsid w:val="00B26A8F"/>
    <w:rsid w:val="00B26E43"/>
    <w:rsid w:val="00B2700A"/>
    <w:rsid w:val="00B27CE4"/>
    <w:rsid w:val="00B31546"/>
    <w:rsid w:val="00B31FE7"/>
    <w:rsid w:val="00B323E9"/>
    <w:rsid w:val="00B33096"/>
    <w:rsid w:val="00B34591"/>
    <w:rsid w:val="00B3507B"/>
    <w:rsid w:val="00B356D0"/>
    <w:rsid w:val="00B3608A"/>
    <w:rsid w:val="00B4012E"/>
    <w:rsid w:val="00B40776"/>
    <w:rsid w:val="00B4126A"/>
    <w:rsid w:val="00B41DC3"/>
    <w:rsid w:val="00B41F60"/>
    <w:rsid w:val="00B42EDF"/>
    <w:rsid w:val="00B43112"/>
    <w:rsid w:val="00B4473E"/>
    <w:rsid w:val="00B44DBD"/>
    <w:rsid w:val="00B4574C"/>
    <w:rsid w:val="00B45845"/>
    <w:rsid w:val="00B459BD"/>
    <w:rsid w:val="00B46EFE"/>
    <w:rsid w:val="00B47BE0"/>
    <w:rsid w:val="00B50A3C"/>
    <w:rsid w:val="00B50C39"/>
    <w:rsid w:val="00B5185F"/>
    <w:rsid w:val="00B51C05"/>
    <w:rsid w:val="00B51F96"/>
    <w:rsid w:val="00B525EB"/>
    <w:rsid w:val="00B525EE"/>
    <w:rsid w:val="00B55447"/>
    <w:rsid w:val="00B571E6"/>
    <w:rsid w:val="00B57406"/>
    <w:rsid w:val="00B61428"/>
    <w:rsid w:val="00B6161A"/>
    <w:rsid w:val="00B6182C"/>
    <w:rsid w:val="00B6214F"/>
    <w:rsid w:val="00B627CE"/>
    <w:rsid w:val="00B647E6"/>
    <w:rsid w:val="00B6547B"/>
    <w:rsid w:val="00B666D3"/>
    <w:rsid w:val="00B66760"/>
    <w:rsid w:val="00B6737D"/>
    <w:rsid w:val="00B674D4"/>
    <w:rsid w:val="00B6776B"/>
    <w:rsid w:val="00B67B98"/>
    <w:rsid w:val="00B67E86"/>
    <w:rsid w:val="00B67E92"/>
    <w:rsid w:val="00B7101F"/>
    <w:rsid w:val="00B72EB4"/>
    <w:rsid w:val="00B7355A"/>
    <w:rsid w:val="00B742CF"/>
    <w:rsid w:val="00B75780"/>
    <w:rsid w:val="00B76000"/>
    <w:rsid w:val="00B77445"/>
    <w:rsid w:val="00B7776D"/>
    <w:rsid w:val="00B80049"/>
    <w:rsid w:val="00B80E2A"/>
    <w:rsid w:val="00B813E2"/>
    <w:rsid w:val="00B81744"/>
    <w:rsid w:val="00B8178D"/>
    <w:rsid w:val="00B81C50"/>
    <w:rsid w:val="00B832C9"/>
    <w:rsid w:val="00B83BD4"/>
    <w:rsid w:val="00B84AD1"/>
    <w:rsid w:val="00B85589"/>
    <w:rsid w:val="00B85EE1"/>
    <w:rsid w:val="00B86C25"/>
    <w:rsid w:val="00B878E0"/>
    <w:rsid w:val="00B87C21"/>
    <w:rsid w:val="00B87CBD"/>
    <w:rsid w:val="00B911E9"/>
    <w:rsid w:val="00B91DC3"/>
    <w:rsid w:val="00B922DE"/>
    <w:rsid w:val="00B928B1"/>
    <w:rsid w:val="00B93651"/>
    <w:rsid w:val="00B9611F"/>
    <w:rsid w:val="00B965E4"/>
    <w:rsid w:val="00B97159"/>
    <w:rsid w:val="00B975CA"/>
    <w:rsid w:val="00BA0915"/>
    <w:rsid w:val="00BA0CD5"/>
    <w:rsid w:val="00BA1054"/>
    <w:rsid w:val="00BA1BED"/>
    <w:rsid w:val="00BA1E48"/>
    <w:rsid w:val="00BA3F45"/>
    <w:rsid w:val="00BA4619"/>
    <w:rsid w:val="00BA46AD"/>
    <w:rsid w:val="00BA5935"/>
    <w:rsid w:val="00BA671C"/>
    <w:rsid w:val="00BA6819"/>
    <w:rsid w:val="00BA798A"/>
    <w:rsid w:val="00BA7E67"/>
    <w:rsid w:val="00BB053D"/>
    <w:rsid w:val="00BB0A20"/>
    <w:rsid w:val="00BB0E81"/>
    <w:rsid w:val="00BB1F73"/>
    <w:rsid w:val="00BB2399"/>
    <w:rsid w:val="00BB3FA0"/>
    <w:rsid w:val="00BB4E09"/>
    <w:rsid w:val="00BB4F00"/>
    <w:rsid w:val="00BB52E8"/>
    <w:rsid w:val="00BB572A"/>
    <w:rsid w:val="00BB577B"/>
    <w:rsid w:val="00BB6FF7"/>
    <w:rsid w:val="00BB7441"/>
    <w:rsid w:val="00BB7933"/>
    <w:rsid w:val="00BC037D"/>
    <w:rsid w:val="00BC0B6A"/>
    <w:rsid w:val="00BC105D"/>
    <w:rsid w:val="00BC118A"/>
    <w:rsid w:val="00BC1E90"/>
    <w:rsid w:val="00BC2315"/>
    <w:rsid w:val="00BC2A98"/>
    <w:rsid w:val="00BC2CA8"/>
    <w:rsid w:val="00BC4810"/>
    <w:rsid w:val="00BC4B99"/>
    <w:rsid w:val="00BC4DE0"/>
    <w:rsid w:val="00BC4F27"/>
    <w:rsid w:val="00BC54BF"/>
    <w:rsid w:val="00BC5D93"/>
    <w:rsid w:val="00BC5E89"/>
    <w:rsid w:val="00BC7069"/>
    <w:rsid w:val="00BC751A"/>
    <w:rsid w:val="00BC7C04"/>
    <w:rsid w:val="00BD0821"/>
    <w:rsid w:val="00BD092F"/>
    <w:rsid w:val="00BD09F1"/>
    <w:rsid w:val="00BD0A9F"/>
    <w:rsid w:val="00BD1DF0"/>
    <w:rsid w:val="00BD2309"/>
    <w:rsid w:val="00BD2E6C"/>
    <w:rsid w:val="00BD3A19"/>
    <w:rsid w:val="00BD3B82"/>
    <w:rsid w:val="00BD497F"/>
    <w:rsid w:val="00BD4F8F"/>
    <w:rsid w:val="00BD51A3"/>
    <w:rsid w:val="00BD64C7"/>
    <w:rsid w:val="00BD6550"/>
    <w:rsid w:val="00BD6822"/>
    <w:rsid w:val="00BD6DE2"/>
    <w:rsid w:val="00BD7C38"/>
    <w:rsid w:val="00BE0073"/>
    <w:rsid w:val="00BE038E"/>
    <w:rsid w:val="00BE16DD"/>
    <w:rsid w:val="00BE3B92"/>
    <w:rsid w:val="00BE3D27"/>
    <w:rsid w:val="00BE4827"/>
    <w:rsid w:val="00BE4E2B"/>
    <w:rsid w:val="00BE5CC5"/>
    <w:rsid w:val="00BE6E5E"/>
    <w:rsid w:val="00BE7745"/>
    <w:rsid w:val="00BE7DE0"/>
    <w:rsid w:val="00BF04FE"/>
    <w:rsid w:val="00BF0830"/>
    <w:rsid w:val="00BF1F33"/>
    <w:rsid w:val="00BF2102"/>
    <w:rsid w:val="00BF2D96"/>
    <w:rsid w:val="00BF47C8"/>
    <w:rsid w:val="00BF4FCA"/>
    <w:rsid w:val="00BF61E5"/>
    <w:rsid w:val="00BF6AA7"/>
    <w:rsid w:val="00BF75C5"/>
    <w:rsid w:val="00BF7C49"/>
    <w:rsid w:val="00BF7F6B"/>
    <w:rsid w:val="00C01EBC"/>
    <w:rsid w:val="00C021A0"/>
    <w:rsid w:val="00C03213"/>
    <w:rsid w:val="00C03983"/>
    <w:rsid w:val="00C03B4F"/>
    <w:rsid w:val="00C04206"/>
    <w:rsid w:val="00C043D6"/>
    <w:rsid w:val="00C05E79"/>
    <w:rsid w:val="00C05F77"/>
    <w:rsid w:val="00C06067"/>
    <w:rsid w:val="00C109BB"/>
    <w:rsid w:val="00C10D15"/>
    <w:rsid w:val="00C10E10"/>
    <w:rsid w:val="00C10E3A"/>
    <w:rsid w:val="00C11131"/>
    <w:rsid w:val="00C11418"/>
    <w:rsid w:val="00C121BD"/>
    <w:rsid w:val="00C123A4"/>
    <w:rsid w:val="00C12709"/>
    <w:rsid w:val="00C12D3E"/>
    <w:rsid w:val="00C134F3"/>
    <w:rsid w:val="00C1375A"/>
    <w:rsid w:val="00C1465A"/>
    <w:rsid w:val="00C16F0C"/>
    <w:rsid w:val="00C16F17"/>
    <w:rsid w:val="00C171D8"/>
    <w:rsid w:val="00C17365"/>
    <w:rsid w:val="00C17586"/>
    <w:rsid w:val="00C17805"/>
    <w:rsid w:val="00C20781"/>
    <w:rsid w:val="00C208E2"/>
    <w:rsid w:val="00C20CDE"/>
    <w:rsid w:val="00C210EB"/>
    <w:rsid w:val="00C212BF"/>
    <w:rsid w:val="00C22B43"/>
    <w:rsid w:val="00C23D7B"/>
    <w:rsid w:val="00C24314"/>
    <w:rsid w:val="00C24366"/>
    <w:rsid w:val="00C25027"/>
    <w:rsid w:val="00C26D25"/>
    <w:rsid w:val="00C31631"/>
    <w:rsid w:val="00C32056"/>
    <w:rsid w:val="00C325A5"/>
    <w:rsid w:val="00C3296C"/>
    <w:rsid w:val="00C32BA9"/>
    <w:rsid w:val="00C3326F"/>
    <w:rsid w:val="00C34855"/>
    <w:rsid w:val="00C34A39"/>
    <w:rsid w:val="00C363E7"/>
    <w:rsid w:val="00C36786"/>
    <w:rsid w:val="00C36D50"/>
    <w:rsid w:val="00C40060"/>
    <w:rsid w:val="00C408C0"/>
    <w:rsid w:val="00C40AD3"/>
    <w:rsid w:val="00C40D32"/>
    <w:rsid w:val="00C41D61"/>
    <w:rsid w:val="00C42365"/>
    <w:rsid w:val="00C42885"/>
    <w:rsid w:val="00C42C82"/>
    <w:rsid w:val="00C43028"/>
    <w:rsid w:val="00C4387F"/>
    <w:rsid w:val="00C43CEB"/>
    <w:rsid w:val="00C44E4C"/>
    <w:rsid w:val="00C45787"/>
    <w:rsid w:val="00C46F3C"/>
    <w:rsid w:val="00C508B9"/>
    <w:rsid w:val="00C50BBC"/>
    <w:rsid w:val="00C5216D"/>
    <w:rsid w:val="00C53043"/>
    <w:rsid w:val="00C53141"/>
    <w:rsid w:val="00C531DA"/>
    <w:rsid w:val="00C54196"/>
    <w:rsid w:val="00C55113"/>
    <w:rsid w:val="00C554A9"/>
    <w:rsid w:val="00C55F6E"/>
    <w:rsid w:val="00C56DF7"/>
    <w:rsid w:val="00C5786C"/>
    <w:rsid w:val="00C60825"/>
    <w:rsid w:val="00C60BD1"/>
    <w:rsid w:val="00C61391"/>
    <w:rsid w:val="00C62BBC"/>
    <w:rsid w:val="00C63547"/>
    <w:rsid w:val="00C642B5"/>
    <w:rsid w:val="00C642BE"/>
    <w:rsid w:val="00C64BFF"/>
    <w:rsid w:val="00C65E3C"/>
    <w:rsid w:val="00C65EED"/>
    <w:rsid w:val="00C660AB"/>
    <w:rsid w:val="00C66FC8"/>
    <w:rsid w:val="00C67024"/>
    <w:rsid w:val="00C671ED"/>
    <w:rsid w:val="00C67D98"/>
    <w:rsid w:val="00C70FB0"/>
    <w:rsid w:val="00C71721"/>
    <w:rsid w:val="00C71DCC"/>
    <w:rsid w:val="00C73E10"/>
    <w:rsid w:val="00C74040"/>
    <w:rsid w:val="00C74AC4"/>
    <w:rsid w:val="00C74D95"/>
    <w:rsid w:val="00C75DC6"/>
    <w:rsid w:val="00C77CB6"/>
    <w:rsid w:val="00C80463"/>
    <w:rsid w:val="00C805D2"/>
    <w:rsid w:val="00C82180"/>
    <w:rsid w:val="00C824D5"/>
    <w:rsid w:val="00C830CA"/>
    <w:rsid w:val="00C84026"/>
    <w:rsid w:val="00C84104"/>
    <w:rsid w:val="00C87C0A"/>
    <w:rsid w:val="00C87D62"/>
    <w:rsid w:val="00C9069F"/>
    <w:rsid w:val="00C9195F"/>
    <w:rsid w:val="00C91CD1"/>
    <w:rsid w:val="00C93491"/>
    <w:rsid w:val="00C93498"/>
    <w:rsid w:val="00C934E7"/>
    <w:rsid w:val="00C936C8"/>
    <w:rsid w:val="00C94972"/>
    <w:rsid w:val="00C949C8"/>
    <w:rsid w:val="00C95322"/>
    <w:rsid w:val="00C95422"/>
    <w:rsid w:val="00C968A7"/>
    <w:rsid w:val="00C971D9"/>
    <w:rsid w:val="00CA01BC"/>
    <w:rsid w:val="00CA08AB"/>
    <w:rsid w:val="00CA0D39"/>
    <w:rsid w:val="00CA0DA1"/>
    <w:rsid w:val="00CA1634"/>
    <w:rsid w:val="00CA2306"/>
    <w:rsid w:val="00CA3431"/>
    <w:rsid w:val="00CA3CF6"/>
    <w:rsid w:val="00CA4031"/>
    <w:rsid w:val="00CA4264"/>
    <w:rsid w:val="00CA4909"/>
    <w:rsid w:val="00CA61AA"/>
    <w:rsid w:val="00CA67B1"/>
    <w:rsid w:val="00CA786D"/>
    <w:rsid w:val="00CB002C"/>
    <w:rsid w:val="00CB0AF7"/>
    <w:rsid w:val="00CB0DFA"/>
    <w:rsid w:val="00CB10BA"/>
    <w:rsid w:val="00CB116D"/>
    <w:rsid w:val="00CB1969"/>
    <w:rsid w:val="00CB1E72"/>
    <w:rsid w:val="00CB3C0B"/>
    <w:rsid w:val="00CB4483"/>
    <w:rsid w:val="00CB5981"/>
    <w:rsid w:val="00CB64DA"/>
    <w:rsid w:val="00CB6D6F"/>
    <w:rsid w:val="00CB6F57"/>
    <w:rsid w:val="00CB7078"/>
    <w:rsid w:val="00CC1147"/>
    <w:rsid w:val="00CC1BF2"/>
    <w:rsid w:val="00CC20EE"/>
    <w:rsid w:val="00CC34B6"/>
    <w:rsid w:val="00CC3CD9"/>
    <w:rsid w:val="00CC4A8F"/>
    <w:rsid w:val="00CC52D1"/>
    <w:rsid w:val="00CC70B2"/>
    <w:rsid w:val="00CC7B48"/>
    <w:rsid w:val="00CD24D6"/>
    <w:rsid w:val="00CD40B6"/>
    <w:rsid w:val="00CD4245"/>
    <w:rsid w:val="00CD49C1"/>
    <w:rsid w:val="00CD4E10"/>
    <w:rsid w:val="00CD5031"/>
    <w:rsid w:val="00CD5F60"/>
    <w:rsid w:val="00CD7093"/>
    <w:rsid w:val="00CD78CE"/>
    <w:rsid w:val="00CD7EBE"/>
    <w:rsid w:val="00CE0681"/>
    <w:rsid w:val="00CE34F2"/>
    <w:rsid w:val="00CE37CB"/>
    <w:rsid w:val="00CE6149"/>
    <w:rsid w:val="00CE641A"/>
    <w:rsid w:val="00CE652A"/>
    <w:rsid w:val="00CE6E30"/>
    <w:rsid w:val="00CE72A0"/>
    <w:rsid w:val="00CE73FD"/>
    <w:rsid w:val="00CE7C0B"/>
    <w:rsid w:val="00CF0BC0"/>
    <w:rsid w:val="00CF0CF8"/>
    <w:rsid w:val="00CF183A"/>
    <w:rsid w:val="00CF18C8"/>
    <w:rsid w:val="00CF269F"/>
    <w:rsid w:val="00CF2E0E"/>
    <w:rsid w:val="00CF32A9"/>
    <w:rsid w:val="00CF3A3A"/>
    <w:rsid w:val="00CF3F78"/>
    <w:rsid w:val="00CF5371"/>
    <w:rsid w:val="00CF54B2"/>
    <w:rsid w:val="00CF5778"/>
    <w:rsid w:val="00CF5BF4"/>
    <w:rsid w:val="00D0084D"/>
    <w:rsid w:val="00D01B3B"/>
    <w:rsid w:val="00D0312B"/>
    <w:rsid w:val="00D03714"/>
    <w:rsid w:val="00D03A1C"/>
    <w:rsid w:val="00D03C75"/>
    <w:rsid w:val="00D03EEB"/>
    <w:rsid w:val="00D04677"/>
    <w:rsid w:val="00D04845"/>
    <w:rsid w:val="00D04A78"/>
    <w:rsid w:val="00D0586C"/>
    <w:rsid w:val="00D05F16"/>
    <w:rsid w:val="00D06488"/>
    <w:rsid w:val="00D068C3"/>
    <w:rsid w:val="00D06FC3"/>
    <w:rsid w:val="00D077EF"/>
    <w:rsid w:val="00D07AE9"/>
    <w:rsid w:val="00D105BF"/>
    <w:rsid w:val="00D1215B"/>
    <w:rsid w:val="00D13CE3"/>
    <w:rsid w:val="00D13FD3"/>
    <w:rsid w:val="00D14A80"/>
    <w:rsid w:val="00D14AB2"/>
    <w:rsid w:val="00D15AFB"/>
    <w:rsid w:val="00D15CA9"/>
    <w:rsid w:val="00D15DB0"/>
    <w:rsid w:val="00D166B1"/>
    <w:rsid w:val="00D170D2"/>
    <w:rsid w:val="00D17CA4"/>
    <w:rsid w:val="00D17D4D"/>
    <w:rsid w:val="00D21637"/>
    <w:rsid w:val="00D219D4"/>
    <w:rsid w:val="00D222ED"/>
    <w:rsid w:val="00D223C1"/>
    <w:rsid w:val="00D23978"/>
    <w:rsid w:val="00D23A57"/>
    <w:rsid w:val="00D23FAF"/>
    <w:rsid w:val="00D242B3"/>
    <w:rsid w:val="00D24C23"/>
    <w:rsid w:val="00D253EB"/>
    <w:rsid w:val="00D2572D"/>
    <w:rsid w:val="00D25BA6"/>
    <w:rsid w:val="00D26D1B"/>
    <w:rsid w:val="00D30389"/>
    <w:rsid w:val="00D30E41"/>
    <w:rsid w:val="00D30EAF"/>
    <w:rsid w:val="00D318A6"/>
    <w:rsid w:val="00D31A86"/>
    <w:rsid w:val="00D33798"/>
    <w:rsid w:val="00D33804"/>
    <w:rsid w:val="00D33B89"/>
    <w:rsid w:val="00D340E8"/>
    <w:rsid w:val="00D342DE"/>
    <w:rsid w:val="00D34643"/>
    <w:rsid w:val="00D3464B"/>
    <w:rsid w:val="00D34AB1"/>
    <w:rsid w:val="00D35CDB"/>
    <w:rsid w:val="00D36985"/>
    <w:rsid w:val="00D37260"/>
    <w:rsid w:val="00D37E3B"/>
    <w:rsid w:val="00D416A0"/>
    <w:rsid w:val="00D41703"/>
    <w:rsid w:val="00D42A94"/>
    <w:rsid w:val="00D43217"/>
    <w:rsid w:val="00D4331A"/>
    <w:rsid w:val="00D438D2"/>
    <w:rsid w:val="00D43CD8"/>
    <w:rsid w:val="00D447D2"/>
    <w:rsid w:val="00D44AC9"/>
    <w:rsid w:val="00D44B46"/>
    <w:rsid w:val="00D44CAA"/>
    <w:rsid w:val="00D45B90"/>
    <w:rsid w:val="00D45EF8"/>
    <w:rsid w:val="00D464AB"/>
    <w:rsid w:val="00D4687A"/>
    <w:rsid w:val="00D50A6C"/>
    <w:rsid w:val="00D511EF"/>
    <w:rsid w:val="00D51291"/>
    <w:rsid w:val="00D52590"/>
    <w:rsid w:val="00D53084"/>
    <w:rsid w:val="00D5357E"/>
    <w:rsid w:val="00D54AFF"/>
    <w:rsid w:val="00D552D6"/>
    <w:rsid w:val="00D55880"/>
    <w:rsid w:val="00D55941"/>
    <w:rsid w:val="00D55D8C"/>
    <w:rsid w:val="00D56C7E"/>
    <w:rsid w:val="00D603F2"/>
    <w:rsid w:val="00D60B0B"/>
    <w:rsid w:val="00D60D9C"/>
    <w:rsid w:val="00D624E9"/>
    <w:rsid w:val="00D62DA1"/>
    <w:rsid w:val="00D63CAA"/>
    <w:rsid w:val="00D6485F"/>
    <w:rsid w:val="00D651ED"/>
    <w:rsid w:val="00D65AC1"/>
    <w:rsid w:val="00D66359"/>
    <w:rsid w:val="00D665C4"/>
    <w:rsid w:val="00D66882"/>
    <w:rsid w:val="00D671F5"/>
    <w:rsid w:val="00D6751C"/>
    <w:rsid w:val="00D6777A"/>
    <w:rsid w:val="00D67CB4"/>
    <w:rsid w:val="00D70054"/>
    <w:rsid w:val="00D7047D"/>
    <w:rsid w:val="00D70706"/>
    <w:rsid w:val="00D70E62"/>
    <w:rsid w:val="00D72067"/>
    <w:rsid w:val="00D72679"/>
    <w:rsid w:val="00D72C96"/>
    <w:rsid w:val="00D73467"/>
    <w:rsid w:val="00D73508"/>
    <w:rsid w:val="00D74CD9"/>
    <w:rsid w:val="00D75086"/>
    <w:rsid w:val="00D7536A"/>
    <w:rsid w:val="00D75F29"/>
    <w:rsid w:val="00D76A81"/>
    <w:rsid w:val="00D76ED2"/>
    <w:rsid w:val="00D76F50"/>
    <w:rsid w:val="00D81982"/>
    <w:rsid w:val="00D84339"/>
    <w:rsid w:val="00D8442D"/>
    <w:rsid w:val="00D84C7D"/>
    <w:rsid w:val="00D85DBD"/>
    <w:rsid w:val="00D86F6D"/>
    <w:rsid w:val="00D903E9"/>
    <w:rsid w:val="00D908E0"/>
    <w:rsid w:val="00D90DA0"/>
    <w:rsid w:val="00D90E0C"/>
    <w:rsid w:val="00D90EC2"/>
    <w:rsid w:val="00D91518"/>
    <w:rsid w:val="00D92C3C"/>
    <w:rsid w:val="00D92C50"/>
    <w:rsid w:val="00D93523"/>
    <w:rsid w:val="00D937FC"/>
    <w:rsid w:val="00D939BF"/>
    <w:rsid w:val="00D93AA2"/>
    <w:rsid w:val="00D93C70"/>
    <w:rsid w:val="00D94952"/>
    <w:rsid w:val="00D94C22"/>
    <w:rsid w:val="00D94DDE"/>
    <w:rsid w:val="00D94EFC"/>
    <w:rsid w:val="00D95FDB"/>
    <w:rsid w:val="00D96A1D"/>
    <w:rsid w:val="00D96B01"/>
    <w:rsid w:val="00D96C2A"/>
    <w:rsid w:val="00D97A88"/>
    <w:rsid w:val="00D97DE6"/>
    <w:rsid w:val="00DA08CA"/>
    <w:rsid w:val="00DA0D7E"/>
    <w:rsid w:val="00DA101A"/>
    <w:rsid w:val="00DA12D0"/>
    <w:rsid w:val="00DA1694"/>
    <w:rsid w:val="00DA1864"/>
    <w:rsid w:val="00DA215D"/>
    <w:rsid w:val="00DA2C67"/>
    <w:rsid w:val="00DA31A4"/>
    <w:rsid w:val="00DA4864"/>
    <w:rsid w:val="00DA4C6C"/>
    <w:rsid w:val="00DA59E1"/>
    <w:rsid w:val="00DA6CF8"/>
    <w:rsid w:val="00DA6E7C"/>
    <w:rsid w:val="00DA7CB0"/>
    <w:rsid w:val="00DA7E21"/>
    <w:rsid w:val="00DB09FC"/>
    <w:rsid w:val="00DB1233"/>
    <w:rsid w:val="00DB1777"/>
    <w:rsid w:val="00DB2365"/>
    <w:rsid w:val="00DB280D"/>
    <w:rsid w:val="00DB363B"/>
    <w:rsid w:val="00DB4154"/>
    <w:rsid w:val="00DB6581"/>
    <w:rsid w:val="00DB660C"/>
    <w:rsid w:val="00DB7671"/>
    <w:rsid w:val="00DC026E"/>
    <w:rsid w:val="00DC07B3"/>
    <w:rsid w:val="00DC08D4"/>
    <w:rsid w:val="00DC0BC4"/>
    <w:rsid w:val="00DC0BFC"/>
    <w:rsid w:val="00DC1193"/>
    <w:rsid w:val="00DC14DD"/>
    <w:rsid w:val="00DC16DC"/>
    <w:rsid w:val="00DC1A98"/>
    <w:rsid w:val="00DC2A01"/>
    <w:rsid w:val="00DC3F4B"/>
    <w:rsid w:val="00DC3FAE"/>
    <w:rsid w:val="00DC406C"/>
    <w:rsid w:val="00DC5CDB"/>
    <w:rsid w:val="00DC6304"/>
    <w:rsid w:val="00DC6EE6"/>
    <w:rsid w:val="00DC7503"/>
    <w:rsid w:val="00DC7B2E"/>
    <w:rsid w:val="00DC7D72"/>
    <w:rsid w:val="00DC7D88"/>
    <w:rsid w:val="00DC7DFB"/>
    <w:rsid w:val="00DD046A"/>
    <w:rsid w:val="00DD0CE8"/>
    <w:rsid w:val="00DD1338"/>
    <w:rsid w:val="00DD3662"/>
    <w:rsid w:val="00DD38C2"/>
    <w:rsid w:val="00DD3C07"/>
    <w:rsid w:val="00DD425B"/>
    <w:rsid w:val="00DD437E"/>
    <w:rsid w:val="00DD53D8"/>
    <w:rsid w:val="00DD564D"/>
    <w:rsid w:val="00DE1917"/>
    <w:rsid w:val="00DE2F01"/>
    <w:rsid w:val="00DE30A1"/>
    <w:rsid w:val="00DE34B6"/>
    <w:rsid w:val="00DE3D25"/>
    <w:rsid w:val="00DE502F"/>
    <w:rsid w:val="00DE607F"/>
    <w:rsid w:val="00DE68B7"/>
    <w:rsid w:val="00DE6B13"/>
    <w:rsid w:val="00DE6DD8"/>
    <w:rsid w:val="00DE7A6B"/>
    <w:rsid w:val="00DF05F9"/>
    <w:rsid w:val="00DF13AF"/>
    <w:rsid w:val="00DF1442"/>
    <w:rsid w:val="00DF1787"/>
    <w:rsid w:val="00DF1FEE"/>
    <w:rsid w:val="00DF2407"/>
    <w:rsid w:val="00DF24FF"/>
    <w:rsid w:val="00DF2510"/>
    <w:rsid w:val="00DF31F7"/>
    <w:rsid w:val="00DF335A"/>
    <w:rsid w:val="00DF3645"/>
    <w:rsid w:val="00DF3FD1"/>
    <w:rsid w:val="00DF4CF0"/>
    <w:rsid w:val="00DF53EB"/>
    <w:rsid w:val="00DF5F5E"/>
    <w:rsid w:val="00DF6760"/>
    <w:rsid w:val="00DF7AA9"/>
    <w:rsid w:val="00E00302"/>
    <w:rsid w:val="00E011A7"/>
    <w:rsid w:val="00E0243C"/>
    <w:rsid w:val="00E031B8"/>
    <w:rsid w:val="00E03520"/>
    <w:rsid w:val="00E03C09"/>
    <w:rsid w:val="00E05101"/>
    <w:rsid w:val="00E06BCB"/>
    <w:rsid w:val="00E1265E"/>
    <w:rsid w:val="00E13734"/>
    <w:rsid w:val="00E139BA"/>
    <w:rsid w:val="00E147F9"/>
    <w:rsid w:val="00E1534C"/>
    <w:rsid w:val="00E15D0C"/>
    <w:rsid w:val="00E16F26"/>
    <w:rsid w:val="00E1790E"/>
    <w:rsid w:val="00E17B57"/>
    <w:rsid w:val="00E2059C"/>
    <w:rsid w:val="00E20826"/>
    <w:rsid w:val="00E212DD"/>
    <w:rsid w:val="00E214AF"/>
    <w:rsid w:val="00E22207"/>
    <w:rsid w:val="00E22B2D"/>
    <w:rsid w:val="00E237E7"/>
    <w:rsid w:val="00E23994"/>
    <w:rsid w:val="00E23D0D"/>
    <w:rsid w:val="00E2410E"/>
    <w:rsid w:val="00E2430A"/>
    <w:rsid w:val="00E244CC"/>
    <w:rsid w:val="00E24617"/>
    <w:rsid w:val="00E2471B"/>
    <w:rsid w:val="00E2546F"/>
    <w:rsid w:val="00E30829"/>
    <w:rsid w:val="00E30A78"/>
    <w:rsid w:val="00E30B87"/>
    <w:rsid w:val="00E30BAB"/>
    <w:rsid w:val="00E30E1B"/>
    <w:rsid w:val="00E30F8F"/>
    <w:rsid w:val="00E315A7"/>
    <w:rsid w:val="00E3161A"/>
    <w:rsid w:val="00E32A4D"/>
    <w:rsid w:val="00E338CC"/>
    <w:rsid w:val="00E33C58"/>
    <w:rsid w:val="00E33FDC"/>
    <w:rsid w:val="00E3432B"/>
    <w:rsid w:val="00E35DB0"/>
    <w:rsid w:val="00E36491"/>
    <w:rsid w:val="00E36B83"/>
    <w:rsid w:val="00E3781F"/>
    <w:rsid w:val="00E41036"/>
    <w:rsid w:val="00E41054"/>
    <w:rsid w:val="00E415A9"/>
    <w:rsid w:val="00E417B0"/>
    <w:rsid w:val="00E434AB"/>
    <w:rsid w:val="00E45F37"/>
    <w:rsid w:val="00E460A0"/>
    <w:rsid w:val="00E4673C"/>
    <w:rsid w:val="00E4690B"/>
    <w:rsid w:val="00E470FC"/>
    <w:rsid w:val="00E474CF"/>
    <w:rsid w:val="00E47CA7"/>
    <w:rsid w:val="00E50619"/>
    <w:rsid w:val="00E506AD"/>
    <w:rsid w:val="00E51D0D"/>
    <w:rsid w:val="00E51EDF"/>
    <w:rsid w:val="00E52DE7"/>
    <w:rsid w:val="00E5359D"/>
    <w:rsid w:val="00E5366A"/>
    <w:rsid w:val="00E539BC"/>
    <w:rsid w:val="00E541DB"/>
    <w:rsid w:val="00E54A7D"/>
    <w:rsid w:val="00E551CB"/>
    <w:rsid w:val="00E55328"/>
    <w:rsid w:val="00E56C73"/>
    <w:rsid w:val="00E56D60"/>
    <w:rsid w:val="00E57204"/>
    <w:rsid w:val="00E57ADE"/>
    <w:rsid w:val="00E6038E"/>
    <w:rsid w:val="00E606E4"/>
    <w:rsid w:val="00E6193A"/>
    <w:rsid w:val="00E61E7F"/>
    <w:rsid w:val="00E624B3"/>
    <w:rsid w:val="00E628FD"/>
    <w:rsid w:val="00E6362C"/>
    <w:rsid w:val="00E63AD8"/>
    <w:rsid w:val="00E649E3"/>
    <w:rsid w:val="00E64F47"/>
    <w:rsid w:val="00E654CC"/>
    <w:rsid w:val="00E65513"/>
    <w:rsid w:val="00E657BA"/>
    <w:rsid w:val="00E65BE9"/>
    <w:rsid w:val="00E65EE1"/>
    <w:rsid w:val="00E66A0B"/>
    <w:rsid w:val="00E67E5B"/>
    <w:rsid w:val="00E67E66"/>
    <w:rsid w:val="00E705CD"/>
    <w:rsid w:val="00E70A5D"/>
    <w:rsid w:val="00E72EC1"/>
    <w:rsid w:val="00E73A5C"/>
    <w:rsid w:val="00E73D1D"/>
    <w:rsid w:val="00E74832"/>
    <w:rsid w:val="00E74C8A"/>
    <w:rsid w:val="00E7500C"/>
    <w:rsid w:val="00E7542C"/>
    <w:rsid w:val="00E7633E"/>
    <w:rsid w:val="00E76C15"/>
    <w:rsid w:val="00E774F2"/>
    <w:rsid w:val="00E80C41"/>
    <w:rsid w:val="00E812F1"/>
    <w:rsid w:val="00E81443"/>
    <w:rsid w:val="00E8154A"/>
    <w:rsid w:val="00E837CE"/>
    <w:rsid w:val="00E83975"/>
    <w:rsid w:val="00E83AAD"/>
    <w:rsid w:val="00E83EF7"/>
    <w:rsid w:val="00E84941"/>
    <w:rsid w:val="00E8556C"/>
    <w:rsid w:val="00E85604"/>
    <w:rsid w:val="00E85EBD"/>
    <w:rsid w:val="00E8602F"/>
    <w:rsid w:val="00E909DC"/>
    <w:rsid w:val="00E90CB3"/>
    <w:rsid w:val="00E910EC"/>
    <w:rsid w:val="00E917B5"/>
    <w:rsid w:val="00E92675"/>
    <w:rsid w:val="00E928EF"/>
    <w:rsid w:val="00E92D4A"/>
    <w:rsid w:val="00E92FEA"/>
    <w:rsid w:val="00E96377"/>
    <w:rsid w:val="00E96809"/>
    <w:rsid w:val="00EA11C7"/>
    <w:rsid w:val="00EA1605"/>
    <w:rsid w:val="00EA40D3"/>
    <w:rsid w:val="00EA41D4"/>
    <w:rsid w:val="00EA521F"/>
    <w:rsid w:val="00EA59EA"/>
    <w:rsid w:val="00EA71FA"/>
    <w:rsid w:val="00EA7691"/>
    <w:rsid w:val="00EA77ED"/>
    <w:rsid w:val="00EB1FFA"/>
    <w:rsid w:val="00EB2103"/>
    <w:rsid w:val="00EB22D9"/>
    <w:rsid w:val="00EB2CEB"/>
    <w:rsid w:val="00EB3961"/>
    <w:rsid w:val="00EB3E70"/>
    <w:rsid w:val="00EB4D09"/>
    <w:rsid w:val="00EB50D3"/>
    <w:rsid w:val="00EB51A5"/>
    <w:rsid w:val="00EB5308"/>
    <w:rsid w:val="00EB5328"/>
    <w:rsid w:val="00EB5859"/>
    <w:rsid w:val="00EB5948"/>
    <w:rsid w:val="00EB5DB8"/>
    <w:rsid w:val="00EB6533"/>
    <w:rsid w:val="00EB6A04"/>
    <w:rsid w:val="00EB7097"/>
    <w:rsid w:val="00EB70C9"/>
    <w:rsid w:val="00EC0206"/>
    <w:rsid w:val="00EC032C"/>
    <w:rsid w:val="00EC4176"/>
    <w:rsid w:val="00EC6F96"/>
    <w:rsid w:val="00EC709E"/>
    <w:rsid w:val="00EC71A2"/>
    <w:rsid w:val="00EC724C"/>
    <w:rsid w:val="00EC74BC"/>
    <w:rsid w:val="00EC7922"/>
    <w:rsid w:val="00EC7AC7"/>
    <w:rsid w:val="00ED0118"/>
    <w:rsid w:val="00ED0B4B"/>
    <w:rsid w:val="00ED187C"/>
    <w:rsid w:val="00ED2300"/>
    <w:rsid w:val="00ED31C9"/>
    <w:rsid w:val="00ED387B"/>
    <w:rsid w:val="00ED4653"/>
    <w:rsid w:val="00ED5ED9"/>
    <w:rsid w:val="00ED5F2E"/>
    <w:rsid w:val="00ED6938"/>
    <w:rsid w:val="00ED6E29"/>
    <w:rsid w:val="00ED7476"/>
    <w:rsid w:val="00ED7AF4"/>
    <w:rsid w:val="00ED7D69"/>
    <w:rsid w:val="00EE04AB"/>
    <w:rsid w:val="00EE0751"/>
    <w:rsid w:val="00EE0F3C"/>
    <w:rsid w:val="00EE1291"/>
    <w:rsid w:val="00EE138F"/>
    <w:rsid w:val="00EE23B4"/>
    <w:rsid w:val="00EE26BF"/>
    <w:rsid w:val="00EE2F5D"/>
    <w:rsid w:val="00EE3015"/>
    <w:rsid w:val="00EE3840"/>
    <w:rsid w:val="00EE395B"/>
    <w:rsid w:val="00EE4DA1"/>
    <w:rsid w:val="00EE5241"/>
    <w:rsid w:val="00EE577B"/>
    <w:rsid w:val="00EE709F"/>
    <w:rsid w:val="00EE74AF"/>
    <w:rsid w:val="00EF0CAB"/>
    <w:rsid w:val="00EF125F"/>
    <w:rsid w:val="00EF452A"/>
    <w:rsid w:val="00EF47FF"/>
    <w:rsid w:val="00EF4A35"/>
    <w:rsid w:val="00EF4D6E"/>
    <w:rsid w:val="00EF514E"/>
    <w:rsid w:val="00EF6BED"/>
    <w:rsid w:val="00EF7102"/>
    <w:rsid w:val="00EF71C2"/>
    <w:rsid w:val="00EF7238"/>
    <w:rsid w:val="00F01192"/>
    <w:rsid w:val="00F01E87"/>
    <w:rsid w:val="00F021F3"/>
    <w:rsid w:val="00F0229E"/>
    <w:rsid w:val="00F0252B"/>
    <w:rsid w:val="00F02901"/>
    <w:rsid w:val="00F03500"/>
    <w:rsid w:val="00F037C7"/>
    <w:rsid w:val="00F04A72"/>
    <w:rsid w:val="00F04AFE"/>
    <w:rsid w:val="00F04F73"/>
    <w:rsid w:val="00F0515E"/>
    <w:rsid w:val="00F06E0B"/>
    <w:rsid w:val="00F07036"/>
    <w:rsid w:val="00F07398"/>
    <w:rsid w:val="00F075A7"/>
    <w:rsid w:val="00F10333"/>
    <w:rsid w:val="00F10574"/>
    <w:rsid w:val="00F10D01"/>
    <w:rsid w:val="00F10FA4"/>
    <w:rsid w:val="00F12276"/>
    <w:rsid w:val="00F1243D"/>
    <w:rsid w:val="00F12720"/>
    <w:rsid w:val="00F131DC"/>
    <w:rsid w:val="00F1328B"/>
    <w:rsid w:val="00F140CB"/>
    <w:rsid w:val="00F151FC"/>
    <w:rsid w:val="00F15446"/>
    <w:rsid w:val="00F1579D"/>
    <w:rsid w:val="00F160B2"/>
    <w:rsid w:val="00F160BC"/>
    <w:rsid w:val="00F165DD"/>
    <w:rsid w:val="00F179A9"/>
    <w:rsid w:val="00F20672"/>
    <w:rsid w:val="00F216C2"/>
    <w:rsid w:val="00F21823"/>
    <w:rsid w:val="00F21FCD"/>
    <w:rsid w:val="00F2350E"/>
    <w:rsid w:val="00F23784"/>
    <w:rsid w:val="00F2394B"/>
    <w:rsid w:val="00F2397B"/>
    <w:rsid w:val="00F2424A"/>
    <w:rsid w:val="00F244D3"/>
    <w:rsid w:val="00F244ED"/>
    <w:rsid w:val="00F2582E"/>
    <w:rsid w:val="00F26210"/>
    <w:rsid w:val="00F2629E"/>
    <w:rsid w:val="00F2645F"/>
    <w:rsid w:val="00F26A38"/>
    <w:rsid w:val="00F27101"/>
    <w:rsid w:val="00F27459"/>
    <w:rsid w:val="00F3008D"/>
    <w:rsid w:val="00F313C3"/>
    <w:rsid w:val="00F31793"/>
    <w:rsid w:val="00F31948"/>
    <w:rsid w:val="00F32627"/>
    <w:rsid w:val="00F3278C"/>
    <w:rsid w:val="00F34074"/>
    <w:rsid w:val="00F34646"/>
    <w:rsid w:val="00F34CD0"/>
    <w:rsid w:val="00F356BA"/>
    <w:rsid w:val="00F3648D"/>
    <w:rsid w:val="00F40032"/>
    <w:rsid w:val="00F4152A"/>
    <w:rsid w:val="00F42041"/>
    <w:rsid w:val="00F4296E"/>
    <w:rsid w:val="00F42E96"/>
    <w:rsid w:val="00F43C45"/>
    <w:rsid w:val="00F44042"/>
    <w:rsid w:val="00F4447F"/>
    <w:rsid w:val="00F4500F"/>
    <w:rsid w:val="00F456E6"/>
    <w:rsid w:val="00F45B6F"/>
    <w:rsid w:val="00F45D71"/>
    <w:rsid w:val="00F476AD"/>
    <w:rsid w:val="00F510EB"/>
    <w:rsid w:val="00F518C3"/>
    <w:rsid w:val="00F52143"/>
    <w:rsid w:val="00F5253C"/>
    <w:rsid w:val="00F5273F"/>
    <w:rsid w:val="00F531FC"/>
    <w:rsid w:val="00F533C8"/>
    <w:rsid w:val="00F537FA"/>
    <w:rsid w:val="00F53813"/>
    <w:rsid w:val="00F53D4A"/>
    <w:rsid w:val="00F54210"/>
    <w:rsid w:val="00F5429E"/>
    <w:rsid w:val="00F54717"/>
    <w:rsid w:val="00F5556F"/>
    <w:rsid w:val="00F55627"/>
    <w:rsid w:val="00F567AA"/>
    <w:rsid w:val="00F567CB"/>
    <w:rsid w:val="00F56DB7"/>
    <w:rsid w:val="00F57E7B"/>
    <w:rsid w:val="00F60D01"/>
    <w:rsid w:val="00F60D1B"/>
    <w:rsid w:val="00F61B27"/>
    <w:rsid w:val="00F628E7"/>
    <w:rsid w:val="00F6372E"/>
    <w:rsid w:val="00F64D50"/>
    <w:rsid w:val="00F65196"/>
    <w:rsid w:val="00F6574E"/>
    <w:rsid w:val="00F658FF"/>
    <w:rsid w:val="00F66380"/>
    <w:rsid w:val="00F666FA"/>
    <w:rsid w:val="00F67568"/>
    <w:rsid w:val="00F67B45"/>
    <w:rsid w:val="00F67C2F"/>
    <w:rsid w:val="00F70744"/>
    <w:rsid w:val="00F713DB"/>
    <w:rsid w:val="00F7218D"/>
    <w:rsid w:val="00F72889"/>
    <w:rsid w:val="00F72B25"/>
    <w:rsid w:val="00F72BAA"/>
    <w:rsid w:val="00F72E5A"/>
    <w:rsid w:val="00F73C97"/>
    <w:rsid w:val="00F74422"/>
    <w:rsid w:val="00F74D1A"/>
    <w:rsid w:val="00F77C62"/>
    <w:rsid w:val="00F805BE"/>
    <w:rsid w:val="00F80C29"/>
    <w:rsid w:val="00F8143D"/>
    <w:rsid w:val="00F83546"/>
    <w:rsid w:val="00F83C3F"/>
    <w:rsid w:val="00F840EB"/>
    <w:rsid w:val="00F84CDD"/>
    <w:rsid w:val="00F84FAB"/>
    <w:rsid w:val="00F84FF1"/>
    <w:rsid w:val="00F85AD9"/>
    <w:rsid w:val="00F85D82"/>
    <w:rsid w:val="00F8666B"/>
    <w:rsid w:val="00F86AA6"/>
    <w:rsid w:val="00F87375"/>
    <w:rsid w:val="00F8761E"/>
    <w:rsid w:val="00F8778D"/>
    <w:rsid w:val="00F8794A"/>
    <w:rsid w:val="00F90B2F"/>
    <w:rsid w:val="00F91379"/>
    <w:rsid w:val="00F9196F"/>
    <w:rsid w:val="00F92154"/>
    <w:rsid w:val="00F930E4"/>
    <w:rsid w:val="00F933D6"/>
    <w:rsid w:val="00F93CE1"/>
    <w:rsid w:val="00F93FA4"/>
    <w:rsid w:val="00F94237"/>
    <w:rsid w:val="00F94C4F"/>
    <w:rsid w:val="00F95923"/>
    <w:rsid w:val="00F95B56"/>
    <w:rsid w:val="00F960A6"/>
    <w:rsid w:val="00F971E3"/>
    <w:rsid w:val="00FA0E9F"/>
    <w:rsid w:val="00FA1072"/>
    <w:rsid w:val="00FA1462"/>
    <w:rsid w:val="00FA1F09"/>
    <w:rsid w:val="00FA200A"/>
    <w:rsid w:val="00FA2EE1"/>
    <w:rsid w:val="00FA459B"/>
    <w:rsid w:val="00FA5F01"/>
    <w:rsid w:val="00FA6499"/>
    <w:rsid w:val="00FA7365"/>
    <w:rsid w:val="00FB009B"/>
    <w:rsid w:val="00FB0CD5"/>
    <w:rsid w:val="00FB1228"/>
    <w:rsid w:val="00FB37A2"/>
    <w:rsid w:val="00FB3B60"/>
    <w:rsid w:val="00FB3D6A"/>
    <w:rsid w:val="00FB3F62"/>
    <w:rsid w:val="00FB41C1"/>
    <w:rsid w:val="00FB481C"/>
    <w:rsid w:val="00FB5555"/>
    <w:rsid w:val="00FB58FA"/>
    <w:rsid w:val="00FB5F40"/>
    <w:rsid w:val="00FC0546"/>
    <w:rsid w:val="00FC0947"/>
    <w:rsid w:val="00FC1D28"/>
    <w:rsid w:val="00FC2AE2"/>
    <w:rsid w:val="00FC2C9C"/>
    <w:rsid w:val="00FC381A"/>
    <w:rsid w:val="00FC405F"/>
    <w:rsid w:val="00FC469D"/>
    <w:rsid w:val="00FC4A4E"/>
    <w:rsid w:val="00FC4C01"/>
    <w:rsid w:val="00FC54C0"/>
    <w:rsid w:val="00FC5972"/>
    <w:rsid w:val="00FC761E"/>
    <w:rsid w:val="00FC7732"/>
    <w:rsid w:val="00FD0340"/>
    <w:rsid w:val="00FD0C79"/>
    <w:rsid w:val="00FD0E45"/>
    <w:rsid w:val="00FD241B"/>
    <w:rsid w:val="00FD3489"/>
    <w:rsid w:val="00FD361D"/>
    <w:rsid w:val="00FD378C"/>
    <w:rsid w:val="00FD46F0"/>
    <w:rsid w:val="00FD546B"/>
    <w:rsid w:val="00FD71E0"/>
    <w:rsid w:val="00FD74C2"/>
    <w:rsid w:val="00FD79AD"/>
    <w:rsid w:val="00FD79D6"/>
    <w:rsid w:val="00FE0BF7"/>
    <w:rsid w:val="00FE1FD7"/>
    <w:rsid w:val="00FE3A09"/>
    <w:rsid w:val="00FE3F07"/>
    <w:rsid w:val="00FE42F3"/>
    <w:rsid w:val="00FE456A"/>
    <w:rsid w:val="00FE46C4"/>
    <w:rsid w:val="00FE49C4"/>
    <w:rsid w:val="00FE5135"/>
    <w:rsid w:val="00FE52A8"/>
    <w:rsid w:val="00FE5381"/>
    <w:rsid w:val="00FE5CEA"/>
    <w:rsid w:val="00FE6404"/>
    <w:rsid w:val="00FE656C"/>
    <w:rsid w:val="00FE6681"/>
    <w:rsid w:val="00FE690E"/>
    <w:rsid w:val="00FE7654"/>
    <w:rsid w:val="00FE7DA6"/>
    <w:rsid w:val="00FE7ED7"/>
    <w:rsid w:val="00FF03AA"/>
    <w:rsid w:val="00FF0A98"/>
    <w:rsid w:val="00FF17F0"/>
    <w:rsid w:val="00FF1D17"/>
    <w:rsid w:val="00FF2308"/>
    <w:rsid w:val="00FF2C43"/>
    <w:rsid w:val="00FF3180"/>
    <w:rsid w:val="00FF3EAB"/>
    <w:rsid w:val="00FF4F4E"/>
    <w:rsid w:val="00FF66C5"/>
    <w:rsid w:val="00FF68AE"/>
    <w:rsid w:val="00FF696D"/>
    <w:rsid w:val="00FF7688"/>
    <w:rsid w:val="00FF797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ubtle 1"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7C00CD"/>
    <w:rPr>
      <w:rFonts w:ascii="Calibri" w:eastAsia="Calibri" w:hAnsi="Calibri"/>
      <w:sz w:val="20"/>
      <w:lang w:eastAsia="en-US"/>
    </w:rPr>
  </w:style>
  <w:style w:type="paragraph" w:styleId="Heading1">
    <w:name w:val="heading 1"/>
    <w:next w:val="Normal"/>
    <w:link w:val="Heading1Char"/>
    <w:uiPriority w:val="9"/>
    <w:qFormat/>
    <w:rsid w:val="00CC4A8F"/>
    <w:pPr>
      <w:keepNext/>
      <w:keepLines/>
      <w:pageBreakBefore/>
      <w:numPr>
        <w:numId w:val="29"/>
      </w:numPr>
      <w:spacing w:after="80"/>
      <w:outlineLvl w:val="0"/>
    </w:pPr>
    <w:rPr>
      <w:rFonts w:ascii="Calibri" w:hAnsi="Calibri"/>
      <w:bCs/>
      <w:sz w:val="40"/>
      <w:szCs w:val="28"/>
      <w:lang w:eastAsia="en-US"/>
    </w:rPr>
  </w:style>
  <w:style w:type="paragraph" w:styleId="Heading2">
    <w:name w:val="heading 2"/>
    <w:basedOn w:val="Heading1"/>
    <w:next w:val="Normal"/>
    <w:link w:val="Heading2Char"/>
    <w:uiPriority w:val="9"/>
    <w:qFormat/>
    <w:rsid w:val="00CC4A8F"/>
    <w:pPr>
      <w:pageBreakBefore w:val="0"/>
      <w:numPr>
        <w:ilvl w:val="1"/>
      </w:numPr>
      <w:spacing w:before="120" w:after="60"/>
      <w:outlineLvl w:val="1"/>
    </w:pPr>
    <w:rPr>
      <w:b/>
      <w:bCs w:val="0"/>
      <w:iCs/>
      <w:color w:val="365F91"/>
      <w:sz w:val="32"/>
    </w:rPr>
  </w:style>
  <w:style w:type="paragraph" w:styleId="Heading3">
    <w:name w:val="heading 3"/>
    <w:basedOn w:val="Heading2"/>
    <w:next w:val="Normal"/>
    <w:link w:val="Heading3Char"/>
    <w:uiPriority w:val="9"/>
    <w:qFormat/>
    <w:rsid w:val="00CC4A8F"/>
    <w:pPr>
      <w:numPr>
        <w:ilvl w:val="2"/>
      </w:numPr>
      <w:spacing w:before="40" w:after="80"/>
      <w:outlineLvl w:val="2"/>
    </w:pPr>
    <w:rPr>
      <w:bCs/>
      <w:color w:val="5F5F5F"/>
      <w:sz w:val="28"/>
      <w:szCs w:val="26"/>
    </w:rPr>
  </w:style>
  <w:style w:type="paragraph" w:styleId="Heading4">
    <w:name w:val="heading 4"/>
    <w:basedOn w:val="Heading3"/>
    <w:next w:val="Normal"/>
    <w:link w:val="Heading4Char"/>
    <w:uiPriority w:val="9"/>
    <w:qFormat/>
    <w:rsid w:val="00CC4A8F"/>
    <w:pPr>
      <w:numPr>
        <w:ilvl w:val="3"/>
      </w:numPr>
      <w:outlineLvl w:val="3"/>
    </w:pPr>
    <w:rPr>
      <w:bCs w:val="0"/>
      <w:sz w:val="22"/>
      <w:szCs w:val="28"/>
    </w:rPr>
  </w:style>
  <w:style w:type="paragraph" w:styleId="Heading5">
    <w:name w:val="heading 5"/>
    <w:basedOn w:val="Heading4"/>
    <w:next w:val="Normal"/>
    <w:link w:val="Heading5Char"/>
    <w:uiPriority w:val="9"/>
    <w:unhideWhenUsed/>
    <w:qFormat/>
    <w:rsid w:val="00CC4A8F"/>
    <w:pPr>
      <w:numPr>
        <w:ilvl w:val="4"/>
      </w:numPr>
      <w:spacing w:before="240" w:after="60"/>
      <w:outlineLvl w:val="4"/>
    </w:pPr>
    <w:rPr>
      <w:bCs/>
      <w:iCs w:val="0"/>
      <w:szCs w:val="26"/>
    </w:rPr>
  </w:style>
  <w:style w:type="paragraph" w:styleId="Heading6">
    <w:name w:val="heading 6"/>
    <w:basedOn w:val="Heading5"/>
    <w:next w:val="Normal"/>
    <w:link w:val="Heading6Char"/>
    <w:uiPriority w:val="9"/>
    <w:unhideWhenUsed/>
    <w:qFormat/>
    <w:rsid w:val="00CC4A8F"/>
    <w:pPr>
      <w:numPr>
        <w:ilvl w:val="5"/>
      </w:numPr>
      <w:outlineLvl w:val="5"/>
    </w:pPr>
    <w:rPr>
      <w:bCs w:val="0"/>
    </w:rPr>
  </w:style>
  <w:style w:type="paragraph" w:styleId="Heading7">
    <w:name w:val="heading 7"/>
    <w:basedOn w:val="Heading6"/>
    <w:next w:val="Normal"/>
    <w:link w:val="Heading7Char"/>
    <w:uiPriority w:val="9"/>
    <w:unhideWhenUsed/>
    <w:qFormat/>
    <w:rsid w:val="00CC4A8F"/>
    <w:pPr>
      <w:numPr>
        <w:ilvl w:val="6"/>
      </w:numPr>
      <w:outlineLvl w:val="6"/>
    </w:pPr>
    <w:rPr>
      <w:szCs w:val="24"/>
    </w:rPr>
  </w:style>
  <w:style w:type="paragraph" w:styleId="Heading8">
    <w:name w:val="heading 8"/>
    <w:basedOn w:val="Heading7"/>
    <w:next w:val="Normal"/>
    <w:link w:val="Heading8Char"/>
    <w:uiPriority w:val="9"/>
    <w:unhideWhenUsed/>
    <w:qFormat/>
    <w:rsid w:val="00CC4A8F"/>
    <w:pPr>
      <w:numPr>
        <w:ilvl w:val="7"/>
      </w:numPr>
      <w:outlineLvl w:val="7"/>
    </w:pPr>
    <w:rPr>
      <w:iCs/>
    </w:rPr>
  </w:style>
  <w:style w:type="paragraph" w:styleId="Heading9">
    <w:name w:val="heading 9"/>
    <w:basedOn w:val="Heading8"/>
    <w:next w:val="Normal"/>
    <w:link w:val="Heading9Char"/>
    <w:uiPriority w:val="9"/>
    <w:unhideWhenUsed/>
    <w:qFormat/>
    <w:rsid w:val="00CC4A8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C4A8F"/>
    <w:rPr>
      <w:rFonts w:ascii="Calibri" w:hAnsi="Calibri"/>
      <w:bCs/>
      <w:sz w:val="40"/>
      <w:szCs w:val="28"/>
      <w:lang w:eastAsia="en-US"/>
    </w:rPr>
  </w:style>
  <w:style w:type="character" w:customStyle="1" w:styleId="Heading2Char">
    <w:name w:val="Heading 2 Char"/>
    <w:link w:val="Heading2"/>
    <w:uiPriority w:val="9"/>
    <w:locked/>
    <w:rsid w:val="00CC4A8F"/>
    <w:rPr>
      <w:rFonts w:ascii="Calibri" w:hAnsi="Calibri"/>
      <w:b/>
      <w:iCs/>
      <w:color w:val="365F91"/>
      <w:sz w:val="32"/>
      <w:szCs w:val="28"/>
      <w:lang w:eastAsia="en-US"/>
    </w:rPr>
  </w:style>
  <w:style w:type="character" w:customStyle="1" w:styleId="Heading3Char">
    <w:name w:val="Heading 3 Char"/>
    <w:link w:val="Heading3"/>
    <w:uiPriority w:val="9"/>
    <w:locked/>
    <w:rsid w:val="00CC4A8F"/>
    <w:rPr>
      <w:rFonts w:ascii="Calibri" w:hAnsi="Calibri"/>
      <w:b/>
      <w:bCs/>
      <w:iCs/>
      <w:color w:val="5F5F5F"/>
      <w:sz w:val="28"/>
      <w:szCs w:val="26"/>
      <w:lang w:eastAsia="en-US"/>
    </w:rPr>
  </w:style>
  <w:style w:type="character" w:customStyle="1" w:styleId="Heading4Char">
    <w:name w:val="Heading 4 Char"/>
    <w:link w:val="Heading4"/>
    <w:uiPriority w:val="9"/>
    <w:locked/>
    <w:rsid w:val="00CC4A8F"/>
    <w:rPr>
      <w:rFonts w:ascii="Calibri" w:hAnsi="Calibri"/>
      <w:b/>
      <w:iCs/>
      <w:color w:val="5F5F5F"/>
      <w:szCs w:val="28"/>
      <w:lang w:eastAsia="en-US"/>
    </w:rPr>
  </w:style>
  <w:style w:type="character" w:customStyle="1" w:styleId="Heading5Char">
    <w:name w:val="Heading 5 Char"/>
    <w:link w:val="Heading5"/>
    <w:uiPriority w:val="9"/>
    <w:locked/>
    <w:rsid w:val="00CC4A8F"/>
    <w:rPr>
      <w:rFonts w:ascii="Calibri" w:hAnsi="Calibri"/>
      <w:b/>
      <w:bCs/>
      <w:color w:val="5F5F5F"/>
      <w:szCs w:val="26"/>
      <w:lang w:eastAsia="en-US"/>
    </w:rPr>
  </w:style>
  <w:style w:type="character" w:customStyle="1" w:styleId="Heading6Char">
    <w:name w:val="Heading 6 Char"/>
    <w:link w:val="Heading6"/>
    <w:uiPriority w:val="9"/>
    <w:locked/>
    <w:rsid w:val="00CC4A8F"/>
    <w:rPr>
      <w:rFonts w:ascii="Calibri" w:hAnsi="Calibri"/>
      <w:b/>
      <w:color w:val="5F5F5F"/>
      <w:szCs w:val="26"/>
      <w:lang w:eastAsia="en-US"/>
    </w:rPr>
  </w:style>
  <w:style w:type="character" w:customStyle="1" w:styleId="Heading7Char">
    <w:name w:val="Heading 7 Char"/>
    <w:link w:val="Heading7"/>
    <w:uiPriority w:val="9"/>
    <w:locked/>
    <w:rsid w:val="00CC4A8F"/>
    <w:rPr>
      <w:rFonts w:ascii="Calibri" w:hAnsi="Calibri"/>
      <w:b/>
      <w:color w:val="5F5F5F"/>
      <w:szCs w:val="24"/>
      <w:lang w:eastAsia="en-US"/>
    </w:rPr>
  </w:style>
  <w:style w:type="character" w:customStyle="1" w:styleId="Heading8Char">
    <w:name w:val="Heading 8 Char"/>
    <w:link w:val="Heading8"/>
    <w:uiPriority w:val="9"/>
    <w:locked/>
    <w:rsid w:val="00CC4A8F"/>
    <w:rPr>
      <w:rFonts w:ascii="Calibri" w:hAnsi="Calibri"/>
      <w:b/>
      <w:iCs/>
      <w:color w:val="5F5F5F"/>
      <w:szCs w:val="24"/>
      <w:lang w:eastAsia="en-US"/>
    </w:rPr>
  </w:style>
  <w:style w:type="character" w:customStyle="1" w:styleId="Heading9Char">
    <w:name w:val="Heading 9 Char"/>
    <w:link w:val="Heading9"/>
    <w:uiPriority w:val="9"/>
    <w:locked/>
    <w:rsid w:val="00CC4A8F"/>
    <w:rPr>
      <w:rFonts w:ascii="Calibri" w:hAnsi="Calibri"/>
      <w:b/>
      <w:iCs/>
      <w:color w:val="5F5F5F"/>
      <w:szCs w:val="24"/>
      <w:lang w:eastAsia="en-US"/>
    </w:rPr>
  </w:style>
  <w:style w:type="paragraph" w:styleId="BalloonText">
    <w:name w:val="Balloon Text"/>
    <w:basedOn w:val="Normal"/>
    <w:link w:val="BalloonTextChar"/>
    <w:uiPriority w:val="99"/>
    <w:semiHidden/>
    <w:rsid w:val="00CD78C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776"/>
    <w:rPr>
      <w:rFonts w:cs="Times New Roman"/>
      <w:sz w:val="2"/>
      <w:lang w:eastAsia="en-US"/>
    </w:rPr>
  </w:style>
  <w:style w:type="paragraph" w:styleId="Header">
    <w:name w:val="header"/>
    <w:basedOn w:val="Normal"/>
    <w:link w:val="HeaderChar"/>
    <w:uiPriority w:val="99"/>
    <w:rsid w:val="0063767F"/>
    <w:pPr>
      <w:tabs>
        <w:tab w:val="center" w:pos="4153"/>
        <w:tab w:val="right" w:pos="8306"/>
      </w:tabs>
    </w:pPr>
  </w:style>
  <w:style w:type="character" w:customStyle="1" w:styleId="HeaderChar">
    <w:name w:val="Header Char"/>
    <w:basedOn w:val="DefaultParagraphFont"/>
    <w:link w:val="Header"/>
    <w:uiPriority w:val="99"/>
    <w:semiHidden/>
    <w:locked/>
    <w:rsid w:val="00B40776"/>
    <w:rPr>
      <w:rFonts w:ascii="Calibri" w:hAnsi="Calibri" w:cs="Times New Roman"/>
      <w:sz w:val="20"/>
      <w:szCs w:val="20"/>
      <w:lang w:eastAsia="en-US"/>
    </w:rPr>
  </w:style>
  <w:style w:type="paragraph" w:styleId="Footer">
    <w:name w:val="footer"/>
    <w:basedOn w:val="Normal"/>
    <w:link w:val="FooterChar"/>
    <w:uiPriority w:val="99"/>
    <w:rsid w:val="0063767F"/>
    <w:pPr>
      <w:tabs>
        <w:tab w:val="center" w:pos="4153"/>
        <w:tab w:val="right" w:pos="8306"/>
      </w:tabs>
    </w:pPr>
  </w:style>
  <w:style w:type="character" w:customStyle="1" w:styleId="FooterChar">
    <w:name w:val="Footer Char"/>
    <w:basedOn w:val="DefaultParagraphFont"/>
    <w:link w:val="Footer"/>
    <w:uiPriority w:val="99"/>
    <w:semiHidden/>
    <w:locked/>
    <w:rsid w:val="00B40776"/>
    <w:rPr>
      <w:rFonts w:ascii="Calibri" w:hAnsi="Calibri" w:cs="Times New Roman"/>
      <w:sz w:val="20"/>
      <w:szCs w:val="20"/>
      <w:lang w:eastAsia="en-US"/>
    </w:rPr>
  </w:style>
  <w:style w:type="paragraph" w:styleId="TOC1">
    <w:name w:val="toc 1"/>
    <w:basedOn w:val="Normal"/>
    <w:next w:val="Normal"/>
    <w:autoRedefine/>
    <w:uiPriority w:val="39"/>
    <w:rsid w:val="00C87D62"/>
    <w:pPr>
      <w:tabs>
        <w:tab w:val="right" w:leader="dot" w:pos="9288"/>
      </w:tabs>
      <w:spacing w:before="240" w:after="120"/>
    </w:pPr>
    <w:rPr>
      <w:b/>
      <w:bCs/>
    </w:rPr>
  </w:style>
  <w:style w:type="paragraph" w:styleId="TOC2">
    <w:name w:val="toc 2"/>
    <w:basedOn w:val="Normal"/>
    <w:next w:val="Normal"/>
    <w:autoRedefine/>
    <w:uiPriority w:val="39"/>
    <w:rsid w:val="000E5873"/>
    <w:pPr>
      <w:spacing w:before="120"/>
      <w:ind w:left="200"/>
    </w:pPr>
    <w:rPr>
      <w:i/>
      <w:iCs/>
    </w:rPr>
  </w:style>
  <w:style w:type="paragraph" w:styleId="TOC3">
    <w:name w:val="toc 3"/>
    <w:basedOn w:val="Normal"/>
    <w:next w:val="Normal"/>
    <w:autoRedefine/>
    <w:uiPriority w:val="39"/>
    <w:rsid w:val="003D4CAD"/>
    <w:pPr>
      <w:ind w:left="400"/>
    </w:pPr>
  </w:style>
  <w:style w:type="paragraph" w:styleId="TOC4">
    <w:name w:val="toc 4"/>
    <w:basedOn w:val="Normal"/>
    <w:next w:val="Normal"/>
    <w:autoRedefine/>
    <w:uiPriority w:val="39"/>
    <w:rsid w:val="000E5873"/>
    <w:pPr>
      <w:ind w:left="600"/>
    </w:pPr>
  </w:style>
  <w:style w:type="paragraph" w:styleId="TOC5">
    <w:name w:val="toc 5"/>
    <w:basedOn w:val="Normal"/>
    <w:next w:val="Normal"/>
    <w:autoRedefine/>
    <w:uiPriority w:val="39"/>
    <w:rsid w:val="000E5873"/>
    <w:pPr>
      <w:ind w:left="800"/>
    </w:pPr>
  </w:style>
  <w:style w:type="paragraph" w:styleId="TOC6">
    <w:name w:val="toc 6"/>
    <w:basedOn w:val="Normal"/>
    <w:next w:val="Normal"/>
    <w:autoRedefine/>
    <w:uiPriority w:val="39"/>
    <w:rsid w:val="0063767F"/>
    <w:pPr>
      <w:ind w:left="1000"/>
    </w:pPr>
    <w:rPr>
      <w:rFonts w:ascii="Times New Roman" w:hAnsi="Times New Roman"/>
    </w:rPr>
  </w:style>
  <w:style w:type="paragraph" w:styleId="TOC7">
    <w:name w:val="toc 7"/>
    <w:basedOn w:val="Normal"/>
    <w:next w:val="Normal"/>
    <w:autoRedefine/>
    <w:uiPriority w:val="39"/>
    <w:rsid w:val="0063767F"/>
    <w:pPr>
      <w:ind w:left="1200"/>
    </w:pPr>
    <w:rPr>
      <w:rFonts w:ascii="Times New Roman" w:hAnsi="Times New Roman"/>
    </w:rPr>
  </w:style>
  <w:style w:type="paragraph" w:styleId="TOC8">
    <w:name w:val="toc 8"/>
    <w:basedOn w:val="Normal"/>
    <w:next w:val="Normal"/>
    <w:autoRedefine/>
    <w:uiPriority w:val="39"/>
    <w:rsid w:val="0063767F"/>
    <w:pPr>
      <w:ind w:left="1400"/>
    </w:pPr>
    <w:rPr>
      <w:rFonts w:ascii="Times New Roman" w:hAnsi="Times New Roman"/>
    </w:rPr>
  </w:style>
  <w:style w:type="paragraph" w:styleId="TOC9">
    <w:name w:val="toc 9"/>
    <w:basedOn w:val="Normal"/>
    <w:next w:val="Normal"/>
    <w:autoRedefine/>
    <w:uiPriority w:val="39"/>
    <w:rsid w:val="0063767F"/>
    <w:pPr>
      <w:ind w:left="1600"/>
    </w:pPr>
    <w:rPr>
      <w:rFonts w:ascii="Times New Roman" w:hAnsi="Times New Roman"/>
    </w:rPr>
  </w:style>
  <w:style w:type="paragraph" w:styleId="DocumentMap">
    <w:name w:val="Document Map"/>
    <w:basedOn w:val="Normal"/>
    <w:link w:val="DocumentMapChar"/>
    <w:uiPriority w:val="99"/>
    <w:semiHidden/>
    <w:rsid w:val="0063767F"/>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B40776"/>
    <w:rPr>
      <w:rFonts w:cs="Times New Roman"/>
      <w:sz w:val="2"/>
      <w:lang w:eastAsia="en-US"/>
    </w:rPr>
  </w:style>
  <w:style w:type="character" w:styleId="Hyperlink">
    <w:name w:val="Hyperlink"/>
    <w:basedOn w:val="DefaultParagraphFont"/>
    <w:uiPriority w:val="99"/>
    <w:rsid w:val="00D624E9"/>
    <w:rPr>
      <w:rFonts w:ascii="Calibri" w:hAnsi="Calibri" w:cs="Times New Roman"/>
      <w:color w:val="0000FF"/>
      <w:sz w:val="20"/>
      <w:u w:val="none"/>
    </w:rPr>
  </w:style>
  <w:style w:type="table" w:styleId="TableGrid">
    <w:name w:val="Table Grid"/>
    <w:aliases w:val="Orange Table"/>
    <w:basedOn w:val="TableNormal"/>
    <w:rsid w:val="00114621"/>
    <w:rPr>
      <w:rFonts w:ascii="Arial" w:hAnsi="Arial"/>
      <w:sz w:val="20"/>
      <w:szCs w:val="20"/>
    </w:rPr>
    <w:tblPr>
      <w:tblInd w:w="0" w:type="dxa"/>
      <w:tblCellMar>
        <w:top w:w="57" w:type="dxa"/>
        <w:left w:w="108" w:type="dxa"/>
        <w:bottom w:w="57" w:type="dxa"/>
        <w:right w:w="108" w:type="dxa"/>
      </w:tblCellMar>
    </w:tblPr>
  </w:style>
  <w:style w:type="character" w:styleId="CommentReference">
    <w:name w:val="annotation reference"/>
    <w:basedOn w:val="DefaultParagraphFont"/>
    <w:uiPriority w:val="99"/>
    <w:semiHidden/>
    <w:rsid w:val="00CD78CE"/>
    <w:rPr>
      <w:rFonts w:cs="Times New Roman"/>
      <w:sz w:val="16"/>
      <w:szCs w:val="16"/>
    </w:rPr>
  </w:style>
  <w:style w:type="paragraph" w:styleId="CommentText">
    <w:name w:val="annotation text"/>
    <w:basedOn w:val="Normal"/>
    <w:link w:val="CommentTextChar"/>
    <w:uiPriority w:val="99"/>
    <w:semiHidden/>
    <w:rsid w:val="00CD78CE"/>
  </w:style>
  <w:style w:type="character" w:customStyle="1" w:styleId="CommentTextChar">
    <w:name w:val="Comment Text Char"/>
    <w:basedOn w:val="DefaultParagraphFont"/>
    <w:link w:val="CommentText"/>
    <w:uiPriority w:val="99"/>
    <w:semiHidden/>
    <w:locked/>
    <w:rsid w:val="00B40776"/>
    <w:rPr>
      <w:rFonts w:ascii="Calibri" w:hAnsi="Calibri" w:cs="Times New Roman"/>
      <w:sz w:val="20"/>
      <w:szCs w:val="20"/>
      <w:lang w:eastAsia="en-US"/>
    </w:rPr>
  </w:style>
  <w:style w:type="paragraph" w:styleId="CommentSubject">
    <w:name w:val="annotation subject"/>
    <w:basedOn w:val="CommentText"/>
    <w:next w:val="CommentText"/>
    <w:link w:val="CommentSubjectChar"/>
    <w:uiPriority w:val="99"/>
    <w:semiHidden/>
    <w:rsid w:val="00CD78CE"/>
    <w:rPr>
      <w:b/>
      <w:bCs/>
    </w:rPr>
  </w:style>
  <w:style w:type="character" w:customStyle="1" w:styleId="CommentSubjectChar">
    <w:name w:val="Comment Subject Char"/>
    <w:basedOn w:val="CommentTextChar"/>
    <w:link w:val="CommentSubject"/>
    <w:uiPriority w:val="99"/>
    <w:semiHidden/>
    <w:locked/>
    <w:rsid w:val="00B40776"/>
    <w:rPr>
      <w:rFonts w:ascii="Calibri" w:hAnsi="Calibri" w:cs="Times New Roman"/>
      <w:b/>
      <w:bCs/>
      <w:sz w:val="20"/>
      <w:szCs w:val="20"/>
      <w:lang w:eastAsia="en-US"/>
    </w:rPr>
  </w:style>
  <w:style w:type="paragraph" w:customStyle="1" w:styleId="DocumentHeader">
    <w:name w:val="Document Header"/>
    <w:basedOn w:val="Normal"/>
    <w:uiPriority w:val="99"/>
    <w:rsid w:val="00F8761E"/>
    <w:pPr>
      <w:jc w:val="center"/>
    </w:pPr>
    <w:rPr>
      <w:b/>
      <w:sz w:val="36"/>
    </w:rPr>
  </w:style>
  <w:style w:type="paragraph" w:customStyle="1" w:styleId="TableHeader">
    <w:name w:val="Table Header"/>
    <w:basedOn w:val="Normal"/>
    <w:uiPriority w:val="99"/>
    <w:rsid w:val="009F4154"/>
    <w:rPr>
      <w:b/>
      <w:bCs/>
      <w:color w:val="FFFFFF"/>
      <w:sz w:val="16"/>
    </w:rPr>
  </w:style>
  <w:style w:type="paragraph" w:customStyle="1" w:styleId="TableBody">
    <w:name w:val="Table Body"/>
    <w:basedOn w:val="Normal"/>
    <w:uiPriority w:val="99"/>
    <w:rsid w:val="001C7717"/>
    <w:rPr>
      <w:b/>
      <w:sz w:val="16"/>
    </w:rPr>
  </w:style>
  <w:style w:type="paragraph" w:customStyle="1" w:styleId="Normal-BulletCompact">
    <w:name w:val="Normal - Bullet Compact"/>
    <w:basedOn w:val="ListParagraph"/>
    <w:qFormat/>
    <w:rsid w:val="00B50A3C"/>
    <w:pPr>
      <w:numPr>
        <w:numId w:val="30"/>
      </w:numPr>
      <w:spacing w:before="20" w:after="20"/>
      <w:ind w:left="511" w:hanging="227"/>
    </w:pPr>
  </w:style>
  <w:style w:type="paragraph" w:styleId="Caption">
    <w:name w:val="caption"/>
    <w:basedOn w:val="Normal"/>
    <w:next w:val="Normal"/>
    <w:link w:val="CaptionChar"/>
    <w:qFormat/>
    <w:rsid w:val="00E7500C"/>
    <w:rPr>
      <w:b/>
      <w:bCs/>
      <w:sz w:val="16"/>
    </w:rPr>
  </w:style>
  <w:style w:type="character" w:customStyle="1" w:styleId="CaptionChar">
    <w:name w:val="Caption Char"/>
    <w:basedOn w:val="DefaultParagraphFont"/>
    <w:link w:val="Caption"/>
    <w:locked/>
    <w:rsid w:val="00CE72A0"/>
    <w:rPr>
      <w:rFonts w:ascii="Verdana" w:hAnsi="Verdana" w:cs="Times New Roman"/>
      <w:b/>
      <w:bCs/>
      <w:sz w:val="16"/>
      <w:lang w:val="en-GB" w:eastAsia="en-US" w:bidi="ar-SA"/>
    </w:rPr>
  </w:style>
  <w:style w:type="character" w:styleId="FollowedHyperlink">
    <w:name w:val="FollowedHyperlink"/>
    <w:basedOn w:val="DefaultParagraphFont"/>
    <w:uiPriority w:val="99"/>
    <w:rsid w:val="00947BFA"/>
    <w:rPr>
      <w:rFonts w:cs="Times New Roman"/>
      <w:color w:val="800080"/>
      <w:u w:val="single"/>
    </w:rPr>
  </w:style>
  <w:style w:type="paragraph" w:customStyle="1" w:styleId="UseCaseFlow">
    <w:name w:val="Use Case Flow"/>
    <w:basedOn w:val="Normal"/>
    <w:autoRedefine/>
    <w:uiPriority w:val="99"/>
    <w:rsid w:val="00796A09"/>
    <w:pPr>
      <w:keepLines/>
      <w:numPr>
        <w:numId w:val="4"/>
      </w:numPr>
      <w:spacing w:after="100"/>
    </w:pPr>
    <w:rPr>
      <w:rFonts w:ascii="Arial" w:hAnsi="Arial"/>
    </w:rPr>
  </w:style>
  <w:style w:type="paragraph" w:customStyle="1" w:styleId="TableContents">
    <w:name w:val="Table Contents"/>
    <w:basedOn w:val="BodyText"/>
    <w:next w:val="Normal"/>
    <w:uiPriority w:val="99"/>
    <w:rsid w:val="00FB0CD5"/>
    <w:pPr>
      <w:widowControl w:val="0"/>
      <w:suppressLineNumbers/>
      <w:suppressAutoHyphens/>
      <w:spacing w:after="0"/>
    </w:pPr>
    <w:rPr>
      <w:rFonts w:ascii="Arial" w:hAnsi="Arial" w:cs="Tahoma"/>
      <w:sz w:val="18"/>
      <w:szCs w:val="24"/>
    </w:rPr>
  </w:style>
  <w:style w:type="paragraph" w:customStyle="1" w:styleId="UCLevel2Numbering">
    <w:name w:val="UC Level 2 Numbering"/>
    <w:basedOn w:val="Normal"/>
    <w:uiPriority w:val="99"/>
    <w:rsid w:val="00FB0CD5"/>
    <w:pPr>
      <w:numPr>
        <w:ilvl w:val="1"/>
        <w:numId w:val="2"/>
      </w:numPr>
      <w:tabs>
        <w:tab w:val="left" w:pos="851"/>
      </w:tabs>
      <w:spacing w:after="120"/>
    </w:pPr>
    <w:rPr>
      <w:rFonts w:ascii="Arial" w:hAnsi="Arial"/>
    </w:rPr>
  </w:style>
  <w:style w:type="paragraph" w:customStyle="1" w:styleId="UCOutlineNumberingLevel1">
    <w:name w:val="UC Outline Numbering Level 1"/>
    <w:basedOn w:val="Normal"/>
    <w:link w:val="UCOutlineNumberingLevel1Char"/>
    <w:uiPriority w:val="99"/>
    <w:rsid w:val="00FB0CD5"/>
    <w:pPr>
      <w:numPr>
        <w:numId w:val="2"/>
      </w:numPr>
      <w:spacing w:after="120"/>
    </w:pPr>
    <w:rPr>
      <w:rFonts w:ascii="Arial" w:hAnsi="Arial"/>
    </w:rPr>
  </w:style>
  <w:style w:type="paragraph" w:customStyle="1" w:styleId="UCOutlineindent">
    <w:name w:val="UC Outline indent"/>
    <w:basedOn w:val="UCLevel2Numbering"/>
    <w:link w:val="UCOutlineindentChar"/>
    <w:uiPriority w:val="99"/>
    <w:rsid w:val="00FB0CD5"/>
    <w:pPr>
      <w:numPr>
        <w:ilvl w:val="0"/>
        <w:numId w:val="1"/>
      </w:numPr>
      <w:ind w:left="873" w:hanging="516"/>
    </w:pPr>
  </w:style>
  <w:style w:type="paragraph" w:customStyle="1" w:styleId="UCoutlinenonumber">
    <w:name w:val="UC outline no number"/>
    <w:basedOn w:val="UCOutlineNumberingLevel1"/>
    <w:uiPriority w:val="99"/>
    <w:rsid w:val="00FB0CD5"/>
    <w:pPr>
      <w:numPr>
        <w:numId w:val="0"/>
      </w:numPr>
      <w:ind w:left="357"/>
    </w:pPr>
  </w:style>
  <w:style w:type="character" w:customStyle="1" w:styleId="UCOutlineNumberingLevel1Char">
    <w:name w:val="UC Outline Numbering Level 1 Char"/>
    <w:basedOn w:val="DefaultParagraphFont"/>
    <w:link w:val="UCOutlineNumberingLevel1"/>
    <w:uiPriority w:val="99"/>
    <w:locked/>
    <w:rsid w:val="00FB0CD5"/>
    <w:rPr>
      <w:rFonts w:ascii="Arial" w:eastAsia="Calibri" w:hAnsi="Arial"/>
      <w:sz w:val="20"/>
      <w:lang w:eastAsia="en-US"/>
    </w:rPr>
  </w:style>
  <w:style w:type="character" w:customStyle="1" w:styleId="UCOutlineindentChar">
    <w:name w:val="UC Outline indent Char"/>
    <w:basedOn w:val="DefaultParagraphFont"/>
    <w:link w:val="UCOutlineindent"/>
    <w:uiPriority w:val="99"/>
    <w:locked/>
    <w:rsid w:val="00FB0CD5"/>
    <w:rPr>
      <w:rFonts w:ascii="Arial" w:eastAsia="Calibri" w:hAnsi="Arial"/>
      <w:sz w:val="20"/>
      <w:lang w:eastAsia="en-US"/>
    </w:rPr>
  </w:style>
  <w:style w:type="paragraph" w:styleId="BodyText">
    <w:name w:val="Body Text"/>
    <w:basedOn w:val="Normal"/>
    <w:link w:val="BodyTextChar"/>
    <w:uiPriority w:val="99"/>
    <w:rsid w:val="00FB0CD5"/>
    <w:pPr>
      <w:spacing w:after="120"/>
    </w:pPr>
  </w:style>
  <w:style w:type="character" w:customStyle="1" w:styleId="BodyTextChar">
    <w:name w:val="Body Text Char"/>
    <w:basedOn w:val="DefaultParagraphFont"/>
    <w:link w:val="BodyText"/>
    <w:uiPriority w:val="99"/>
    <w:semiHidden/>
    <w:locked/>
    <w:rsid w:val="00B40776"/>
    <w:rPr>
      <w:rFonts w:ascii="Calibri" w:hAnsi="Calibri" w:cs="Times New Roman"/>
      <w:sz w:val="20"/>
      <w:szCs w:val="20"/>
      <w:lang w:eastAsia="en-US"/>
    </w:rPr>
  </w:style>
  <w:style w:type="paragraph" w:customStyle="1" w:styleId="TableBullet">
    <w:name w:val="Table Bullet"/>
    <w:basedOn w:val="Normal"/>
    <w:uiPriority w:val="99"/>
    <w:rsid w:val="008168A1"/>
    <w:pPr>
      <w:numPr>
        <w:numId w:val="3"/>
      </w:numPr>
    </w:pPr>
  </w:style>
  <w:style w:type="character" w:customStyle="1" w:styleId="Style8pt">
    <w:name w:val="Style 8 pt"/>
    <w:basedOn w:val="DefaultParagraphFont"/>
    <w:uiPriority w:val="99"/>
    <w:rsid w:val="00777EED"/>
    <w:rPr>
      <w:rFonts w:cs="Times New Roman"/>
      <w:spacing w:val="-20"/>
      <w:w w:val="100"/>
      <w:position w:val="0"/>
      <w:sz w:val="16"/>
    </w:rPr>
  </w:style>
  <w:style w:type="character" w:styleId="PageNumber">
    <w:name w:val="page number"/>
    <w:basedOn w:val="DefaultParagraphFont"/>
    <w:uiPriority w:val="99"/>
    <w:rsid w:val="00533B3B"/>
    <w:rPr>
      <w:rFonts w:cs="Times New Roman"/>
    </w:rPr>
  </w:style>
  <w:style w:type="paragraph" w:styleId="TableofFigures">
    <w:name w:val="table of figures"/>
    <w:basedOn w:val="Normal"/>
    <w:next w:val="Normal"/>
    <w:uiPriority w:val="99"/>
    <w:rsid w:val="003D4CAD"/>
    <w:rPr>
      <w:i/>
      <w:iCs/>
    </w:rPr>
  </w:style>
  <w:style w:type="paragraph" w:customStyle="1" w:styleId="CodeBlock">
    <w:name w:val="Code Block"/>
    <w:basedOn w:val="Normal"/>
    <w:qFormat/>
    <w:rsid w:val="00B02B8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ind w:left="284" w:right="284"/>
    </w:pPr>
    <w:rPr>
      <w:rFonts w:ascii="Lucida Console" w:hAnsi="Lucida Console"/>
      <w:noProof/>
      <w:color w:val="17365D" w:themeColor="text2" w:themeShade="BF"/>
      <w:sz w:val="18"/>
    </w:rPr>
  </w:style>
  <w:style w:type="table" w:styleId="TableGrid5">
    <w:name w:val="Table Grid 5"/>
    <w:basedOn w:val="TableNormal"/>
    <w:uiPriority w:val="99"/>
    <w:rsid w:val="00F075A7"/>
    <w:pPr>
      <w:spacing w:after="120"/>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TableHeaderGrey">
    <w:name w:val="Table Header (Grey)"/>
    <w:basedOn w:val="TableTheme"/>
    <w:uiPriority w:val="99"/>
    <w:rsid w:val="004A4158"/>
    <w:rPr>
      <w:rFonts w:ascii="Verdana" w:hAnsi="Verdana"/>
      <w:b/>
      <w:sz w:val="16"/>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rPr>
        <w:rFonts w:ascii="Calibri" w:hAnsi="Calibri" w:cs="Times New Roman"/>
        <w:b/>
        <w:color w:val="FFFFFF"/>
        <w:sz w:val="16"/>
      </w:rPr>
      <w:tblPr/>
      <w:tcPr>
        <w:shd w:val="clear" w:color="auto" w:fill="666666"/>
      </w:tcPr>
    </w:tblStylePr>
  </w:style>
  <w:style w:type="table" w:customStyle="1" w:styleId="TableBodyGrey">
    <w:name w:val="Table Body (Grey)"/>
    <w:basedOn w:val="TableTheme"/>
    <w:uiPriority w:val="99"/>
    <w:rsid w:val="004A4158"/>
    <w:rPr>
      <w:rFonts w:ascii="Verdana" w:hAnsi="Verdana"/>
      <w:sz w:val="16"/>
    </w:rPr>
    <w:tblPr>
      <w:tblStyleRowBandSize w:val="1"/>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0" w:type="dxa"/>
        <w:left w:w="108" w:type="dxa"/>
        <w:bottom w:w="0" w:type="dxa"/>
        <w:right w:w="108" w:type="dxa"/>
      </w:tblCellMar>
    </w:tblPr>
  </w:style>
  <w:style w:type="table" w:styleId="TableGrid3">
    <w:name w:val="Table Grid 3"/>
    <w:aliases w:val="Table Grey"/>
    <w:basedOn w:val="TableNormal"/>
    <w:uiPriority w:val="99"/>
    <w:rsid w:val="00B97159"/>
    <w:rPr>
      <w:rFonts w:ascii="Calibri" w:hAnsi="Calibri"/>
      <w:sz w:val="20"/>
      <w:szCs w:val="20"/>
    </w:rPr>
    <w:tblPr>
      <w:tblInd w:w="0" w:type="dxa"/>
      <w:tblCellMar>
        <w:top w:w="0" w:type="dxa"/>
        <w:left w:w="108" w:type="dxa"/>
        <w:bottom w:w="0" w:type="dxa"/>
        <w:right w:w="108" w:type="dxa"/>
      </w:tblCellMar>
    </w:tblPr>
    <w:tblStylePr w:type="firstRow">
      <w:rPr>
        <w:rFonts w:cs="Times New Roman"/>
      </w:rPr>
      <w:tblPr/>
      <w:tcPr>
        <w:tcBorders>
          <w:top w:val="nil"/>
          <w:left w:val="nil"/>
          <w:bottom w:val="nil"/>
          <w:right w:val="nil"/>
          <w:insideH w:val="nil"/>
          <w:insideV w:val="nil"/>
          <w:tl2br w:val="nil"/>
          <w:tr2bl w:val="nil"/>
        </w:tcBorders>
        <w:shd w:val="pct30" w:color="FFFF00" w:fill="auto"/>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rsid w:val="004A415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aliases w:val="Table SD Grey"/>
    <w:basedOn w:val="TableNormal"/>
    <w:uiPriority w:val="99"/>
    <w:rsid w:val="00865CDC"/>
    <w:rPr>
      <w:rFonts w:ascii="Calibri" w:hAnsi="Calibri"/>
      <w:sz w:val="20"/>
      <w:szCs w:val="20"/>
    </w:rPr>
    <w:tblPr>
      <w:tblStyleRowBandSize w:val="2"/>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0" w:type="dxa"/>
        <w:left w:w="108" w:type="dxa"/>
        <w:bottom w:w="0" w:type="dxa"/>
        <w:right w:w="108" w:type="dxa"/>
      </w:tblCellMar>
    </w:tblPr>
    <w:tblStylePr w:type="firstRow">
      <w:rPr>
        <w:rFonts w:cs="Times New Roman"/>
        <w:b/>
        <w:color w:val="FFFFFF"/>
      </w:rPr>
      <w:tblPr/>
      <w:trPr>
        <w:tblHeader/>
      </w:trPr>
      <w:tcPr>
        <w:tcBorders>
          <w:bottom w:val="single" w:sz="12" w:space="0" w:color="000000"/>
        </w:tcBorders>
        <w:shd w:val="solid" w:color="808080" w:fill="FFFFFF"/>
      </w:tcPr>
    </w:tblStylePr>
    <w:tblStylePr w:type="firstCol">
      <w:rPr>
        <w:rFonts w:cs="Times New Roman"/>
      </w:rPr>
      <w:tblPr/>
      <w:tcPr>
        <w:shd w:val="clear" w:color="auto" w:fill="F3F3F3"/>
      </w:tcPr>
    </w:tblStylePr>
  </w:style>
  <w:style w:type="table" w:styleId="TableList3">
    <w:name w:val="Table List 3"/>
    <w:basedOn w:val="TableNormal"/>
    <w:uiPriority w:val="99"/>
    <w:rsid w:val="002B1AB4"/>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customStyle="1" w:styleId="m">
    <w:name w:val="m"/>
    <w:basedOn w:val="DefaultParagraphFont"/>
    <w:uiPriority w:val="99"/>
    <w:rsid w:val="002B7FEB"/>
    <w:rPr>
      <w:rFonts w:cs="Times New Roman"/>
    </w:rPr>
  </w:style>
  <w:style w:type="character" w:customStyle="1" w:styleId="pi">
    <w:name w:val="pi"/>
    <w:basedOn w:val="DefaultParagraphFont"/>
    <w:uiPriority w:val="99"/>
    <w:rsid w:val="002B7FEB"/>
    <w:rPr>
      <w:rFonts w:cs="Times New Roman"/>
    </w:rPr>
  </w:style>
  <w:style w:type="character" w:customStyle="1" w:styleId="t">
    <w:name w:val="t"/>
    <w:basedOn w:val="DefaultParagraphFont"/>
    <w:uiPriority w:val="99"/>
    <w:rsid w:val="002B7FEB"/>
    <w:rPr>
      <w:rFonts w:cs="Times New Roman"/>
    </w:rPr>
  </w:style>
  <w:style w:type="character" w:styleId="Strong">
    <w:name w:val="Strong"/>
    <w:basedOn w:val="DefaultParagraphFont"/>
    <w:uiPriority w:val="99"/>
    <w:qFormat/>
    <w:rsid w:val="002B7FEB"/>
    <w:rPr>
      <w:rFonts w:cs="Times New Roman"/>
      <w:b/>
      <w:bCs/>
    </w:rPr>
  </w:style>
  <w:style w:type="character" w:customStyle="1" w:styleId="b">
    <w:name w:val="b"/>
    <w:basedOn w:val="DefaultParagraphFont"/>
    <w:uiPriority w:val="99"/>
    <w:rsid w:val="002B7FEB"/>
    <w:rPr>
      <w:rFonts w:cs="Times New Roman"/>
    </w:rPr>
  </w:style>
  <w:style w:type="character" w:styleId="Emphasis">
    <w:name w:val="Emphasis"/>
    <w:basedOn w:val="DefaultParagraphFont"/>
    <w:uiPriority w:val="99"/>
    <w:qFormat/>
    <w:rsid w:val="00CC1147"/>
    <w:rPr>
      <w:rFonts w:cs="Times New Roman"/>
      <w:i/>
      <w:iCs/>
    </w:rPr>
  </w:style>
  <w:style w:type="character" w:customStyle="1" w:styleId="CodeSnippet">
    <w:name w:val="Code Snippet"/>
    <w:basedOn w:val="DefaultParagraphFont"/>
    <w:uiPriority w:val="99"/>
    <w:rsid w:val="00CB10BA"/>
    <w:rPr>
      <w:rFonts w:ascii="Lucida Console" w:hAnsi="Lucida Console" w:cs="Times New Roman"/>
      <w:sz w:val="16"/>
    </w:rPr>
  </w:style>
  <w:style w:type="character" w:customStyle="1" w:styleId="CodeSnippetBlue">
    <w:name w:val="Code Snippet (Blue)"/>
    <w:basedOn w:val="DefaultParagraphFont"/>
    <w:uiPriority w:val="99"/>
    <w:rsid w:val="00CB10BA"/>
    <w:rPr>
      <w:rFonts w:ascii="Lucida Console" w:hAnsi="Lucida Console" w:cs="Times New Roman"/>
      <w:color w:val="0000FF"/>
      <w:sz w:val="16"/>
    </w:rPr>
  </w:style>
  <w:style w:type="character" w:customStyle="1" w:styleId="CodeSnippetBold">
    <w:name w:val="Code Snippet (Bold)"/>
    <w:basedOn w:val="DefaultParagraphFont"/>
    <w:uiPriority w:val="99"/>
    <w:rsid w:val="00CB10BA"/>
    <w:rPr>
      <w:rFonts w:ascii="Lucida Console" w:hAnsi="Lucida Console" w:cs="Times New Roman"/>
      <w:b/>
      <w:bCs/>
      <w:sz w:val="16"/>
    </w:rPr>
  </w:style>
  <w:style w:type="character" w:customStyle="1" w:styleId="CodeSnippetGreen">
    <w:name w:val="Code Snippet (Green)"/>
    <w:basedOn w:val="DefaultParagraphFont"/>
    <w:uiPriority w:val="99"/>
    <w:rsid w:val="00CB10BA"/>
    <w:rPr>
      <w:rFonts w:ascii="Lucida Console" w:hAnsi="Lucida Console" w:cs="Times New Roman"/>
      <w:color w:val="990000"/>
      <w:sz w:val="16"/>
    </w:rPr>
  </w:style>
  <w:style w:type="paragraph" w:customStyle="1" w:styleId="BlockQuoteSimple">
    <w:name w:val="Block Quote Simple"/>
    <w:basedOn w:val="Normal"/>
    <w:uiPriority w:val="99"/>
    <w:rsid w:val="00AE5B07"/>
    <w:pPr>
      <w:ind w:left="720"/>
    </w:pPr>
    <w:rPr>
      <w:i/>
      <w:iCs/>
    </w:rPr>
  </w:style>
  <w:style w:type="paragraph" w:styleId="PlainText">
    <w:name w:val="Plain Text"/>
    <w:basedOn w:val="Normal"/>
    <w:link w:val="PlainTextChar"/>
    <w:uiPriority w:val="99"/>
    <w:rsid w:val="00220AEC"/>
    <w:pPr>
      <w:jc w:val="both"/>
    </w:pPr>
    <w:rPr>
      <w:rFonts w:ascii="Trebuchet MS" w:hAnsi="Trebuchet MS"/>
      <w:lang w:eastAsia="en-GB"/>
    </w:rPr>
  </w:style>
  <w:style w:type="character" w:customStyle="1" w:styleId="PlainTextChar">
    <w:name w:val="Plain Text Char"/>
    <w:basedOn w:val="DefaultParagraphFont"/>
    <w:link w:val="PlainText"/>
    <w:uiPriority w:val="99"/>
    <w:semiHidden/>
    <w:locked/>
    <w:rsid w:val="00B40776"/>
    <w:rPr>
      <w:rFonts w:ascii="Courier New" w:hAnsi="Courier New" w:cs="Courier New"/>
      <w:sz w:val="20"/>
      <w:szCs w:val="20"/>
      <w:lang w:eastAsia="en-US"/>
    </w:rPr>
  </w:style>
  <w:style w:type="paragraph" w:customStyle="1" w:styleId="TableTitlePage">
    <w:name w:val="Table Title Page"/>
    <w:basedOn w:val="Normal"/>
    <w:uiPriority w:val="99"/>
    <w:rsid w:val="00B97159"/>
  </w:style>
  <w:style w:type="paragraph" w:styleId="FootnoteText">
    <w:name w:val="footnote text"/>
    <w:basedOn w:val="Normal"/>
    <w:link w:val="FootnoteTextChar"/>
    <w:uiPriority w:val="99"/>
    <w:semiHidden/>
    <w:rsid w:val="00D67CB4"/>
  </w:style>
  <w:style w:type="character" w:customStyle="1" w:styleId="FootnoteTextChar">
    <w:name w:val="Footnote Text Char"/>
    <w:basedOn w:val="DefaultParagraphFont"/>
    <w:link w:val="FootnoteText"/>
    <w:uiPriority w:val="99"/>
    <w:semiHidden/>
    <w:locked/>
    <w:rsid w:val="00B40776"/>
    <w:rPr>
      <w:rFonts w:ascii="Calibri" w:hAnsi="Calibri" w:cs="Times New Roman"/>
      <w:sz w:val="20"/>
      <w:szCs w:val="20"/>
      <w:lang w:eastAsia="en-US"/>
    </w:rPr>
  </w:style>
  <w:style w:type="character" w:styleId="FootnoteReference">
    <w:name w:val="footnote reference"/>
    <w:basedOn w:val="DefaultParagraphFont"/>
    <w:uiPriority w:val="99"/>
    <w:semiHidden/>
    <w:rsid w:val="00D67CB4"/>
    <w:rPr>
      <w:rFonts w:cs="Times New Roman"/>
      <w:vertAlign w:val="superscript"/>
    </w:rPr>
  </w:style>
  <w:style w:type="paragraph" w:customStyle="1" w:styleId="FWCode">
    <w:name w:val="FW Code"/>
    <w:basedOn w:val="Normal"/>
    <w:link w:val="FWCodeChar"/>
    <w:uiPriority w:val="99"/>
    <w:rsid w:val="00174784"/>
    <w:rPr>
      <w:rFonts w:ascii="Consolas" w:hAnsi="Consolas"/>
      <w:sz w:val="16"/>
      <w:szCs w:val="16"/>
    </w:rPr>
  </w:style>
  <w:style w:type="character" w:customStyle="1" w:styleId="FWCodeChar">
    <w:name w:val="FW Code Char"/>
    <w:basedOn w:val="DefaultParagraphFont"/>
    <w:link w:val="FWCode"/>
    <w:uiPriority w:val="99"/>
    <w:locked/>
    <w:rsid w:val="00174784"/>
    <w:rPr>
      <w:rFonts w:ascii="Consolas" w:hAnsi="Consolas" w:cs="Times New Roman"/>
      <w:sz w:val="16"/>
      <w:szCs w:val="16"/>
      <w:lang w:val="en-GB" w:eastAsia="en-US" w:bidi="ar-SA"/>
    </w:rPr>
  </w:style>
  <w:style w:type="character" w:customStyle="1" w:styleId="TableComments">
    <w:name w:val="Table Comments"/>
    <w:basedOn w:val="DefaultParagraphFont"/>
    <w:uiPriority w:val="99"/>
    <w:rsid w:val="00174784"/>
    <w:rPr>
      <w:rFonts w:cs="Times New Roman"/>
      <w:i/>
      <w:iCs/>
      <w:sz w:val="16"/>
    </w:rPr>
  </w:style>
  <w:style w:type="character" w:customStyle="1" w:styleId="TemplateObject">
    <w:name w:val="Template Object"/>
    <w:basedOn w:val="DefaultParagraphFont"/>
    <w:uiPriority w:val="99"/>
    <w:rsid w:val="00174784"/>
    <w:rPr>
      <w:rFonts w:cs="Times New Roman"/>
      <w:b/>
      <w:bCs/>
      <w:color w:val="FF0000"/>
    </w:rPr>
  </w:style>
  <w:style w:type="character" w:customStyle="1" w:styleId="Style18pt">
    <w:name w:val="Style 18 pt"/>
    <w:basedOn w:val="DefaultParagraphFont"/>
    <w:uiPriority w:val="99"/>
    <w:rsid w:val="0063595C"/>
    <w:rPr>
      <w:rFonts w:cs="Times New Roman"/>
      <w:sz w:val="32"/>
    </w:rPr>
  </w:style>
  <w:style w:type="character" w:customStyle="1" w:styleId="FirstPageHeader">
    <w:name w:val="First Page Header"/>
    <w:basedOn w:val="DefaultParagraphFont"/>
    <w:uiPriority w:val="99"/>
    <w:rsid w:val="0063595C"/>
    <w:rPr>
      <w:rFonts w:cs="Times New Roman"/>
      <w:sz w:val="36"/>
    </w:rPr>
  </w:style>
  <w:style w:type="paragraph" w:customStyle="1" w:styleId="FirstPageSubHeader">
    <w:name w:val="First Page Sub Header"/>
    <w:basedOn w:val="Normal"/>
    <w:autoRedefine/>
    <w:uiPriority w:val="99"/>
    <w:rsid w:val="003A3864"/>
    <w:pPr>
      <w:jc w:val="right"/>
    </w:pPr>
    <w:rPr>
      <w:sz w:val="32"/>
    </w:rPr>
  </w:style>
  <w:style w:type="paragraph" w:styleId="ListParagraph">
    <w:name w:val="List Paragraph"/>
    <w:basedOn w:val="Normal"/>
    <w:uiPriority w:val="34"/>
    <w:qFormat/>
    <w:rsid w:val="00B50A3C"/>
    <w:pPr>
      <w:spacing w:before="80" w:after="80"/>
      <w:ind w:left="720"/>
    </w:pPr>
  </w:style>
  <w:style w:type="numbering" w:customStyle="1" w:styleId="StyleNumbered1">
    <w:name w:val="Style Numbered 1"/>
    <w:rsid w:val="00DA6102"/>
    <w:pPr>
      <w:numPr>
        <w:numId w:val="5"/>
      </w:numPr>
    </w:pPr>
  </w:style>
  <w:style w:type="paragraph" w:styleId="Revision">
    <w:name w:val="Revision"/>
    <w:hidden/>
    <w:uiPriority w:val="99"/>
    <w:semiHidden/>
    <w:rsid w:val="00D72067"/>
    <w:rPr>
      <w:rFonts w:ascii="Calibri" w:hAnsi="Calibri"/>
      <w:sz w:val="20"/>
      <w:szCs w:val="20"/>
      <w:lang w:eastAsia="en-US"/>
    </w:rPr>
  </w:style>
  <w:style w:type="table" w:styleId="MediumShading1-Accent3">
    <w:name w:val="Medium Shading 1 Accent 3"/>
    <w:basedOn w:val="TableNormal"/>
    <w:uiPriority w:val="63"/>
    <w:rsid w:val="000062E9"/>
    <w:rPr>
      <w:sz w:val="20"/>
      <w:szCs w:val="20"/>
      <w:lang w:val="es-ES" w:eastAsia="es-E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Default">
    <w:name w:val="Default"/>
    <w:rsid w:val="00245E6F"/>
    <w:pPr>
      <w:widowControl w:val="0"/>
      <w:autoSpaceDE w:val="0"/>
      <w:autoSpaceDN w:val="0"/>
      <w:adjustRightInd w:val="0"/>
    </w:pPr>
    <w:rPr>
      <w:rFonts w:ascii="Arial" w:hAnsi="Arial" w:cs="Arial"/>
      <w:color w:val="000000"/>
      <w:sz w:val="24"/>
      <w:szCs w:val="24"/>
      <w:lang w:val="en-US" w:eastAsia="en-US"/>
    </w:rPr>
  </w:style>
  <w:style w:type="table" w:styleId="LightShading-Accent1">
    <w:name w:val="Light Shading Accent 1"/>
    <w:basedOn w:val="TableNormal"/>
    <w:uiPriority w:val="60"/>
    <w:rsid w:val="00EE23B4"/>
    <w:rPr>
      <w:rFonts w:asciiTheme="minorHAnsi" w:eastAsiaTheme="minorHAnsi" w:hAnsiTheme="minorHAnsi" w:cstheme="minorBidi"/>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Subtle1">
    <w:name w:val="Table Subtle 1"/>
    <w:basedOn w:val="TableNormal"/>
    <w:locked/>
    <w:rsid w:val="00E649E3"/>
    <w:pPr>
      <w:jc w:val="both"/>
    </w:pPr>
    <w:rPr>
      <w:sz w:val="20"/>
      <w:szCs w:val="20"/>
      <w:lang w:val="es-ES" w:eastAsia="es-E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Bullet">
    <w:name w:val="List Bullet"/>
    <w:basedOn w:val="Normal"/>
    <w:uiPriority w:val="99"/>
    <w:unhideWhenUsed/>
    <w:locked/>
    <w:rsid w:val="0063407E"/>
    <w:pPr>
      <w:numPr>
        <w:numId w:val="33"/>
      </w:numPr>
      <w:spacing w:before="80" w:after="40"/>
      <w:ind w:left="357" w:hanging="357"/>
      <w:contextualSpacing/>
    </w:pPr>
  </w:style>
  <w:style w:type="paragraph" w:styleId="ListBullet2">
    <w:name w:val="List Bullet 2"/>
    <w:basedOn w:val="Normal"/>
    <w:uiPriority w:val="99"/>
    <w:unhideWhenUsed/>
    <w:locked/>
    <w:rsid w:val="0063407E"/>
    <w:pPr>
      <w:numPr>
        <w:numId w:val="32"/>
      </w:numPr>
      <w:spacing w:before="40" w:after="40"/>
      <w:ind w:left="641" w:hanging="357"/>
      <w:contextualSpacing/>
    </w:pPr>
  </w:style>
  <w:style w:type="paragraph" w:customStyle="1" w:styleId="NormalIndent1">
    <w:name w:val="Normal Indent1"/>
    <w:basedOn w:val="Normal"/>
    <w:qFormat/>
    <w:rsid w:val="00B110B1"/>
    <w:pPr>
      <w:ind w:left="284"/>
    </w:pPr>
  </w:style>
  <w:style w:type="character" w:customStyle="1" w:styleId="CodeSnippetBoxed">
    <w:name w:val="Code Snippet Boxed"/>
    <w:basedOn w:val="CodeSnippet"/>
    <w:uiPriority w:val="1"/>
    <w:qFormat/>
    <w:rsid w:val="006B31F9"/>
    <w:rPr>
      <w:rFonts w:ascii="Lucida Console" w:hAnsi="Lucida Console" w:cs="Times New Roman"/>
      <w:color w:val="0F243E" w:themeColor="text2" w:themeShade="80"/>
      <w:sz w:val="16"/>
      <w:bdr w:val="dashSmallGap" w:sz="4" w:space="0" w:color="D9D9D9" w:themeColor="background1" w:themeShade="D9"/>
      <w:shd w:val="clear" w:color="auto" w:fill="F8F8F8"/>
    </w:rPr>
  </w:style>
  <w:style w:type="character" w:customStyle="1" w:styleId="StyleLatinConsolasCustomColorRGB63127127">
    <w:name w:val="Style (Latin) Consolas Custom Color(RGB(63127127))"/>
    <w:basedOn w:val="DefaultParagraphFont"/>
    <w:rsid w:val="00E30B87"/>
    <w:rPr>
      <w:rFonts w:ascii="Consolas" w:hAnsi="Consolas"/>
      <w:color w:val="3F7F7F"/>
    </w:rPr>
  </w:style>
  <w:style w:type="character" w:customStyle="1" w:styleId="StyleLatinConsolasCustomColorRGB1270127">
    <w:name w:val="Style (Latin) Consolas Custom Color(RGB(1270127))"/>
    <w:basedOn w:val="DefaultParagraphFont"/>
    <w:rsid w:val="00E30B87"/>
    <w:rPr>
      <w:rFonts w:ascii="Consolas" w:hAnsi="Consolas"/>
      <w:color w:val="7F007F"/>
    </w:rPr>
  </w:style>
  <w:style w:type="table" w:customStyle="1" w:styleId="VMNoGridlines">
    <w:name w:val="VM_NoGridlines"/>
    <w:basedOn w:val="TableNormal"/>
    <w:uiPriority w:val="99"/>
    <w:rsid w:val="001A0AAC"/>
    <w:rPr>
      <w:rFonts w:ascii="Calibri" w:eastAsia="Calibri" w:hAnsi="Calibri"/>
      <w:sz w:val="20"/>
      <w:szCs w:val="20"/>
    </w:rPr>
    <w:tblPr>
      <w:tblInd w:w="0" w:type="dxa"/>
      <w:tblCellMar>
        <w:top w:w="0" w:type="dxa"/>
        <w:left w:w="108" w:type="dxa"/>
        <w:bottom w:w="0" w:type="dxa"/>
        <w:right w:w="108" w:type="dxa"/>
      </w:tblCellMar>
    </w:tblPr>
  </w:style>
  <w:style w:type="table" w:customStyle="1" w:styleId="VMTableWithHeader">
    <w:name w:val="VM_Table_With_Header"/>
    <w:basedOn w:val="TableNormal"/>
    <w:uiPriority w:val="99"/>
    <w:rsid w:val="001A0AAC"/>
    <w:rPr>
      <w:sz w:val="20"/>
      <w:szCs w:val="20"/>
    </w:rPr>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l2br w:val="nil"/>
          <w:tr2bl w:val="nil"/>
        </w:tcBorders>
        <w:shd w:val="clear" w:color="auto" w:fill="7F7F7F"/>
      </w:tcPr>
    </w:tblStylePr>
  </w:style>
  <w:style w:type="table" w:customStyle="1" w:styleId="VM-Shaded">
    <w:name w:val="VM-Shaded"/>
    <w:basedOn w:val="TableGrid"/>
    <w:uiPriority w:val="99"/>
    <w:rsid w:val="001A0AAC"/>
    <w:rPr>
      <w:rFonts w:ascii="Times New Roman" w:hAnsi="Times New Roman"/>
    </w:rPr>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6" w:space="0" w:color="A6A6A6"/>
          <w:left w:val="single" w:sz="6" w:space="0" w:color="A6A6A6"/>
          <w:bottom w:val="single" w:sz="6" w:space="0" w:color="A6A6A6"/>
          <w:right w:val="single" w:sz="6" w:space="0" w:color="A6A6A6"/>
          <w:insideH w:val="single" w:sz="6" w:space="0" w:color="A6A6A6"/>
          <w:insideV w:val="single" w:sz="6" w:space="0" w:color="A6A6A6"/>
          <w:tl2br w:val="nil"/>
          <w:tr2bl w:val="nil"/>
        </w:tcBorders>
        <w:shd w:val="clear" w:color="auto" w:fill="7F7F7F"/>
      </w:tcPr>
    </w:tblStylePr>
    <w:tblStylePr w:type="firstCol">
      <w:tblPr/>
      <w:tcPr>
        <w:tcBorders>
          <w:top w:val="single" w:sz="6" w:space="0" w:color="A6A6A6"/>
          <w:left w:val="single" w:sz="6" w:space="0" w:color="A6A6A6"/>
          <w:bottom w:val="single" w:sz="6" w:space="0" w:color="A6A6A6"/>
          <w:right w:val="single" w:sz="6" w:space="0" w:color="A6A6A6"/>
          <w:insideH w:val="nil"/>
          <w:insideV w:val="nil"/>
          <w:tl2br w:val="nil"/>
          <w:tr2bl w:val="nil"/>
        </w:tcBorders>
        <w:shd w:val="clear" w:color="auto" w:fill="F2F2F2"/>
      </w:tcPr>
    </w:tblStylePr>
  </w:style>
  <w:style w:type="table" w:customStyle="1" w:styleId="VMTableLeftTopHeader">
    <w:name w:val="VM_Table_Left_Top_Header"/>
    <w:basedOn w:val="VMTableWithHeader"/>
    <w:uiPriority w:val="99"/>
    <w:rsid w:val="001A0AAC"/>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l2br w:val="nil"/>
          <w:tr2bl w:val="nil"/>
        </w:tcBorders>
        <w:shd w:val="clear" w:color="auto" w:fill="7F7F7F"/>
      </w:tcPr>
    </w:tblStylePr>
    <w:tblStylePr w:type="firstCol">
      <w:tblPr/>
      <w:tcPr>
        <w:shd w:val="clear" w:color="auto" w:fill="EAEAEA"/>
      </w:tcPr>
    </w:tblStylePr>
  </w:style>
  <w:style w:type="paragraph" w:customStyle="1" w:styleId="CodeBlockWithinCell">
    <w:name w:val="Code Block: Within Cell"/>
    <w:basedOn w:val="CodeBlock"/>
    <w:qFormat/>
    <w:rsid w:val="00B02B83"/>
    <w:pPr>
      <w:ind w:left="170" w:right="113"/>
      <w:textboxTightWrap w:val="allLines"/>
    </w:pPr>
    <w:rPr>
      <w:sz w:val="16"/>
      <w:szCs w:val="20"/>
    </w:rPr>
  </w:style>
  <w:style w:type="paragraph" w:customStyle="1" w:styleId="CommentBoxWithinCell">
    <w:name w:val="Comment Box: Within Cell"/>
    <w:basedOn w:val="Normal"/>
    <w:qFormat/>
    <w:rsid w:val="007C00C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CC"/>
      <w:tabs>
        <w:tab w:val="left" w:pos="2610"/>
      </w:tabs>
      <w:ind w:left="170" w:right="113"/>
    </w:pPr>
    <w:rPr>
      <w:noProof/>
      <w:sz w:val="16"/>
      <w:szCs w:val="16"/>
    </w:rPr>
  </w:style>
  <w:style w:type="paragraph" w:customStyle="1" w:styleId="CodeBlockWithinCellGreen">
    <w:name w:val="Code Block: Within Cell: Green"/>
    <w:basedOn w:val="CodeBlockWithinCell"/>
    <w:qFormat/>
    <w:rsid w:val="00B02B83"/>
    <w:pPr>
      <w:shd w:val="clear" w:color="auto" w:fill="E1FFE1"/>
    </w:pPr>
  </w:style>
  <w:style w:type="paragraph" w:styleId="ListBullet4">
    <w:name w:val="List Bullet 4"/>
    <w:basedOn w:val="Normal"/>
    <w:uiPriority w:val="99"/>
    <w:unhideWhenUsed/>
    <w:locked/>
    <w:rsid w:val="00065E9D"/>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ubtle 1"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7C00CD"/>
    <w:rPr>
      <w:rFonts w:ascii="Calibri" w:eastAsia="Calibri" w:hAnsi="Calibri"/>
      <w:sz w:val="20"/>
      <w:lang w:eastAsia="en-US"/>
    </w:rPr>
  </w:style>
  <w:style w:type="paragraph" w:styleId="Heading1">
    <w:name w:val="heading 1"/>
    <w:next w:val="Normal"/>
    <w:link w:val="Heading1Char"/>
    <w:uiPriority w:val="9"/>
    <w:qFormat/>
    <w:rsid w:val="00CC4A8F"/>
    <w:pPr>
      <w:keepNext/>
      <w:keepLines/>
      <w:pageBreakBefore/>
      <w:numPr>
        <w:numId w:val="29"/>
      </w:numPr>
      <w:spacing w:after="80"/>
      <w:outlineLvl w:val="0"/>
    </w:pPr>
    <w:rPr>
      <w:rFonts w:ascii="Calibri" w:hAnsi="Calibri"/>
      <w:bCs/>
      <w:sz w:val="40"/>
      <w:szCs w:val="28"/>
      <w:lang w:eastAsia="en-US"/>
    </w:rPr>
  </w:style>
  <w:style w:type="paragraph" w:styleId="Heading2">
    <w:name w:val="heading 2"/>
    <w:basedOn w:val="Heading1"/>
    <w:next w:val="Normal"/>
    <w:link w:val="Heading2Char"/>
    <w:uiPriority w:val="9"/>
    <w:qFormat/>
    <w:rsid w:val="00CC4A8F"/>
    <w:pPr>
      <w:pageBreakBefore w:val="0"/>
      <w:numPr>
        <w:ilvl w:val="1"/>
      </w:numPr>
      <w:spacing w:before="120" w:after="60"/>
      <w:outlineLvl w:val="1"/>
    </w:pPr>
    <w:rPr>
      <w:b/>
      <w:bCs w:val="0"/>
      <w:iCs/>
      <w:color w:val="365F91"/>
      <w:sz w:val="32"/>
    </w:rPr>
  </w:style>
  <w:style w:type="paragraph" w:styleId="Heading3">
    <w:name w:val="heading 3"/>
    <w:basedOn w:val="Heading2"/>
    <w:next w:val="Normal"/>
    <w:link w:val="Heading3Char"/>
    <w:uiPriority w:val="9"/>
    <w:qFormat/>
    <w:rsid w:val="00CC4A8F"/>
    <w:pPr>
      <w:numPr>
        <w:ilvl w:val="2"/>
      </w:numPr>
      <w:spacing w:before="40" w:after="80"/>
      <w:outlineLvl w:val="2"/>
    </w:pPr>
    <w:rPr>
      <w:bCs/>
      <w:color w:val="5F5F5F"/>
      <w:sz w:val="28"/>
      <w:szCs w:val="26"/>
    </w:rPr>
  </w:style>
  <w:style w:type="paragraph" w:styleId="Heading4">
    <w:name w:val="heading 4"/>
    <w:basedOn w:val="Heading3"/>
    <w:next w:val="Normal"/>
    <w:link w:val="Heading4Char"/>
    <w:uiPriority w:val="9"/>
    <w:qFormat/>
    <w:rsid w:val="00CC4A8F"/>
    <w:pPr>
      <w:numPr>
        <w:ilvl w:val="3"/>
      </w:numPr>
      <w:outlineLvl w:val="3"/>
    </w:pPr>
    <w:rPr>
      <w:bCs w:val="0"/>
      <w:sz w:val="22"/>
      <w:szCs w:val="28"/>
    </w:rPr>
  </w:style>
  <w:style w:type="paragraph" w:styleId="Heading5">
    <w:name w:val="heading 5"/>
    <w:basedOn w:val="Heading4"/>
    <w:next w:val="Normal"/>
    <w:link w:val="Heading5Char"/>
    <w:uiPriority w:val="9"/>
    <w:unhideWhenUsed/>
    <w:qFormat/>
    <w:rsid w:val="00CC4A8F"/>
    <w:pPr>
      <w:numPr>
        <w:ilvl w:val="4"/>
      </w:numPr>
      <w:spacing w:before="240" w:after="60"/>
      <w:outlineLvl w:val="4"/>
    </w:pPr>
    <w:rPr>
      <w:bCs/>
      <w:iCs w:val="0"/>
      <w:szCs w:val="26"/>
    </w:rPr>
  </w:style>
  <w:style w:type="paragraph" w:styleId="Heading6">
    <w:name w:val="heading 6"/>
    <w:basedOn w:val="Heading5"/>
    <w:next w:val="Normal"/>
    <w:link w:val="Heading6Char"/>
    <w:uiPriority w:val="9"/>
    <w:unhideWhenUsed/>
    <w:qFormat/>
    <w:rsid w:val="00CC4A8F"/>
    <w:pPr>
      <w:numPr>
        <w:ilvl w:val="5"/>
      </w:numPr>
      <w:outlineLvl w:val="5"/>
    </w:pPr>
    <w:rPr>
      <w:bCs w:val="0"/>
    </w:rPr>
  </w:style>
  <w:style w:type="paragraph" w:styleId="Heading7">
    <w:name w:val="heading 7"/>
    <w:basedOn w:val="Heading6"/>
    <w:next w:val="Normal"/>
    <w:link w:val="Heading7Char"/>
    <w:uiPriority w:val="9"/>
    <w:unhideWhenUsed/>
    <w:qFormat/>
    <w:rsid w:val="00CC4A8F"/>
    <w:pPr>
      <w:numPr>
        <w:ilvl w:val="6"/>
      </w:numPr>
      <w:outlineLvl w:val="6"/>
    </w:pPr>
    <w:rPr>
      <w:szCs w:val="24"/>
    </w:rPr>
  </w:style>
  <w:style w:type="paragraph" w:styleId="Heading8">
    <w:name w:val="heading 8"/>
    <w:basedOn w:val="Heading7"/>
    <w:next w:val="Normal"/>
    <w:link w:val="Heading8Char"/>
    <w:uiPriority w:val="9"/>
    <w:unhideWhenUsed/>
    <w:qFormat/>
    <w:rsid w:val="00CC4A8F"/>
    <w:pPr>
      <w:numPr>
        <w:ilvl w:val="7"/>
      </w:numPr>
      <w:outlineLvl w:val="7"/>
    </w:pPr>
    <w:rPr>
      <w:iCs/>
    </w:rPr>
  </w:style>
  <w:style w:type="paragraph" w:styleId="Heading9">
    <w:name w:val="heading 9"/>
    <w:basedOn w:val="Heading8"/>
    <w:next w:val="Normal"/>
    <w:link w:val="Heading9Char"/>
    <w:uiPriority w:val="9"/>
    <w:unhideWhenUsed/>
    <w:qFormat/>
    <w:rsid w:val="00CC4A8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C4A8F"/>
    <w:rPr>
      <w:rFonts w:ascii="Calibri" w:hAnsi="Calibri"/>
      <w:bCs/>
      <w:sz w:val="40"/>
      <w:szCs w:val="28"/>
      <w:lang w:eastAsia="en-US"/>
    </w:rPr>
  </w:style>
  <w:style w:type="character" w:customStyle="1" w:styleId="Heading2Char">
    <w:name w:val="Heading 2 Char"/>
    <w:link w:val="Heading2"/>
    <w:uiPriority w:val="9"/>
    <w:locked/>
    <w:rsid w:val="00CC4A8F"/>
    <w:rPr>
      <w:rFonts w:ascii="Calibri" w:hAnsi="Calibri"/>
      <w:b/>
      <w:iCs/>
      <w:color w:val="365F91"/>
      <w:sz w:val="32"/>
      <w:szCs w:val="28"/>
      <w:lang w:eastAsia="en-US"/>
    </w:rPr>
  </w:style>
  <w:style w:type="character" w:customStyle="1" w:styleId="Heading3Char">
    <w:name w:val="Heading 3 Char"/>
    <w:link w:val="Heading3"/>
    <w:uiPriority w:val="9"/>
    <w:locked/>
    <w:rsid w:val="00CC4A8F"/>
    <w:rPr>
      <w:rFonts w:ascii="Calibri" w:hAnsi="Calibri"/>
      <w:b/>
      <w:bCs/>
      <w:iCs/>
      <w:color w:val="5F5F5F"/>
      <w:sz w:val="28"/>
      <w:szCs w:val="26"/>
      <w:lang w:eastAsia="en-US"/>
    </w:rPr>
  </w:style>
  <w:style w:type="character" w:customStyle="1" w:styleId="Heading4Char">
    <w:name w:val="Heading 4 Char"/>
    <w:link w:val="Heading4"/>
    <w:uiPriority w:val="9"/>
    <w:locked/>
    <w:rsid w:val="00CC4A8F"/>
    <w:rPr>
      <w:rFonts w:ascii="Calibri" w:hAnsi="Calibri"/>
      <w:b/>
      <w:iCs/>
      <w:color w:val="5F5F5F"/>
      <w:szCs w:val="28"/>
      <w:lang w:eastAsia="en-US"/>
    </w:rPr>
  </w:style>
  <w:style w:type="character" w:customStyle="1" w:styleId="Heading5Char">
    <w:name w:val="Heading 5 Char"/>
    <w:link w:val="Heading5"/>
    <w:uiPriority w:val="9"/>
    <w:locked/>
    <w:rsid w:val="00CC4A8F"/>
    <w:rPr>
      <w:rFonts w:ascii="Calibri" w:hAnsi="Calibri"/>
      <w:b/>
      <w:bCs/>
      <w:color w:val="5F5F5F"/>
      <w:szCs w:val="26"/>
      <w:lang w:eastAsia="en-US"/>
    </w:rPr>
  </w:style>
  <w:style w:type="character" w:customStyle="1" w:styleId="Heading6Char">
    <w:name w:val="Heading 6 Char"/>
    <w:link w:val="Heading6"/>
    <w:uiPriority w:val="9"/>
    <w:locked/>
    <w:rsid w:val="00CC4A8F"/>
    <w:rPr>
      <w:rFonts w:ascii="Calibri" w:hAnsi="Calibri"/>
      <w:b/>
      <w:color w:val="5F5F5F"/>
      <w:szCs w:val="26"/>
      <w:lang w:eastAsia="en-US"/>
    </w:rPr>
  </w:style>
  <w:style w:type="character" w:customStyle="1" w:styleId="Heading7Char">
    <w:name w:val="Heading 7 Char"/>
    <w:link w:val="Heading7"/>
    <w:uiPriority w:val="9"/>
    <w:locked/>
    <w:rsid w:val="00CC4A8F"/>
    <w:rPr>
      <w:rFonts w:ascii="Calibri" w:hAnsi="Calibri"/>
      <w:b/>
      <w:color w:val="5F5F5F"/>
      <w:szCs w:val="24"/>
      <w:lang w:eastAsia="en-US"/>
    </w:rPr>
  </w:style>
  <w:style w:type="character" w:customStyle="1" w:styleId="Heading8Char">
    <w:name w:val="Heading 8 Char"/>
    <w:link w:val="Heading8"/>
    <w:uiPriority w:val="9"/>
    <w:locked/>
    <w:rsid w:val="00CC4A8F"/>
    <w:rPr>
      <w:rFonts w:ascii="Calibri" w:hAnsi="Calibri"/>
      <w:b/>
      <w:iCs/>
      <w:color w:val="5F5F5F"/>
      <w:szCs w:val="24"/>
      <w:lang w:eastAsia="en-US"/>
    </w:rPr>
  </w:style>
  <w:style w:type="character" w:customStyle="1" w:styleId="Heading9Char">
    <w:name w:val="Heading 9 Char"/>
    <w:link w:val="Heading9"/>
    <w:uiPriority w:val="9"/>
    <w:locked/>
    <w:rsid w:val="00CC4A8F"/>
    <w:rPr>
      <w:rFonts w:ascii="Calibri" w:hAnsi="Calibri"/>
      <w:b/>
      <w:iCs/>
      <w:color w:val="5F5F5F"/>
      <w:szCs w:val="24"/>
      <w:lang w:eastAsia="en-US"/>
    </w:rPr>
  </w:style>
  <w:style w:type="paragraph" w:styleId="BalloonText">
    <w:name w:val="Balloon Text"/>
    <w:basedOn w:val="Normal"/>
    <w:link w:val="BalloonTextChar"/>
    <w:uiPriority w:val="99"/>
    <w:semiHidden/>
    <w:rsid w:val="00CD78C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776"/>
    <w:rPr>
      <w:rFonts w:cs="Times New Roman"/>
      <w:sz w:val="2"/>
      <w:lang w:eastAsia="en-US"/>
    </w:rPr>
  </w:style>
  <w:style w:type="paragraph" w:styleId="Header">
    <w:name w:val="header"/>
    <w:basedOn w:val="Normal"/>
    <w:link w:val="HeaderChar"/>
    <w:uiPriority w:val="99"/>
    <w:rsid w:val="0063767F"/>
    <w:pPr>
      <w:tabs>
        <w:tab w:val="center" w:pos="4153"/>
        <w:tab w:val="right" w:pos="8306"/>
      </w:tabs>
    </w:pPr>
  </w:style>
  <w:style w:type="character" w:customStyle="1" w:styleId="HeaderChar">
    <w:name w:val="Header Char"/>
    <w:basedOn w:val="DefaultParagraphFont"/>
    <w:link w:val="Header"/>
    <w:uiPriority w:val="99"/>
    <w:semiHidden/>
    <w:locked/>
    <w:rsid w:val="00B40776"/>
    <w:rPr>
      <w:rFonts w:ascii="Calibri" w:hAnsi="Calibri" w:cs="Times New Roman"/>
      <w:sz w:val="20"/>
      <w:szCs w:val="20"/>
      <w:lang w:eastAsia="en-US"/>
    </w:rPr>
  </w:style>
  <w:style w:type="paragraph" w:styleId="Footer">
    <w:name w:val="footer"/>
    <w:basedOn w:val="Normal"/>
    <w:link w:val="FooterChar"/>
    <w:uiPriority w:val="99"/>
    <w:rsid w:val="0063767F"/>
    <w:pPr>
      <w:tabs>
        <w:tab w:val="center" w:pos="4153"/>
        <w:tab w:val="right" w:pos="8306"/>
      </w:tabs>
    </w:pPr>
  </w:style>
  <w:style w:type="character" w:customStyle="1" w:styleId="FooterChar">
    <w:name w:val="Footer Char"/>
    <w:basedOn w:val="DefaultParagraphFont"/>
    <w:link w:val="Footer"/>
    <w:uiPriority w:val="99"/>
    <w:semiHidden/>
    <w:locked/>
    <w:rsid w:val="00B40776"/>
    <w:rPr>
      <w:rFonts w:ascii="Calibri" w:hAnsi="Calibri" w:cs="Times New Roman"/>
      <w:sz w:val="20"/>
      <w:szCs w:val="20"/>
      <w:lang w:eastAsia="en-US"/>
    </w:rPr>
  </w:style>
  <w:style w:type="paragraph" w:styleId="TOC1">
    <w:name w:val="toc 1"/>
    <w:basedOn w:val="Normal"/>
    <w:next w:val="Normal"/>
    <w:autoRedefine/>
    <w:uiPriority w:val="39"/>
    <w:rsid w:val="00C87D62"/>
    <w:pPr>
      <w:tabs>
        <w:tab w:val="right" w:leader="dot" w:pos="9288"/>
      </w:tabs>
      <w:spacing w:before="240" w:after="120"/>
    </w:pPr>
    <w:rPr>
      <w:b/>
      <w:bCs/>
    </w:rPr>
  </w:style>
  <w:style w:type="paragraph" w:styleId="TOC2">
    <w:name w:val="toc 2"/>
    <w:basedOn w:val="Normal"/>
    <w:next w:val="Normal"/>
    <w:autoRedefine/>
    <w:uiPriority w:val="39"/>
    <w:rsid w:val="000E5873"/>
    <w:pPr>
      <w:spacing w:before="120"/>
      <w:ind w:left="200"/>
    </w:pPr>
    <w:rPr>
      <w:i/>
      <w:iCs/>
    </w:rPr>
  </w:style>
  <w:style w:type="paragraph" w:styleId="TOC3">
    <w:name w:val="toc 3"/>
    <w:basedOn w:val="Normal"/>
    <w:next w:val="Normal"/>
    <w:autoRedefine/>
    <w:uiPriority w:val="39"/>
    <w:rsid w:val="003D4CAD"/>
    <w:pPr>
      <w:ind w:left="400"/>
    </w:pPr>
  </w:style>
  <w:style w:type="paragraph" w:styleId="TOC4">
    <w:name w:val="toc 4"/>
    <w:basedOn w:val="Normal"/>
    <w:next w:val="Normal"/>
    <w:autoRedefine/>
    <w:uiPriority w:val="39"/>
    <w:rsid w:val="000E5873"/>
    <w:pPr>
      <w:ind w:left="600"/>
    </w:pPr>
  </w:style>
  <w:style w:type="paragraph" w:styleId="TOC5">
    <w:name w:val="toc 5"/>
    <w:basedOn w:val="Normal"/>
    <w:next w:val="Normal"/>
    <w:autoRedefine/>
    <w:uiPriority w:val="39"/>
    <w:rsid w:val="000E5873"/>
    <w:pPr>
      <w:ind w:left="800"/>
    </w:pPr>
  </w:style>
  <w:style w:type="paragraph" w:styleId="TOC6">
    <w:name w:val="toc 6"/>
    <w:basedOn w:val="Normal"/>
    <w:next w:val="Normal"/>
    <w:autoRedefine/>
    <w:uiPriority w:val="39"/>
    <w:rsid w:val="0063767F"/>
    <w:pPr>
      <w:ind w:left="1000"/>
    </w:pPr>
    <w:rPr>
      <w:rFonts w:ascii="Times New Roman" w:hAnsi="Times New Roman"/>
    </w:rPr>
  </w:style>
  <w:style w:type="paragraph" w:styleId="TOC7">
    <w:name w:val="toc 7"/>
    <w:basedOn w:val="Normal"/>
    <w:next w:val="Normal"/>
    <w:autoRedefine/>
    <w:uiPriority w:val="39"/>
    <w:rsid w:val="0063767F"/>
    <w:pPr>
      <w:ind w:left="1200"/>
    </w:pPr>
    <w:rPr>
      <w:rFonts w:ascii="Times New Roman" w:hAnsi="Times New Roman"/>
    </w:rPr>
  </w:style>
  <w:style w:type="paragraph" w:styleId="TOC8">
    <w:name w:val="toc 8"/>
    <w:basedOn w:val="Normal"/>
    <w:next w:val="Normal"/>
    <w:autoRedefine/>
    <w:uiPriority w:val="39"/>
    <w:rsid w:val="0063767F"/>
    <w:pPr>
      <w:ind w:left="1400"/>
    </w:pPr>
    <w:rPr>
      <w:rFonts w:ascii="Times New Roman" w:hAnsi="Times New Roman"/>
    </w:rPr>
  </w:style>
  <w:style w:type="paragraph" w:styleId="TOC9">
    <w:name w:val="toc 9"/>
    <w:basedOn w:val="Normal"/>
    <w:next w:val="Normal"/>
    <w:autoRedefine/>
    <w:uiPriority w:val="39"/>
    <w:rsid w:val="0063767F"/>
    <w:pPr>
      <w:ind w:left="1600"/>
    </w:pPr>
    <w:rPr>
      <w:rFonts w:ascii="Times New Roman" w:hAnsi="Times New Roman"/>
    </w:rPr>
  </w:style>
  <w:style w:type="paragraph" w:styleId="DocumentMap">
    <w:name w:val="Document Map"/>
    <w:basedOn w:val="Normal"/>
    <w:link w:val="DocumentMapChar"/>
    <w:uiPriority w:val="99"/>
    <w:semiHidden/>
    <w:rsid w:val="0063767F"/>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B40776"/>
    <w:rPr>
      <w:rFonts w:cs="Times New Roman"/>
      <w:sz w:val="2"/>
      <w:lang w:eastAsia="en-US"/>
    </w:rPr>
  </w:style>
  <w:style w:type="character" w:styleId="Hyperlink">
    <w:name w:val="Hyperlink"/>
    <w:basedOn w:val="DefaultParagraphFont"/>
    <w:uiPriority w:val="99"/>
    <w:rsid w:val="00D624E9"/>
    <w:rPr>
      <w:rFonts w:ascii="Calibri" w:hAnsi="Calibri" w:cs="Times New Roman"/>
      <w:color w:val="0000FF"/>
      <w:sz w:val="20"/>
      <w:u w:val="none"/>
    </w:rPr>
  </w:style>
  <w:style w:type="table" w:styleId="TableGrid">
    <w:name w:val="Table Grid"/>
    <w:aliases w:val="Orange Table"/>
    <w:basedOn w:val="TableNormal"/>
    <w:rsid w:val="00114621"/>
    <w:rPr>
      <w:rFonts w:ascii="Arial" w:hAnsi="Arial"/>
      <w:sz w:val="20"/>
      <w:szCs w:val="20"/>
    </w:rPr>
    <w:tblPr>
      <w:tblInd w:w="0" w:type="dxa"/>
      <w:tblCellMar>
        <w:top w:w="57" w:type="dxa"/>
        <w:left w:w="108" w:type="dxa"/>
        <w:bottom w:w="57" w:type="dxa"/>
        <w:right w:w="108" w:type="dxa"/>
      </w:tblCellMar>
    </w:tblPr>
  </w:style>
  <w:style w:type="character" w:styleId="CommentReference">
    <w:name w:val="annotation reference"/>
    <w:basedOn w:val="DefaultParagraphFont"/>
    <w:uiPriority w:val="99"/>
    <w:semiHidden/>
    <w:rsid w:val="00CD78CE"/>
    <w:rPr>
      <w:rFonts w:cs="Times New Roman"/>
      <w:sz w:val="16"/>
      <w:szCs w:val="16"/>
    </w:rPr>
  </w:style>
  <w:style w:type="paragraph" w:styleId="CommentText">
    <w:name w:val="annotation text"/>
    <w:basedOn w:val="Normal"/>
    <w:link w:val="CommentTextChar"/>
    <w:uiPriority w:val="99"/>
    <w:semiHidden/>
    <w:rsid w:val="00CD78CE"/>
  </w:style>
  <w:style w:type="character" w:customStyle="1" w:styleId="CommentTextChar">
    <w:name w:val="Comment Text Char"/>
    <w:basedOn w:val="DefaultParagraphFont"/>
    <w:link w:val="CommentText"/>
    <w:uiPriority w:val="99"/>
    <w:semiHidden/>
    <w:locked/>
    <w:rsid w:val="00B40776"/>
    <w:rPr>
      <w:rFonts w:ascii="Calibri" w:hAnsi="Calibri" w:cs="Times New Roman"/>
      <w:sz w:val="20"/>
      <w:szCs w:val="20"/>
      <w:lang w:eastAsia="en-US"/>
    </w:rPr>
  </w:style>
  <w:style w:type="paragraph" w:styleId="CommentSubject">
    <w:name w:val="annotation subject"/>
    <w:basedOn w:val="CommentText"/>
    <w:next w:val="CommentText"/>
    <w:link w:val="CommentSubjectChar"/>
    <w:uiPriority w:val="99"/>
    <w:semiHidden/>
    <w:rsid w:val="00CD78CE"/>
    <w:rPr>
      <w:b/>
      <w:bCs/>
    </w:rPr>
  </w:style>
  <w:style w:type="character" w:customStyle="1" w:styleId="CommentSubjectChar">
    <w:name w:val="Comment Subject Char"/>
    <w:basedOn w:val="CommentTextChar"/>
    <w:link w:val="CommentSubject"/>
    <w:uiPriority w:val="99"/>
    <w:semiHidden/>
    <w:locked/>
    <w:rsid w:val="00B40776"/>
    <w:rPr>
      <w:rFonts w:ascii="Calibri" w:hAnsi="Calibri" w:cs="Times New Roman"/>
      <w:b/>
      <w:bCs/>
      <w:sz w:val="20"/>
      <w:szCs w:val="20"/>
      <w:lang w:eastAsia="en-US"/>
    </w:rPr>
  </w:style>
  <w:style w:type="paragraph" w:customStyle="1" w:styleId="DocumentHeader">
    <w:name w:val="Document Header"/>
    <w:basedOn w:val="Normal"/>
    <w:uiPriority w:val="99"/>
    <w:rsid w:val="00F8761E"/>
    <w:pPr>
      <w:jc w:val="center"/>
    </w:pPr>
    <w:rPr>
      <w:b/>
      <w:sz w:val="36"/>
    </w:rPr>
  </w:style>
  <w:style w:type="paragraph" w:customStyle="1" w:styleId="TableHeader">
    <w:name w:val="Table Header"/>
    <w:basedOn w:val="Normal"/>
    <w:uiPriority w:val="99"/>
    <w:rsid w:val="009F4154"/>
    <w:rPr>
      <w:b/>
      <w:bCs/>
      <w:color w:val="FFFFFF"/>
      <w:sz w:val="16"/>
    </w:rPr>
  </w:style>
  <w:style w:type="paragraph" w:customStyle="1" w:styleId="TableBody">
    <w:name w:val="Table Body"/>
    <w:basedOn w:val="Normal"/>
    <w:uiPriority w:val="99"/>
    <w:rsid w:val="001C7717"/>
    <w:rPr>
      <w:b/>
      <w:sz w:val="16"/>
    </w:rPr>
  </w:style>
  <w:style w:type="paragraph" w:customStyle="1" w:styleId="Normal-BulletCompact">
    <w:name w:val="Normal - Bullet Compact"/>
    <w:basedOn w:val="ListParagraph"/>
    <w:qFormat/>
    <w:rsid w:val="00B50A3C"/>
    <w:pPr>
      <w:numPr>
        <w:numId w:val="30"/>
      </w:numPr>
      <w:spacing w:before="20" w:after="20"/>
      <w:ind w:left="511" w:hanging="227"/>
    </w:pPr>
  </w:style>
  <w:style w:type="paragraph" w:styleId="Caption">
    <w:name w:val="caption"/>
    <w:basedOn w:val="Normal"/>
    <w:next w:val="Normal"/>
    <w:link w:val="CaptionChar"/>
    <w:qFormat/>
    <w:rsid w:val="00E7500C"/>
    <w:rPr>
      <w:b/>
      <w:bCs/>
      <w:sz w:val="16"/>
    </w:rPr>
  </w:style>
  <w:style w:type="character" w:customStyle="1" w:styleId="CaptionChar">
    <w:name w:val="Caption Char"/>
    <w:basedOn w:val="DefaultParagraphFont"/>
    <w:link w:val="Caption"/>
    <w:locked/>
    <w:rsid w:val="00CE72A0"/>
    <w:rPr>
      <w:rFonts w:ascii="Verdana" w:hAnsi="Verdana" w:cs="Times New Roman"/>
      <w:b/>
      <w:bCs/>
      <w:sz w:val="16"/>
      <w:lang w:val="en-GB" w:eastAsia="en-US" w:bidi="ar-SA"/>
    </w:rPr>
  </w:style>
  <w:style w:type="character" w:styleId="FollowedHyperlink">
    <w:name w:val="FollowedHyperlink"/>
    <w:basedOn w:val="DefaultParagraphFont"/>
    <w:uiPriority w:val="99"/>
    <w:rsid w:val="00947BFA"/>
    <w:rPr>
      <w:rFonts w:cs="Times New Roman"/>
      <w:color w:val="800080"/>
      <w:u w:val="single"/>
    </w:rPr>
  </w:style>
  <w:style w:type="paragraph" w:customStyle="1" w:styleId="UseCaseFlow">
    <w:name w:val="Use Case Flow"/>
    <w:basedOn w:val="Normal"/>
    <w:autoRedefine/>
    <w:uiPriority w:val="99"/>
    <w:rsid w:val="00796A09"/>
    <w:pPr>
      <w:keepLines/>
      <w:numPr>
        <w:numId w:val="4"/>
      </w:numPr>
      <w:spacing w:after="100"/>
    </w:pPr>
    <w:rPr>
      <w:rFonts w:ascii="Arial" w:hAnsi="Arial"/>
    </w:rPr>
  </w:style>
  <w:style w:type="paragraph" w:customStyle="1" w:styleId="TableContents">
    <w:name w:val="Table Contents"/>
    <w:basedOn w:val="BodyText"/>
    <w:next w:val="Normal"/>
    <w:uiPriority w:val="99"/>
    <w:rsid w:val="00FB0CD5"/>
    <w:pPr>
      <w:widowControl w:val="0"/>
      <w:suppressLineNumbers/>
      <w:suppressAutoHyphens/>
      <w:spacing w:after="0"/>
    </w:pPr>
    <w:rPr>
      <w:rFonts w:ascii="Arial" w:hAnsi="Arial" w:cs="Tahoma"/>
      <w:sz w:val="18"/>
      <w:szCs w:val="24"/>
    </w:rPr>
  </w:style>
  <w:style w:type="paragraph" w:customStyle="1" w:styleId="UCLevel2Numbering">
    <w:name w:val="UC Level 2 Numbering"/>
    <w:basedOn w:val="Normal"/>
    <w:uiPriority w:val="99"/>
    <w:rsid w:val="00FB0CD5"/>
    <w:pPr>
      <w:numPr>
        <w:ilvl w:val="1"/>
        <w:numId w:val="2"/>
      </w:numPr>
      <w:tabs>
        <w:tab w:val="left" w:pos="851"/>
      </w:tabs>
      <w:spacing w:after="120"/>
    </w:pPr>
    <w:rPr>
      <w:rFonts w:ascii="Arial" w:hAnsi="Arial"/>
    </w:rPr>
  </w:style>
  <w:style w:type="paragraph" w:customStyle="1" w:styleId="UCOutlineNumberingLevel1">
    <w:name w:val="UC Outline Numbering Level 1"/>
    <w:basedOn w:val="Normal"/>
    <w:link w:val="UCOutlineNumberingLevel1Char"/>
    <w:uiPriority w:val="99"/>
    <w:rsid w:val="00FB0CD5"/>
    <w:pPr>
      <w:numPr>
        <w:numId w:val="2"/>
      </w:numPr>
      <w:spacing w:after="120"/>
    </w:pPr>
    <w:rPr>
      <w:rFonts w:ascii="Arial" w:hAnsi="Arial"/>
    </w:rPr>
  </w:style>
  <w:style w:type="paragraph" w:customStyle="1" w:styleId="UCOutlineindent">
    <w:name w:val="UC Outline indent"/>
    <w:basedOn w:val="UCLevel2Numbering"/>
    <w:link w:val="UCOutlineindentChar"/>
    <w:uiPriority w:val="99"/>
    <w:rsid w:val="00FB0CD5"/>
    <w:pPr>
      <w:numPr>
        <w:ilvl w:val="0"/>
        <w:numId w:val="1"/>
      </w:numPr>
      <w:ind w:left="873" w:hanging="516"/>
    </w:pPr>
  </w:style>
  <w:style w:type="paragraph" w:customStyle="1" w:styleId="UCoutlinenonumber">
    <w:name w:val="UC outline no number"/>
    <w:basedOn w:val="UCOutlineNumberingLevel1"/>
    <w:uiPriority w:val="99"/>
    <w:rsid w:val="00FB0CD5"/>
    <w:pPr>
      <w:numPr>
        <w:numId w:val="0"/>
      </w:numPr>
      <w:ind w:left="357"/>
    </w:pPr>
  </w:style>
  <w:style w:type="character" w:customStyle="1" w:styleId="UCOutlineNumberingLevel1Char">
    <w:name w:val="UC Outline Numbering Level 1 Char"/>
    <w:basedOn w:val="DefaultParagraphFont"/>
    <w:link w:val="UCOutlineNumberingLevel1"/>
    <w:uiPriority w:val="99"/>
    <w:locked/>
    <w:rsid w:val="00FB0CD5"/>
    <w:rPr>
      <w:rFonts w:ascii="Arial" w:eastAsia="Calibri" w:hAnsi="Arial"/>
      <w:sz w:val="20"/>
      <w:lang w:eastAsia="en-US"/>
    </w:rPr>
  </w:style>
  <w:style w:type="character" w:customStyle="1" w:styleId="UCOutlineindentChar">
    <w:name w:val="UC Outline indent Char"/>
    <w:basedOn w:val="DefaultParagraphFont"/>
    <w:link w:val="UCOutlineindent"/>
    <w:uiPriority w:val="99"/>
    <w:locked/>
    <w:rsid w:val="00FB0CD5"/>
    <w:rPr>
      <w:rFonts w:ascii="Arial" w:eastAsia="Calibri" w:hAnsi="Arial"/>
      <w:sz w:val="20"/>
      <w:lang w:eastAsia="en-US"/>
    </w:rPr>
  </w:style>
  <w:style w:type="paragraph" w:styleId="BodyText">
    <w:name w:val="Body Text"/>
    <w:basedOn w:val="Normal"/>
    <w:link w:val="BodyTextChar"/>
    <w:uiPriority w:val="99"/>
    <w:rsid w:val="00FB0CD5"/>
    <w:pPr>
      <w:spacing w:after="120"/>
    </w:pPr>
  </w:style>
  <w:style w:type="character" w:customStyle="1" w:styleId="BodyTextChar">
    <w:name w:val="Body Text Char"/>
    <w:basedOn w:val="DefaultParagraphFont"/>
    <w:link w:val="BodyText"/>
    <w:uiPriority w:val="99"/>
    <w:semiHidden/>
    <w:locked/>
    <w:rsid w:val="00B40776"/>
    <w:rPr>
      <w:rFonts w:ascii="Calibri" w:hAnsi="Calibri" w:cs="Times New Roman"/>
      <w:sz w:val="20"/>
      <w:szCs w:val="20"/>
      <w:lang w:eastAsia="en-US"/>
    </w:rPr>
  </w:style>
  <w:style w:type="paragraph" w:customStyle="1" w:styleId="TableBullet">
    <w:name w:val="Table Bullet"/>
    <w:basedOn w:val="Normal"/>
    <w:uiPriority w:val="99"/>
    <w:rsid w:val="008168A1"/>
    <w:pPr>
      <w:numPr>
        <w:numId w:val="3"/>
      </w:numPr>
    </w:pPr>
  </w:style>
  <w:style w:type="character" w:customStyle="1" w:styleId="Style8pt">
    <w:name w:val="Style 8 pt"/>
    <w:basedOn w:val="DefaultParagraphFont"/>
    <w:uiPriority w:val="99"/>
    <w:rsid w:val="00777EED"/>
    <w:rPr>
      <w:rFonts w:cs="Times New Roman"/>
      <w:spacing w:val="-20"/>
      <w:w w:val="100"/>
      <w:position w:val="0"/>
      <w:sz w:val="16"/>
    </w:rPr>
  </w:style>
  <w:style w:type="character" w:styleId="PageNumber">
    <w:name w:val="page number"/>
    <w:basedOn w:val="DefaultParagraphFont"/>
    <w:uiPriority w:val="99"/>
    <w:rsid w:val="00533B3B"/>
    <w:rPr>
      <w:rFonts w:cs="Times New Roman"/>
    </w:rPr>
  </w:style>
  <w:style w:type="paragraph" w:styleId="TableofFigures">
    <w:name w:val="table of figures"/>
    <w:basedOn w:val="Normal"/>
    <w:next w:val="Normal"/>
    <w:uiPriority w:val="99"/>
    <w:rsid w:val="003D4CAD"/>
    <w:rPr>
      <w:i/>
      <w:iCs/>
    </w:rPr>
  </w:style>
  <w:style w:type="paragraph" w:customStyle="1" w:styleId="CodeBlock">
    <w:name w:val="Code Block"/>
    <w:basedOn w:val="Normal"/>
    <w:qFormat/>
    <w:rsid w:val="00B02B83"/>
    <w:pPr>
      <w:pBdr>
        <w:top w:val="dashSmallGap" w:sz="4" w:space="1" w:color="D9D9D9" w:themeColor="background1" w:themeShade="D9"/>
        <w:left w:val="dashSmallGap" w:sz="4" w:space="4" w:color="D9D9D9" w:themeColor="background1" w:themeShade="D9"/>
        <w:bottom w:val="dashSmallGap" w:sz="4" w:space="1" w:color="D9D9D9" w:themeColor="background1" w:themeShade="D9"/>
        <w:right w:val="dashSmallGap" w:sz="4" w:space="4" w:color="D9D9D9" w:themeColor="background1" w:themeShade="D9"/>
      </w:pBdr>
      <w:shd w:val="clear" w:color="auto" w:fill="F8F8F8"/>
      <w:ind w:left="284" w:right="284"/>
    </w:pPr>
    <w:rPr>
      <w:rFonts w:ascii="Lucida Console" w:hAnsi="Lucida Console"/>
      <w:noProof/>
      <w:color w:val="17365D" w:themeColor="text2" w:themeShade="BF"/>
      <w:sz w:val="18"/>
    </w:rPr>
  </w:style>
  <w:style w:type="table" w:styleId="TableGrid5">
    <w:name w:val="Table Grid 5"/>
    <w:basedOn w:val="TableNormal"/>
    <w:uiPriority w:val="99"/>
    <w:rsid w:val="00F075A7"/>
    <w:pPr>
      <w:spacing w:after="120"/>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TableHeaderGrey">
    <w:name w:val="Table Header (Grey)"/>
    <w:basedOn w:val="TableTheme"/>
    <w:uiPriority w:val="99"/>
    <w:rsid w:val="004A4158"/>
    <w:rPr>
      <w:rFonts w:ascii="Verdana" w:hAnsi="Verdana"/>
      <w:b/>
      <w:sz w:val="16"/>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rPr>
        <w:rFonts w:ascii="Calibri" w:hAnsi="Calibri" w:cs="Times New Roman"/>
        <w:b/>
        <w:color w:val="FFFFFF"/>
        <w:sz w:val="16"/>
      </w:rPr>
      <w:tblPr/>
      <w:tcPr>
        <w:shd w:val="clear" w:color="auto" w:fill="666666"/>
      </w:tcPr>
    </w:tblStylePr>
  </w:style>
  <w:style w:type="table" w:customStyle="1" w:styleId="TableBodyGrey">
    <w:name w:val="Table Body (Grey)"/>
    <w:basedOn w:val="TableTheme"/>
    <w:uiPriority w:val="99"/>
    <w:rsid w:val="004A4158"/>
    <w:rPr>
      <w:rFonts w:ascii="Verdana" w:hAnsi="Verdana"/>
      <w:sz w:val="16"/>
    </w:rPr>
    <w:tblPr>
      <w:tblStyleRowBandSize w:val="1"/>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0" w:type="dxa"/>
        <w:left w:w="108" w:type="dxa"/>
        <w:bottom w:w="0" w:type="dxa"/>
        <w:right w:w="108" w:type="dxa"/>
      </w:tblCellMar>
    </w:tblPr>
  </w:style>
  <w:style w:type="table" w:styleId="TableGrid3">
    <w:name w:val="Table Grid 3"/>
    <w:aliases w:val="Table Grey"/>
    <w:basedOn w:val="TableNormal"/>
    <w:uiPriority w:val="99"/>
    <w:rsid w:val="00B97159"/>
    <w:rPr>
      <w:rFonts w:ascii="Calibri" w:hAnsi="Calibri"/>
      <w:sz w:val="20"/>
      <w:szCs w:val="20"/>
    </w:rPr>
    <w:tblPr>
      <w:tblInd w:w="0" w:type="dxa"/>
      <w:tblCellMar>
        <w:top w:w="0" w:type="dxa"/>
        <w:left w:w="108" w:type="dxa"/>
        <w:bottom w:w="0" w:type="dxa"/>
        <w:right w:w="108" w:type="dxa"/>
      </w:tblCellMar>
    </w:tblPr>
    <w:tblStylePr w:type="firstRow">
      <w:rPr>
        <w:rFonts w:cs="Times New Roman"/>
      </w:rPr>
      <w:tblPr/>
      <w:tcPr>
        <w:tcBorders>
          <w:top w:val="nil"/>
          <w:left w:val="nil"/>
          <w:bottom w:val="nil"/>
          <w:right w:val="nil"/>
          <w:insideH w:val="nil"/>
          <w:insideV w:val="nil"/>
          <w:tl2br w:val="nil"/>
          <w:tr2bl w:val="nil"/>
        </w:tcBorders>
        <w:shd w:val="pct30" w:color="FFFF00" w:fill="auto"/>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rsid w:val="004A415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aliases w:val="Table SD Grey"/>
    <w:basedOn w:val="TableNormal"/>
    <w:uiPriority w:val="99"/>
    <w:rsid w:val="00865CDC"/>
    <w:rPr>
      <w:rFonts w:ascii="Calibri" w:hAnsi="Calibri"/>
      <w:sz w:val="20"/>
      <w:szCs w:val="20"/>
    </w:rPr>
    <w:tblPr>
      <w:tblStyleRowBandSize w:val="2"/>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0" w:type="dxa"/>
        <w:left w:w="108" w:type="dxa"/>
        <w:bottom w:w="0" w:type="dxa"/>
        <w:right w:w="108" w:type="dxa"/>
      </w:tblCellMar>
    </w:tblPr>
    <w:tblStylePr w:type="firstRow">
      <w:rPr>
        <w:rFonts w:cs="Times New Roman"/>
        <w:b/>
        <w:color w:val="FFFFFF"/>
      </w:rPr>
      <w:tblPr/>
      <w:trPr>
        <w:tblHeader/>
      </w:trPr>
      <w:tcPr>
        <w:tcBorders>
          <w:bottom w:val="single" w:sz="12" w:space="0" w:color="000000"/>
        </w:tcBorders>
        <w:shd w:val="solid" w:color="808080" w:fill="FFFFFF"/>
      </w:tcPr>
    </w:tblStylePr>
    <w:tblStylePr w:type="firstCol">
      <w:rPr>
        <w:rFonts w:cs="Times New Roman"/>
      </w:rPr>
      <w:tblPr/>
      <w:tcPr>
        <w:shd w:val="clear" w:color="auto" w:fill="F3F3F3"/>
      </w:tcPr>
    </w:tblStylePr>
  </w:style>
  <w:style w:type="table" w:styleId="TableList3">
    <w:name w:val="Table List 3"/>
    <w:basedOn w:val="TableNormal"/>
    <w:uiPriority w:val="99"/>
    <w:rsid w:val="002B1AB4"/>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customStyle="1" w:styleId="m">
    <w:name w:val="m"/>
    <w:basedOn w:val="DefaultParagraphFont"/>
    <w:uiPriority w:val="99"/>
    <w:rsid w:val="002B7FEB"/>
    <w:rPr>
      <w:rFonts w:cs="Times New Roman"/>
    </w:rPr>
  </w:style>
  <w:style w:type="character" w:customStyle="1" w:styleId="pi">
    <w:name w:val="pi"/>
    <w:basedOn w:val="DefaultParagraphFont"/>
    <w:uiPriority w:val="99"/>
    <w:rsid w:val="002B7FEB"/>
    <w:rPr>
      <w:rFonts w:cs="Times New Roman"/>
    </w:rPr>
  </w:style>
  <w:style w:type="character" w:customStyle="1" w:styleId="t">
    <w:name w:val="t"/>
    <w:basedOn w:val="DefaultParagraphFont"/>
    <w:uiPriority w:val="99"/>
    <w:rsid w:val="002B7FEB"/>
    <w:rPr>
      <w:rFonts w:cs="Times New Roman"/>
    </w:rPr>
  </w:style>
  <w:style w:type="character" w:styleId="Strong">
    <w:name w:val="Strong"/>
    <w:basedOn w:val="DefaultParagraphFont"/>
    <w:uiPriority w:val="99"/>
    <w:qFormat/>
    <w:rsid w:val="002B7FEB"/>
    <w:rPr>
      <w:rFonts w:cs="Times New Roman"/>
      <w:b/>
      <w:bCs/>
    </w:rPr>
  </w:style>
  <w:style w:type="character" w:customStyle="1" w:styleId="b">
    <w:name w:val="b"/>
    <w:basedOn w:val="DefaultParagraphFont"/>
    <w:uiPriority w:val="99"/>
    <w:rsid w:val="002B7FEB"/>
    <w:rPr>
      <w:rFonts w:cs="Times New Roman"/>
    </w:rPr>
  </w:style>
  <w:style w:type="character" w:styleId="Emphasis">
    <w:name w:val="Emphasis"/>
    <w:basedOn w:val="DefaultParagraphFont"/>
    <w:uiPriority w:val="99"/>
    <w:qFormat/>
    <w:rsid w:val="00CC1147"/>
    <w:rPr>
      <w:rFonts w:cs="Times New Roman"/>
      <w:i/>
      <w:iCs/>
    </w:rPr>
  </w:style>
  <w:style w:type="character" w:customStyle="1" w:styleId="CodeSnippet">
    <w:name w:val="Code Snippet"/>
    <w:basedOn w:val="DefaultParagraphFont"/>
    <w:uiPriority w:val="99"/>
    <w:rsid w:val="00CB10BA"/>
    <w:rPr>
      <w:rFonts w:ascii="Lucida Console" w:hAnsi="Lucida Console" w:cs="Times New Roman"/>
      <w:sz w:val="16"/>
    </w:rPr>
  </w:style>
  <w:style w:type="character" w:customStyle="1" w:styleId="CodeSnippetBlue">
    <w:name w:val="Code Snippet (Blue)"/>
    <w:basedOn w:val="DefaultParagraphFont"/>
    <w:uiPriority w:val="99"/>
    <w:rsid w:val="00CB10BA"/>
    <w:rPr>
      <w:rFonts w:ascii="Lucida Console" w:hAnsi="Lucida Console" w:cs="Times New Roman"/>
      <w:color w:val="0000FF"/>
      <w:sz w:val="16"/>
    </w:rPr>
  </w:style>
  <w:style w:type="character" w:customStyle="1" w:styleId="CodeSnippetBold">
    <w:name w:val="Code Snippet (Bold)"/>
    <w:basedOn w:val="DefaultParagraphFont"/>
    <w:uiPriority w:val="99"/>
    <w:rsid w:val="00CB10BA"/>
    <w:rPr>
      <w:rFonts w:ascii="Lucida Console" w:hAnsi="Lucida Console" w:cs="Times New Roman"/>
      <w:b/>
      <w:bCs/>
      <w:sz w:val="16"/>
    </w:rPr>
  </w:style>
  <w:style w:type="character" w:customStyle="1" w:styleId="CodeSnippetGreen">
    <w:name w:val="Code Snippet (Green)"/>
    <w:basedOn w:val="DefaultParagraphFont"/>
    <w:uiPriority w:val="99"/>
    <w:rsid w:val="00CB10BA"/>
    <w:rPr>
      <w:rFonts w:ascii="Lucida Console" w:hAnsi="Lucida Console" w:cs="Times New Roman"/>
      <w:color w:val="990000"/>
      <w:sz w:val="16"/>
    </w:rPr>
  </w:style>
  <w:style w:type="paragraph" w:customStyle="1" w:styleId="BlockQuoteSimple">
    <w:name w:val="Block Quote Simple"/>
    <w:basedOn w:val="Normal"/>
    <w:uiPriority w:val="99"/>
    <w:rsid w:val="00AE5B07"/>
    <w:pPr>
      <w:ind w:left="720"/>
    </w:pPr>
    <w:rPr>
      <w:i/>
      <w:iCs/>
    </w:rPr>
  </w:style>
  <w:style w:type="paragraph" w:styleId="PlainText">
    <w:name w:val="Plain Text"/>
    <w:basedOn w:val="Normal"/>
    <w:link w:val="PlainTextChar"/>
    <w:uiPriority w:val="99"/>
    <w:rsid w:val="00220AEC"/>
    <w:pPr>
      <w:jc w:val="both"/>
    </w:pPr>
    <w:rPr>
      <w:rFonts w:ascii="Trebuchet MS" w:hAnsi="Trebuchet MS"/>
      <w:lang w:eastAsia="en-GB"/>
    </w:rPr>
  </w:style>
  <w:style w:type="character" w:customStyle="1" w:styleId="PlainTextChar">
    <w:name w:val="Plain Text Char"/>
    <w:basedOn w:val="DefaultParagraphFont"/>
    <w:link w:val="PlainText"/>
    <w:uiPriority w:val="99"/>
    <w:semiHidden/>
    <w:locked/>
    <w:rsid w:val="00B40776"/>
    <w:rPr>
      <w:rFonts w:ascii="Courier New" w:hAnsi="Courier New" w:cs="Courier New"/>
      <w:sz w:val="20"/>
      <w:szCs w:val="20"/>
      <w:lang w:eastAsia="en-US"/>
    </w:rPr>
  </w:style>
  <w:style w:type="paragraph" w:customStyle="1" w:styleId="TableTitlePage">
    <w:name w:val="Table Title Page"/>
    <w:basedOn w:val="Normal"/>
    <w:uiPriority w:val="99"/>
    <w:rsid w:val="00B97159"/>
  </w:style>
  <w:style w:type="paragraph" w:styleId="FootnoteText">
    <w:name w:val="footnote text"/>
    <w:basedOn w:val="Normal"/>
    <w:link w:val="FootnoteTextChar"/>
    <w:uiPriority w:val="99"/>
    <w:semiHidden/>
    <w:rsid w:val="00D67CB4"/>
  </w:style>
  <w:style w:type="character" w:customStyle="1" w:styleId="FootnoteTextChar">
    <w:name w:val="Footnote Text Char"/>
    <w:basedOn w:val="DefaultParagraphFont"/>
    <w:link w:val="FootnoteText"/>
    <w:uiPriority w:val="99"/>
    <w:semiHidden/>
    <w:locked/>
    <w:rsid w:val="00B40776"/>
    <w:rPr>
      <w:rFonts w:ascii="Calibri" w:hAnsi="Calibri" w:cs="Times New Roman"/>
      <w:sz w:val="20"/>
      <w:szCs w:val="20"/>
      <w:lang w:eastAsia="en-US"/>
    </w:rPr>
  </w:style>
  <w:style w:type="character" w:styleId="FootnoteReference">
    <w:name w:val="footnote reference"/>
    <w:basedOn w:val="DefaultParagraphFont"/>
    <w:uiPriority w:val="99"/>
    <w:semiHidden/>
    <w:rsid w:val="00D67CB4"/>
    <w:rPr>
      <w:rFonts w:cs="Times New Roman"/>
      <w:vertAlign w:val="superscript"/>
    </w:rPr>
  </w:style>
  <w:style w:type="paragraph" w:customStyle="1" w:styleId="FWCode">
    <w:name w:val="FW Code"/>
    <w:basedOn w:val="Normal"/>
    <w:link w:val="FWCodeChar"/>
    <w:uiPriority w:val="99"/>
    <w:rsid w:val="00174784"/>
    <w:rPr>
      <w:rFonts w:ascii="Consolas" w:hAnsi="Consolas"/>
      <w:sz w:val="16"/>
      <w:szCs w:val="16"/>
    </w:rPr>
  </w:style>
  <w:style w:type="character" w:customStyle="1" w:styleId="FWCodeChar">
    <w:name w:val="FW Code Char"/>
    <w:basedOn w:val="DefaultParagraphFont"/>
    <w:link w:val="FWCode"/>
    <w:uiPriority w:val="99"/>
    <w:locked/>
    <w:rsid w:val="00174784"/>
    <w:rPr>
      <w:rFonts w:ascii="Consolas" w:hAnsi="Consolas" w:cs="Times New Roman"/>
      <w:sz w:val="16"/>
      <w:szCs w:val="16"/>
      <w:lang w:val="en-GB" w:eastAsia="en-US" w:bidi="ar-SA"/>
    </w:rPr>
  </w:style>
  <w:style w:type="character" w:customStyle="1" w:styleId="TableComments">
    <w:name w:val="Table Comments"/>
    <w:basedOn w:val="DefaultParagraphFont"/>
    <w:uiPriority w:val="99"/>
    <w:rsid w:val="00174784"/>
    <w:rPr>
      <w:rFonts w:cs="Times New Roman"/>
      <w:i/>
      <w:iCs/>
      <w:sz w:val="16"/>
    </w:rPr>
  </w:style>
  <w:style w:type="character" w:customStyle="1" w:styleId="TemplateObject">
    <w:name w:val="Template Object"/>
    <w:basedOn w:val="DefaultParagraphFont"/>
    <w:uiPriority w:val="99"/>
    <w:rsid w:val="00174784"/>
    <w:rPr>
      <w:rFonts w:cs="Times New Roman"/>
      <w:b/>
      <w:bCs/>
      <w:color w:val="FF0000"/>
    </w:rPr>
  </w:style>
  <w:style w:type="character" w:customStyle="1" w:styleId="Style18pt">
    <w:name w:val="Style 18 pt"/>
    <w:basedOn w:val="DefaultParagraphFont"/>
    <w:uiPriority w:val="99"/>
    <w:rsid w:val="0063595C"/>
    <w:rPr>
      <w:rFonts w:cs="Times New Roman"/>
      <w:sz w:val="32"/>
    </w:rPr>
  </w:style>
  <w:style w:type="character" w:customStyle="1" w:styleId="FirstPageHeader">
    <w:name w:val="First Page Header"/>
    <w:basedOn w:val="DefaultParagraphFont"/>
    <w:uiPriority w:val="99"/>
    <w:rsid w:val="0063595C"/>
    <w:rPr>
      <w:rFonts w:cs="Times New Roman"/>
      <w:sz w:val="36"/>
    </w:rPr>
  </w:style>
  <w:style w:type="paragraph" w:customStyle="1" w:styleId="FirstPageSubHeader">
    <w:name w:val="First Page Sub Header"/>
    <w:basedOn w:val="Normal"/>
    <w:autoRedefine/>
    <w:uiPriority w:val="99"/>
    <w:rsid w:val="003A3864"/>
    <w:pPr>
      <w:jc w:val="right"/>
    </w:pPr>
    <w:rPr>
      <w:sz w:val="32"/>
    </w:rPr>
  </w:style>
  <w:style w:type="paragraph" w:styleId="ListParagraph">
    <w:name w:val="List Paragraph"/>
    <w:basedOn w:val="Normal"/>
    <w:uiPriority w:val="34"/>
    <w:qFormat/>
    <w:rsid w:val="00B50A3C"/>
    <w:pPr>
      <w:spacing w:before="80" w:after="80"/>
      <w:ind w:left="720"/>
    </w:pPr>
  </w:style>
  <w:style w:type="numbering" w:customStyle="1" w:styleId="StyleNumbered1">
    <w:name w:val="Style Numbered 1"/>
    <w:rsid w:val="00DA6102"/>
    <w:pPr>
      <w:numPr>
        <w:numId w:val="5"/>
      </w:numPr>
    </w:pPr>
  </w:style>
  <w:style w:type="paragraph" w:styleId="Revision">
    <w:name w:val="Revision"/>
    <w:hidden/>
    <w:uiPriority w:val="99"/>
    <w:semiHidden/>
    <w:rsid w:val="00D72067"/>
    <w:rPr>
      <w:rFonts w:ascii="Calibri" w:hAnsi="Calibri"/>
      <w:sz w:val="20"/>
      <w:szCs w:val="20"/>
      <w:lang w:eastAsia="en-US"/>
    </w:rPr>
  </w:style>
  <w:style w:type="table" w:styleId="MediumShading1-Accent3">
    <w:name w:val="Medium Shading 1 Accent 3"/>
    <w:basedOn w:val="TableNormal"/>
    <w:uiPriority w:val="63"/>
    <w:rsid w:val="000062E9"/>
    <w:rPr>
      <w:sz w:val="20"/>
      <w:szCs w:val="20"/>
      <w:lang w:val="es-ES" w:eastAsia="es-E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Default">
    <w:name w:val="Default"/>
    <w:rsid w:val="00245E6F"/>
    <w:pPr>
      <w:widowControl w:val="0"/>
      <w:autoSpaceDE w:val="0"/>
      <w:autoSpaceDN w:val="0"/>
      <w:adjustRightInd w:val="0"/>
    </w:pPr>
    <w:rPr>
      <w:rFonts w:ascii="Arial" w:hAnsi="Arial" w:cs="Arial"/>
      <w:color w:val="000000"/>
      <w:sz w:val="24"/>
      <w:szCs w:val="24"/>
      <w:lang w:val="en-US" w:eastAsia="en-US"/>
    </w:rPr>
  </w:style>
  <w:style w:type="table" w:styleId="LightShading-Accent1">
    <w:name w:val="Light Shading Accent 1"/>
    <w:basedOn w:val="TableNormal"/>
    <w:uiPriority w:val="60"/>
    <w:rsid w:val="00EE23B4"/>
    <w:rPr>
      <w:rFonts w:asciiTheme="minorHAnsi" w:eastAsiaTheme="minorHAnsi" w:hAnsiTheme="minorHAnsi" w:cstheme="minorBidi"/>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Subtle1">
    <w:name w:val="Table Subtle 1"/>
    <w:basedOn w:val="TableNormal"/>
    <w:locked/>
    <w:rsid w:val="00E649E3"/>
    <w:pPr>
      <w:jc w:val="both"/>
    </w:pPr>
    <w:rPr>
      <w:sz w:val="20"/>
      <w:szCs w:val="20"/>
      <w:lang w:val="es-ES" w:eastAsia="es-E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Bullet">
    <w:name w:val="List Bullet"/>
    <w:basedOn w:val="Normal"/>
    <w:uiPriority w:val="99"/>
    <w:unhideWhenUsed/>
    <w:locked/>
    <w:rsid w:val="0063407E"/>
    <w:pPr>
      <w:numPr>
        <w:numId w:val="33"/>
      </w:numPr>
      <w:spacing w:before="80" w:after="40"/>
      <w:ind w:left="357" w:hanging="357"/>
      <w:contextualSpacing/>
    </w:pPr>
  </w:style>
  <w:style w:type="paragraph" w:styleId="ListBullet2">
    <w:name w:val="List Bullet 2"/>
    <w:basedOn w:val="Normal"/>
    <w:uiPriority w:val="99"/>
    <w:unhideWhenUsed/>
    <w:locked/>
    <w:rsid w:val="0063407E"/>
    <w:pPr>
      <w:numPr>
        <w:numId w:val="32"/>
      </w:numPr>
      <w:spacing w:before="40" w:after="40"/>
      <w:ind w:left="641" w:hanging="357"/>
      <w:contextualSpacing/>
    </w:pPr>
  </w:style>
  <w:style w:type="paragraph" w:customStyle="1" w:styleId="NormalIndent1">
    <w:name w:val="Normal Indent1"/>
    <w:basedOn w:val="Normal"/>
    <w:qFormat/>
    <w:rsid w:val="00B110B1"/>
    <w:pPr>
      <w:ind w:left="284"/>
    </w:pPr>
  </w:style>
  <w:style w:type="character" w:customStyle="1" w:styleId="CodeSnippetBoxed">
    <w:name w:val="Code Snippet Boxed"/>
    <w:basedOn w:val="CodeSnippet"/>
    <w:uiPriority w:val="1"/>
    <w:qFormat/>
    <w:rsid w:val="006B31F9"/>
    <w:rPr>
      <w:rFonts w:ascii="Lucida Console" w:hAnsi="Lucida Console" w:cs="Times New Roman"/>
      <w:color w:val="0F243E" w:themeColor="text2" w:themeShade="80"/>
      <w:sz w:val="16"/>
      <w:bdr w:val="dashSmallGap" w:sz="4" w:space="0" w:color="D9D9D9" w:themeColor="background1" w:themeShade="D9"/>
      <w:shd w:val="clear" w:color="auto" w:fill="F8F8F8"/>
    </w:rPr>
  </w:style>
  <w:style w:type="character" w:customStyle="1" w:styleId="StyleLatinConsolasCustomColorRGB63127127">
    <w:name w:val="Style (Latin) Consolas Custom Color(RGB(63127127))"/>
    <w:basedOn w:val="DefaultParagraphFont"/>
    <w:rsid w:val="00E30B87"/>
    <w:rPr>
      <w:rFonts w:ascii="Consolas" w:hAnsi="Consolas"/>
      <w:color w:val="3F7F7F"/>
    </w:rPr>
  </w:style>
  <w:style w:type="character" w:customStyle="1" w:styleId="StyleLatinConsolasCustomColorRGB1270127">
    <w:name w:val="Style (Latin) Consolas Custom Color(RGB(1270127))"/>
    <w:basedOn w:val="DefaultParagraphFont"/>
    <w:rsid w:val="00E30B87"/>
    <w:rPr>
      <w:rFonts w:ascii="Consolas" w:hAnsi="Consolas"/>
      <w:color w:val="7F007F"/>
    </w:rPr>
  </w:style>
  <w:style w:type="table" w:customStyle="1" w:styleId="VMNoGridlines">
    <w:name w:val="VM_NoGridlines"/>
    <w:basedOn w:val="TableNormal"/>
    <w:uiPriority w:val="99"/>
    <w:rsid w:val="001A0AAC"/>
    <w:rPr>
      <w:rFonts w:ascii="Calibri" w:eastAsia="Calibri" w:hAnsi="Calibri"/>
      <w:sz w:val="20"/>
      <w:szCs w:val="20"/>
    </w:rPr>
    <w:tblPr>
      <w:tblInd w:w="0" w:type="dxa"/>
      <w:tblCellMar>
        <w:top w:w="0" w:type="dxa"/>
        <w:left w:w="108" w:type="dxa"/>
        <w:bottom w:w="0" w:type="dxa"/>
        <w:right w:w="108" w:type="dxa"/>
      </w:tblCellMar>
    </w:tblPr>
  </w:style>
  <w:style w:type="table" w:customStyle="1" w:styleId="VMTableWithHeader">
    <w:name w:val="VM_Table_With_Header"/>
    <w:basedOn w:val="TableNormal"/>
    <w:uiPriority w:val="99"/>
    <w:rsid w:val="001A0AAC"/>
    <w:rPr>
      <w:sz w:val="20"/>
      <w:szCs w:val="20"/>
    </w:rPr>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l2br w:val="nil"/>
          <w:tr2bl w:val="nil"/>
        </w:tcBorders>
        <w:shd w:val="clear" w:color="auto" w:fill="7F7F7F"/>
      </w:tcPr>
    </w:tblStylePr>
  </w:style>
  <w:style w:type="table" w:customStyle="1" w:styleId="VM-Shaded">
    <w:name w:val="VM-Shaded"/>
    <w:basedOn w:val="TableGrid"/>
    <w:uiPriority w:val="99"/>
    <w:rsid w:val="001A0AAC"/>
    <w:rPr>
      <w:rFonts w:ascii="Times New Roman" w:hAnsi="Times New Roman"/>
    </w:rPr>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6" w:space="0" w:color="A6A6A6"/>
          <w:left w:val="single" w:sz="6" w:space="0" w:color="A6A6A6"/>
          <w:bottom w:val="single" w:sz="6" w:space="0" w:color="A6A6A6"/>
          <w:right w:val="single" w:sz="6" w:space="0" w:color="A6A6A6"/>
          <w:insideH w:val="single" w:sz="6" w:space="0" w:color="A6A6A6"/>
          <w:insideV w:val="single" w:sz="6" w:space="0" w:color="A6A6A6"/>
          <w:tl2br w:val="nil"/>
          <w:tr2bl w:val="nil"/>
        </w:tcBorders>
        <w:shd w:val="clear" w:color="auto" w:fill="7F7F7F"/>
      </w:tcPr>
    </w:tblStylePr>
    <w:tblStylePr w:type="firstCol">
      <w:tblPr/>
      <w:tcPr>
        <w:tcBorders>
          <w:top w:val="single" w:sz="6" w:space="0" w:color="A6A6A6"/>
          <w:left w:val="single" w:sz="6" w:space="0" w:color="A6A6A6"/>
          <w:bottom w:val="single" w:sz="6" w:space="0" w:color="A6A6A6"/>
          <w:right w:val="single" w:sz="6" w:space="0" w:color="A6A6A6"/>
          <w:insideH w:val="nil"/>
          <w:insideV w:val="nil"/>
          <w:tl2br w:val="nil"/>
          <w:tr2bl w:val="nil"/>
        </w:tcBorders>
        <w:shd w:val="clear" w:color="auto" w:fill="F2F2F2"/>
      </w:tcPr>
    </w:tblStylePr>
  </w:style>
  <w:style w:type="table" w:customStyle="1" w:styleId="VMTableLeftTopHeader">
    <w:name w:val="VM_Table_Left_Top_Header"/>
    <w:basedOn w:val="VMTableWithHeader"/>
    <w:uiPriority w:val="99"/>
    <w:rsid w:val="001A0AAC"/>
    <w:tblPr>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85" w:type="dxa"/>
        <w:bottom w:w="0" w:type="dxa"/>
        <w:right w:w="85" w:type="dxa"/>
      </w:tblCellMar>
    </w:tblPr>
    <w:tblStylePr w:type="firstRow">
      <w:rPr>
        <w:color w:val="FFFFFF"/>
      </w:rPr>
      <w:tblPr/>
      <w:tcPr>
        <w:tcBorders>
          <w:top w:val="single" w:sz="4" w:space="0" w:color="A6A6A6"/>
          <w:left w:val="single" w:sz="4" w:space="0" w:color="A6A6A6"/>
          <w:bottom w:val="single" w:sz="4" w:space="0" w:color="A6A6A6"/>
          <w:right w:val="single" w:sz="4" w:space="0" w:color="A6A6A6"/>
          <w:insideH w:val="single" w:sz="4" w:space="0" w:color="A6A6A6"/>
          <w:insideV w:val="single" w:sz="4" w:space="0" w:color="A6A6A6"/>
          <w:tl2br w:val="nil"/>
          <w:tr2bl w:val="nil"/>
        </w:tcBorders>
        <w:shd w:val="clear" w:color="auto" w:fill="7F7F7F"/>
      </w:tcPr>
    </w:tblStylePr>
    <w:tblStylePr w:type="firstCol">
      <w:tblPr/>
      <w:tcPr>
        <w:shd w:val="clear" w:color="auto" w:fill="EAEAEA"/>
      </w:tcPr>
    </w:tblStylePr>
  </w:style>
  <w:style w:type="paragraph" w:customStyle="1" w:styleId="CodeBlockWithinCell">
    <w:name w:val="Code Block: Within Cell"/>
    <w:basedOn w:val="CodeBlock"/>
    <w:qFormat/>
    <w:rsid w:val="00B02B83"/>
    <w:pPr>
      <w:ind w:left="170" w:right="113"/>
      <w:textboxTightWrap w:val="allLines"/>
    </w:pPr>
    <w:rPr>
      <w:sz w:val="16"/>
      <w:szCs w:val="20"/>
    </w:rPr>
  </w:style>
  <w:style w:type="paragraph" w:customStyle="1" w:styleId="CommentBoxWithinCell">
    <w:name w:val="Comment Box: Within Cell"/>
    <w:basedOn w:val="Normal"/>
    <w:qFormat/>
    <w:rsid w:val="007C00C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CC"/>
      <w:tabs>
        <w:tab w:val="left" w:pos="2610"/>
      </w:tabs>
      <w:ind w:left="170" w:right="113"/>
    </w:pPr>
    <w:rPr>
      <w:noProof/>
      <w:sz w:val="16"/>
      <w:szCs w:val="16"/>
    </w:rPr>
  </w:style>
  <w:style w:type="paragraph" w:customStyle="1" w:styleId="CodeBlockWithinCellGreen">
    <w:name w:val="Code Block: Within Cell: Green"/>
    <w:basedOn w:val="CodeBlockWithinCell"/>
    <w:qFormat/>
    <w:rsid w:val="00B02B83"/>
    <w:pPr>
      <w:shd w:val="clear" w:color="auto" w:fill="E1FFE1"/>
    </w:pPr>
  </w:style>
  <w:style w:type="paragraph" w:styleId="ListBullet4">
    <w:name w:val="List Bullet 4"/>
    <w:basedOn w:val="Normal"/>
    <w:uiPriority w:val="99"/>
    <w:unhideWhenUsed/>
    <w:locked/>
    <w:rsid w:val="00065E9D"/>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1845">
      <w:bodyDiv w:val="1"/>
      <w:marLeft w:val="0"/>
      <w:marRight w:val="0"/>
      <w:marTop w:val="0"/>
      <w:marBottom w:val="0"/>
      <w:divBdr>
        <w:top w:val="none" w:sz="0" w:space="0" w:color="auto"/>
        <w:left w:val="none" w:sz="0" w:space="0" w:color="auto"/>
        <w:bottom w:val="none" w:sz="0" w:space="0" w:color="auto"/>
        <w:right w:val="none" w:sz="0" w:space="0" w:color="auto"/>
      </w:divBdr>
    </w:div>
    <w:div w:id="81806665">
      <w:bodyDiv w:val="1"/>
      <w:marLeft w:val="0"/>
      <w:marRight w:val="0"/>
      <w:marTop w:val="0"/>
      <w:marBottom w:val="0"/>
      <w:divBdr>
        <w:top w:val="none" w:sz="0" w:space="0" w:color="auto"/>
        <w:left w:val="none" w:sz="0" w:space="0" w:color="auto"/>
        <w:bottom w:val="none" w:sz="0" w:space="0" w:color="auto"/>
        <w:right w:val="none" w:sz="0" w:space="0" w:color="auto"/>
      </w:divBdr>
    </w:div>
    <w:div w:id="82385520">
      <w:bodyDiv w:val="1"/>
      <w:marLeft w:val="0"/>
      <w:marRight w:val="0"/>
      <w:marTop w:val="0"/>
      <w:marBottom w:val="0"/>
      <w:divBdr>
        <w:top w:val="none" w:sz="0" w:space="0" w:color="auto"/>
        <w:left w:val="none" w:sz="0" w:space="0" w:color="auto"/>
        <w:bottom w:val="none" w:sz="0" w:space="0" w:color="auto"/>
        <w:right w:val="none" w:sz="0" w:space="0" w:color="auto"/>
      </w:divBdr>
    </w:div>
    <w:div w:id="413474552">
      <w:bodyDiv w:val="1"/>
      <w:marLeft w:val="0"/>
      <w:marRight w:val="0"/>
      <w:marTop w:val="0"/>
      <w:marBottom w:val="0"/>
      <w:divBdr>
        <w:top w:val="none" w:sz="0" w:space="0" w:color="auto"/>
        <w:left w:val="none" w:sz="0" w:space="0" w:color="auto"/>
        <w:bottom w:val="none" w:sz="0" w:space="0" w:color="auto"/>
        <w:right w:val="none" w:sz="0" w:space="0" w:color="auto"/>
      </w:divBdr>
    </w:div>
    <w:div w:id="606231210">
      <w:bodyDiv w:val="1"/>
      <w:marLeft w:val="0"/>
      <w:marRight w:val="0"/>
      <w:marTop w:val="0"/>
      <w:marBottom w:val="0"/>
      <w:divBdr>
        <w:top w:val="none" w:sz="0" w:space="0" w:color="auto"/>
        <w:left w:val="none" w:sz="0" w:space="0" w:color="auto"/>
        <w:bottom w:val="none" w:sz="0" w:space="0" w:color="auto"/>
        <w:right w:val="none" w:sz="0" w:space="0" w:color="auto"/>
      </w:divBdr>
    </w:div>
    <w:div w:id="692195846">
      <w:bodyDiv w:val="1"/>
      <w:marLeft w:val="0"/>
      <w:marRight w:val="0"/>
      <w:marTop w:val="0"/>
      <w:marBottom w:val="0"/>
      <w:divBdr>
        <w:top w:val="none" w:sz="0" w:space="0" w:color="auto"/>
        <w:left w:val="none" w:sz="0" w:space="0" w:color="auto"/>
        <w:bottom w:val="none" w:sz="0" w:space="0" w:color="auto"/>
        <w:right w:val="none" w:sz="0" w:space="0" w:color="auto"/>
      </w:divBdr>
    </w:div>
    <w:div w:id="706881126">
      <w:bodyDiv w:val="1"/>
      <w:marLeft w:val="0"/>
      <w:marRight w:val="0"/>
      <w:marTop w:val="0"/>
      <w:marBottom w:val="0"/>
      <w:divBdr>
        <w:top w:val="none" w:sz="0" w:space="0" w:color="auto"/>
        <w:left w:val="none" w:sz="0" w:space="0" w:color="auto"/>
        <w:bottom w:val="none" w:sz="0" w:space="0" w:color="auto"/>
        <w:right w:val="none" w:sz="0" w:space="0" w:color="auto"/>
      </w:divBdr>
    </w:div>
    <w:div w:id="832526153">
      <w:bodyDiv w:val="1"/>
      <w:marLeft w:val="0"/>
      <w:marRight w:val="0"/>
      <w:marTop w:val="0"/>
      <w:marBottom w:val="0"/>
      <w:divBdr>
        <w:top w:val="none" w:sz="0" w:space="0" w:color="auto"/>
        <w:left w:val="none" w:sz="0" w:space="0" w:color="auto"/>
        <w:bottom w:val="none" w:sz="0" w:space="0" w:color="auto"/>
        <w:right w:val="none" w:sz="0" w:space="0" w:color="auto"/>
      </w:divBdr>
    </w:div>
    <w:div w:id="900989744">
      <w:bodyDiv w:val="1"/>
      <w:marLeft w:val="0"/>
      <w:marRight w:val="0"/>
      <w:marTop w:val="0"/>
      <w:marBottom w:val="0"/>
      <w:divBdr>
        <w:top w:val="none" w:sz="0" w:space="0" w:color="auto"/>
        <w:left w:val="none" w:sz="0" w:space="0" w:color="auto"/>
        <w:bottom w:val="none" w:sz="0" w:space="0" w:color="auto"/>
        <w:right w:val="none" w:sz="0" w:space="0" w:color="auto"/>
      </w:divBdr>
    </w:div>
    <w:div w:id="914054516">
      <w:bodyDiv w:val="1"/>
      <w:marLeft w:val="0"/>
      <w:marRight w:val="0"/>
      <w:marTop w:val="0"/>
      <w:marBottom w:val="0"/>
      <w:divBdr>
        <w:top w:val="none" w:sz="0" w:space="0" w:color="auto"/>
        <w:left w:val="none" w:sz="0" w:space="0" w:color="auto"/>
        <w:bottom w:val="none" w:sz="0" w:space="0" w:color="auto"/>
        <w:right w:val="none" w:sz="0" w:space="0" w:color="auto"/>
      </w:divBdr>
    </w:div>
    <w:div w:id="944310208">
      <w:bodyDiv w:val="1"/>
      <w:marLeft w:val="0"/>
      <w:marRight w:val="0"/>
      <w:marTop w:val="0"/>
      <w:marBottom w:val="0"/>
      <w:divBdr>
        <w:top w:val="none" w:sz="0" w:space="0" w:color="auto"/>
        <w:left w:val="none" w:sz="0" w:space="0" w:color="auto"/>
        <w:bottom w:val="none" w:sz="0" w:space="0" w:color="auto"/>
        <w:right w:val="none" w:sz="0" w:space="0" w:color="auto"/>
      </w:divBdr>
    </w:div>
    <w:div w:id="1039932610">
      <w:bodyDiv w:val="1"/>
      <w:marLeft w:val="0"/>
      <w:marRight w:val="0"/>
      <w:marTop w:val="0"/>
      <w:marBottom w:val="0"/>
      <w:divBdr>
        <w:top w:val="none" w:sz="0" w:space="0" w:color="auto"/>
        <w:left w:val="none" w:sz="0" w:space="0" w:color="auto"/>
        <w:bottom w:val="none" w:sz="0" w:space="0" w:color="auto"/>
        <w:right w:val="none" w:sz="0" w:space="0" w:color="auto"/>
      </w:divBdr>
    </w:div>
    <w:div w:id="1198349613">
      <w:bodyDiv w:val="1"/>
      <w:marLeft w:val="0"/>
      <w:marRight w:val="0"/>
      <w:marTop w:val="0"/>
      <w:marBottom w:val="0"/>
      <w:divBdr>
        <w:top w:val="none" w:sz="0" w:space="0" w:color="auto"/>
        <w:left w:val="none" w:sz="0" w:space="0" w:color="auto"/>
        <w:bottom w:val="none" w:sz="0" w:space="0" w:color="auto"/>
        <w:right w:val="none" w:sz="0" w:space="0" w:color="auto"/>
      </w:divBdr>
    </w:div>
    <w:div w:id="1221137910">
      <w:bodyDiv w:val="1"/>
      <w:marLeft w:val="0"/>
      <w:marRight w:val="0"/>
      <w:marTop w:val="0"/>
      <w:marBottom w:val="0"/>
      <w:divBdr>
        <w:top w:val="none" w:sz="0" w:space="0" w:color="auto"/>
        <w:left w:val="none" w:sz="0" w:space="0" w:color="auto"/>
        <w:bottom w:val="none" w:sz="0" w:space="0" w:color="auto"/>
        <w:right w:val="none" w:sz="0" w:space="0" w:color="auto"/>
      </w:divBdr>
    </w:div>
    <w:div w:id="1245144442">
      <w:bodyDiv w:val="1"/>
      <w:marLeft w:val="0"/>
      <w:marRight w:val="0"/>
      <w:marTop w:val="0"/>
      <w:marBottom w:val="0"/>
      <w:divBdr>
        <w:top w:val="none" w:sz="0" w:space="0" w:color="auto"/>
        <w:left w:val="none" w:sz="0" w:space="0" w:color="auto"/>
        <w:bottom w:val="none" w:sz="0" w:space="0" w:color="auto"/>
        <w:right w:val="none" w:sz="0" w:space="0" w:color="auto"/>
      </w:divBdr>
    </w:div>
    <w:div w:id="1280409588">
      <w:bodyDiv w:val="1"/>
      <w:marLeft w:val="0"/>
      <w:marRight w:val="0"/>
      <w:marTop w:val="0"/>
      <w:marBottom w:val="0"/>
      <w:divBdr>
        <w:top w:val="none" w:sz="0" w:space="0" w:color="auto"/>
        <w:left w:val="none" w:sz="0" w:space="0" w:color="auto"/>
        <w:bottom w:val="none" w:sz="0" w:space="0" w:color="auto"/>
        <w:right w:val="none" w:sz="0" w:space="0" w:color="auto"/>
      </w:divBdr>
    </w:div>
    <w:div w:id="1316301371">
      <w:bodyDiv w:val="1"/>
      <w:marLeft w:val="0"/>
      <w:marRight w:val="0"/>
      <w:marTop w:val="0"/>
      <w:marBottom w:val="0"/>
      <w:divBdr>
        <w:top w:val="none" w:sz="0" w:space="0" w:color="auto"/>
        <w:left w:val="none" w:sz="0" w:space="0" w:color="auto"/>
        <w:bottom w:val="none" w:sz="0" w:space="0" w:color="auto"/>
        <w:right w:val="none" w:sz="0" w:space="0" w:color="auto"/>
      </w:divBdr>
    </w:div>
    <w:div w:id="1400712994">
      <w:bodyDiv w:val="1"/>
      <w:marLeft w:val="0"/>
      <w:marRight w:val="0"/>
      <w:marTop w:val="0"/>
      <w:marBottom w:val="0"/>
      <w:divBdr>
        <w:top w:val="none" w:sz="0" w:space="0" w:color="auto"/>
        <w:left w:val="none" w:sz="0" w:space="0" w:color="auto"/>
        <w:bottom w:val="none" w:sz="0" w:space="0" w:color="auto"/>
        <w:right w:val="none" w:sz="0" w:space="0" w:color="auto"/>
      </w:divBdr>
    </w:div>
    <w:div w:id="1458252664">
      <w:marLeft w:val="0"/>
      <w:marRight w:val="0"/>
      <w:marTop w:val="0"/>
      <w:marBottom w:val="0"/>
      <w:divBdr>
        <w:top w:val="none" w:sz="0" w:space="0" w:color="auto"/>
        <w:left w:val="none" w:sz="0" w:space="0" w:color="auto"/>
        <w:bottom w:val="none" w:sz="0" w:space="0" w:color="auto"/>
        <w:right w:val="none" w:sz="0" w:space="0" w:color="auto"/>
      </w:divBdr>
    </w:div>
    <w:div w:id="1458252665">
      <w:marLeft w:val="0"/>
      <w:marRight w:val="0"/>
      <w:marTop w:val="0"/>
      <w:marBottom w:val="0"/>
      <w:divBdr>
        <w:top w:val="none" w:sz="0" w:space="0" w:color="auto"/>
        <w:left w:val="none" w:sz="0" w:space="0" w:color="auto"/>
        <w:bottom w:val="none" w:sz="0" w:space="0" w:color="auto"/>
        <w:right w:val="none" w:sz="0" w:space="0" w:color="auto"/>
      </w:divBdr>
    </w:div>
    <w:div w:id="1458252666">
      <w:marLeft w:val="0"/>
      <w:marRight w:val="0"/>
      <w:marTop w:val="0"/>
      <w:marBottom w:val="0"/>
      <w:divBdr>
        <w:top w:val="none" w:sz="0" w:space="0" w:color="auto"/>
        <w:left w:val="none" w:sz="0" w:space="0" w:color="auto"/>
        <w:bottom w:val="none" w:sz="0" w:space="0" w:color="auto"/>
        <w:right w:val="none" w:sz="0" w:space="0" w:color="auto"/>
      </w:divBdr>
    </w:div>
    <w:div w:id="1458252671">
      <w:marLeft w:val="0"/>
      <w:marRight w:val="0"/>
      <w:marTop w:val="0"/>
      <w:marBottom w:val="0"/>
      <w:divBdr>
        <w:top w:val="none" w:sz="0" w:space="0" w:color="auto"/>
        <w:left w:val="none" w:sz="0" w:space="0" w:color="auto"/>
        <w:bottom w:val="none" w:sz="0" w:space="0" w:color="auto"/>
        <w:right w:val="none" w:sz="0" w:space="0" w:color="auto"/>
      </w:divBdr>
    </w:div>
    <w:div w:id="1458252678">
      <w:marLeft w:val="0"/>
      <w:marRight w:val="0"/>
      <w:marTop w:val="0"/>
      <w:marBottom w:val="0"/>
      <w:divBdr>
        <w:top w:val="none" w:sz="0" w:space="0" w:color="auto"/>
        <w:left w:val="none" w:sz="0" w:space="0" w:color="auto"/>
        <w:bottom w:val="none" w:sz="0" w:space="0" w:color="auto"/>
        <w:right w:val="none" w:sz="0" w:space="0" w:color="auto"/>
      </w:divBdr>
      <w:divsChild>
        <w:div w:id="1458252680">
          <w:marLeft w:val="0"/>
          <w:marRight w:val="0"/>
          <w:marTop w:val="0"/>
          <w:marBottom w:val="0"/>
          <w:divBdr>
            <w:top w:val="none" w:sz="0" w:space="0" w:color="auto"/>
            <w:left w:val="none" w:sz="0" w:space="0" w:color="auto"/>
            <w:bottom w:val="none" w:sz="0" w:space="0" w:color="auto"/>
            <w:right w:val="none" w:sz="0" w:space="0" w:color="auto"/>
          </w:divBdr>
          <w:divsChild>
            <w:div w:id="1458252689">
              <w:marLeft w:val="0"/>
              <w:marRight w:val="0"/>
              <w:marTop w:val="0"/>
              <w:marBottom w:val="0"/>
              <w:divBdr>
                <w:top w:val="none" w:sz="0" w:space="0" w:color="auto"/>
                <w:left w:val="none" w:sz="0" w:space="0" w:color="auto"/>
                <w:bottom w:val="none" w:sz="0" w:space="0" w:color="auto"/>
                <w:right w:val="none" w:sz="0" w:space="0" w:color="auto"/>
              </w:divBdr>
              <w:divsChild>
                <w:div w:id="1458252732">
                  <w:marLeft w:val="0"/>
                  <w:marRight w:val="0"/>
                  <w:marTop w:val="0"/>
                  <w:marBottom w:val="0"/>
                  <w:divBdr>
                    <w:top w:val="none" w:sz="0" w:space="0" w:color="auto"/>
                    <w:left w:val="none" w:sz="0" w:space="0" w:color="auto"/>
                    <w:bottom w:val="none" w:sz="0" w:space="0" w:color="auto"/>
                    <w:right w:val="none" w:sz="0" w:space="0" w:color="auto"/>
                  </w:divBdr>
                </w:div>
                <w:div w:id="1458252774">
                  <w:marLeft w:val="0"/>
                  <w:marRight w:val="0"/>
                  <w:marTop w:val="0"/>
                  <w:marBottom w:val="0"/>
                  <w:divBdr>
                    <w:top w:val="none" w:sz="0" w:space="0" w:color="auto"/>
                    <w:left w:val="none" w:sz="0" w:space="0" w:color="auto"/>
                    <w:bottom w:val="none" w:sz="0" w:space="0" w:color="auto"/>
                    <w:right w:val="none" w:sz="0" w:space="0" w:color="auto"/>
                  </w:divBdr>
                  <w:divsChild>
                    <w:div w:id="1458252722">
                      <w:marLeft w:val="0"/>
                      <w:marRight w:val="0"/>
                      <w:marTop w:val="0"/>
                      <w:marBottom w:val="0"/>
                      <w:divBdr>
                        <w:top w:val="none" w:sz="0" w:space="0" w:color="auto"/>
                        <w:left w:val="none" w:sz="0" w:space="0" w:color="auto"/>
                        <w:bottom w:val="none" w:sz="0" w:space="0" w:color="auto"/>
                        <w:right w:val="none" w:sz="0" w:space="0" w:color="auto"/>
                      </w:divBdr>
                      <w:divsChild>
                        <w:div w:id="1458252676">
                          <w:marLeft w:val="0"/>
                          <w:marRight w:val="0"/>
                          <w:marTop w:val="0"/>
                          <w:marBottom w:val="0"/>
                          <w:divBdr>
                            <w:top w:val="none" w:sz="0" w:space="0" w:color="auto"/>
                            <w:left w:val="none" w:sz="0" w:space="0" w:color="auto"/>
                            <w:bottom w:val="none" w:sz="0" w:space="0" w:color="auto"/>
                            <w:right w:val="none" w:sz="0" w:space="0" w:color="auto"/>
                          </w:divBdr>
                          <w:divsChild>
                            <w:div w:id="1458252733">
                              <w:marLeft w:val="240"/>
                              <w:marRight w:val="0"/>
                              <w:marTop w:val="0"/>
                              <w:marBottom w:val="0"/>
                              <w:divBdr>
                                <w:top w:val="none" w:sz="0" w:space="0" w:color="auto"/>
                                <w:left w:val="none" w:sz="0" w:space="0" w:color="auto"/>
                                <w:bottom w:val="none" w:sz="0" w:space="0" w:color="auto"/>
                                <w:right w:val="none" w:sz="0" w:space="0" w:color="auto"/>
                              </w:divBdr>
                            </w:div>
                          </w:divsChild>
                        </w:div>
                        <w:div w:id="1458252767">
                          <w:marLeft w:val="0"/>
                          <w:marRight w:val="0"/>
                          <w:marTop w:val="0"/>
                          <w:marBottom w:val="0"/>
                          <w:divBdr>
                            <w:top w:val="none" w:sz="0" w:space="0" w:color="auto"/>
                            <w:left w:val="none" w:sz="0" w:space="0" w:color="auto"/>
                            <w:bottom w:val="none" w:sz="0" w:space="0" w:color="auto"/>
                            <w:right w:val="none" w:sz="0" w:space="0" w:color="auto"/>
                          </w:divBdr>
                        </w:div>
                        <w:div w:id="1458252791">
                          <w:marLeft w:val="0"/>
                          <w:marRight w:val="0"/>
                          <w:marTop w:val="0"/>
                          <w:marBottom w:val="0"/>
                          <w:divBdr>
                            <w:top w:val="none" w:sz="0" w:space="0" w:color="auto"/>
                            <w:left w:val="none" w:sz="0" w:space="0" w:color="auto"/>
                            <w:bottom w:val="none" w:sz="0" w:space="0" w:color="auto"/>
                            <w:right w:val="none" w:sz="0" w:space="0" w:color="auto"/>
                          </w:divBdr>
                          <w:divsChild>
                            <w:div w:id="1458252764">
                              <w:marLeft w:val="240"/>
                              <w:marRight w:val="0"/>
                              <w:marTop w:val="0"/>
                              <w:marBottom w:val="0"/>
                              <w:divBdr>
                                <w:top w:val="none" w:sz="0" w:space="0" w:color="auto"/>
                                <w:left w:val="none" w:sz="0" w:space="0" w:color="auto"/>
                                <w:bottom w:val="none" w:sz="0" w:space="0" w:color="auto"/>
                                <w:right w:val="none" w:sz="0" w:space="0" w:color="auto"/>
                              </w:divBdr>
                            </w:div>
                            <w:div w:id="1458252769">
                              <w:marLeft w:val="0"/>
                              <w:marRight w:val="0"/>
                              <w:marTop w:val="0"/>
                              <w:marBottom w:val="0"/>
                              <w:divBdr>
                                <w:top w:val="none" w:sz="0" w:space="0" w:color="auto"/>
                                <w:left w:val="none" w:sz="0" w:space="0" w:color="auto"/>
                                <w:bottom w:val="none" w:sz="0" w:space="0" w:color="auto"/>
                                <w:right w:val="none" w:sz="0" w:space="0" w:color="auto"/>
                              </w:divBdr>
                              <w:divsChild>
                                <w:div w:id="1458252736">
                                  <w:marLeft w:val="0"/>
                                  <w:marRight w:val="0"/>
                                  <w:marTop w:val="0"/>
                                  <w:marBottom w:val="0"/>
                                  <w:divBdr>
                                    <w:top w:val="none" w:sz="0" w:space="0" w:color="auto"/>
                                    <w:left w:val="none" w:sz="0" w:space="0" w:color="auto"/>
                                    <w:bottom w:val="none" w:sz="0" w:space="0" w:color="auto"/>
                                    <w:right w:val="none" w:sz="0" w:space="0" w:color="auto"/>
                                  </w:divBdr>
                                </w:div>
                                <w:div w:id="1458252787">
                                  <w:marLeft w:val="0"/>
                                  <w:marRight w:val="0"/>
                                  <w:marTop w:val="0"/>
                                  <w:marBottom w:val="0"/>
                                  <w:divBdr>
                                    <w:top w:val="none" w:sz="0" w:space="0" w:color="auto"/>
                                    <w:left w:val="none" w:sz="0" w:space="0" w:color="auto"/>
                                    <w:bottom w:val="none" w:sz="0" w:space="0" w:color="auto"/>
                                    <w:right w:val="none" w:sz="0" w:space="0" w:color="auto"/>
                                  </w:divBdr>
                                  <w:divsChild>
                                    <w:div w:id="1458252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796">
                          <w:marLeft w:val="0"/>
                          <w:marRight w:val="0"/>
                          <w:marTop w:val="0"/>
                          <w:marBottom w:val="0"/>
                          <w:divBdr>
                            <w:top w:val="none" w:sz="0" w:space="0" w:color="auto"/>
                            <w:left w:val="none" w:sz="0" w:space="0" w:color="auto"/>
                            <w:bottom w:val="none" w:sz="0" w:space="0" w:color="auto"/>
                            <w:right w:val="none" w:sz="0" w:space="0" w:color="auto"/>
                          </w:divBdr>
                          <w:divsChild>
                            <w:div w:id="1458252697">
                              <w:marLeft w:val="240"/>
                              <w:marRight w:val="0"/>
                              <w:marTop w:val="0"/>
                              <w:marBottom w:val="0"/>
                              <w:divBdr>
                                <w:top w:val="none" w:sz="0" w:space="0" w:color="auto"/>
                                <w:left w:val="none" w:sz="0" w:space="0" w:color="auto"/>
                                <w:bottom w:val="none" w:sz="0" w:space="0" w:color="auto"/>
                                <w:right w:val="none" w:sz="0" w:space="0" w:color="auto"/>
                              </w:divBdr>
                            </w:div>
                            <w:div w:id="1458252781">
                              <w:marLeft w:val="0"/>
                              <w:marRight w:val="0"/>
                              <w:marTop w:val="0"/>
                              <w:marBottom w:val="0"/>
                              <w:divBdr>
                                <w:top w:val="none" w:sz="0" w:space="0" w:color="auto"/>
                                <w:left w:val="none" w:sz="0" w:space="0" w:color="auto"/>
                                <w:bottom w:val="none" w:sz="0" w:space="0" w:color="auto"/>
                                <w:right w:val="none" w:sz="0" w:space="0" w:color="auto"/>
                              </w:divBdr>
                              <w:divsChild>
                                <w:div w:id="1458252711">
                                  <w:marLeft w:val="0"/>
                                  <w:marRight w:val="0"/>
                                  <w:marTop w:val="0"/>
                                  <w:marBottom w:val="0"/>
                                  <w:divBdr>
                                    <w:top w:val="none" w:sz="0" w:space="0" w:color="auto"/>
                                    <w:left w:val="none" w:sz="0" w:space="0" w:color="auto"/>
                                    <w:bottom w:val="none" w:sz="0" w:space="0" w:color="auto"/>
                                    <w:right w:val="none" w:sz="0" w:space="0" w:color="auto"/>
                                  </w:divBdr>
                                  <w:divsChild>
                                    <w:div w:id="1458252809">
                                      <w:marLeft w:val="240"/>
                                      <w:marRight w:val="0"/>
                                      <w:marTop w:val="0"/>
                                      <w:marBottom w:val="0"/>
                                      <w:divBdr>
                                        <w:top w:val="none" w:sz="0" w:space="0" w:color="auto"/>
                                        <w:left w:val="none" w:sz="0" w:space="0" w:color="auto"/>
                                        <w:bottom w:val="none" w:sz="0" w:space="0" w:color="auto"/>
                                        <w:right w:val="none" w:sz="0" w:space="0" w:color="auto"/>
                                      </w:divBdr>
                                    </w:div>
                                  </w:divsChild>
                                </w:div>
                                <w:div w:id="1458252715">
                                  <w:marLeft w:val="0"/>
                                  <w:marRight w:val="0"/>
                                  <w:marTop w:val="0"/>
                                  <w:marBottom w:val="0"/>
                                  <w:divBdr>
                                    <w:top w:val="none" w:sz="0" w:space="0" w:color="auto"/>
                                    <w:left w:val="none" w:sz="0" w:space="0" w:color="auto"/>
                                    <w:bottom w:val="none" w:sz="0" w:space="0" w:color="auto"/>
                                    <w:right w:val="none" w:sz="0" w:space="0" w:color="auto"/>
                                  </w:divBdr>
                                  <w:divsChild>
                                    <w:div w:id="1458252710">
                                      <w:marLeft w:val="240"/>
                                      <w:marRight w:val="0"/>
                                      <w:marTop w:val="0"/>
                                      <w:marBottom w:val="0"/>
                                      <w:divBdr>
                                        <w:top w:val="none" w:sz="0" w:space="0" w:color="auto"/>
                                        <w:left w:val="none" w:sz="0" w:space="0" w:color="auto"/>
                                        <w:bottom w:val="none" w:sz="0" w:space="0" w:color="auto"/>
                                        <w:right w:val="none" w:sz="0" w:space="0" w:color="auto"/>
                                      </w:divBdr>
                                    </w:div>
                                  </w:divsChild>
                                </w:div>
                                <w:div w:id="1458252758">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240"/>
                                      <w:marRight w:val="0"/>
                                      <w:marTop w:val="0"/>
                                      <w:marBottom w:val="0"/>
                                      <w:divBdr>
                                        <w:top w:val="none" w:sz="0" w:space="0" w:color="auto"/>
                                        <w:left w:val="none" w:sz="0" w:space="0" w:color="auto"/>
                                        <w:bottom w:val="none" w:sz="0" w:space="0" w:color="auto"/>
                                        <w:right w:val="none" w:sz="0" w:space="0" w:color="auto"/>
                                      </w:divBdr>
                                    </w:div>
                                  </w:divsChild>
                                </w:div>
                                <w:div w:id="14582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799">
                      <w:marLeft w:val="240"/>
                      <w:marRight w:val="0"/>
                      <w:marTop w:val="0"/>
                      <w:marBottom w:val="0"/>
                      <w:divBdr>
                        <w:top w:val="none" w:sz="0" w:space="0" w:color="auto"/>
                        <w:left w:val="none" w:sz="0" w:space="0" w:color="auto"/>
                        <w:bottom w:val="none" w:sz="0" w:space="0" w:color="auto"/>
                        <w:right w:val="none" w:sz="0" w:space="0" w:color="auto"/>
                      </w:divBdr>
                    </w:div>
                  </w:divsChild>
                </w:div>
                <w:div w:id="1458252797">
                  <w:marLeft w:val="0"/>
                  <w:marRight w:val="0"/>
                  <w:marTop w:val="0"/>
                  <w:marBottom w:val="0"/>
                  <w:divBdr>
                    <w:top w:val="none" w:sz="0" w:space="0" w:color="auto"/>
                    <w:left w:val="none" w:sz="0" w:space="0" w:color="auto"/>
                    <w:bottom w:val="none" w:sz="0" w:space="0" w:color="auto"/>
                    <w:right w:val="none" w:sz="0" w:space="0" w:color="auto"/>
                  </w:divBdr>
                  <w:divsChild>
                    <w:div w:id="1458252754">
                      <w:marLeft w:val="240"/>
                      <w:marRight w:val="0"/>
                      <w:marTop w:val="0"/>
                      <w:marBottom w:val="0"/>
                      <w:divBdr>
                        <w:top w:val="none" w:sz="0" w:space="0" w:color="auto"/>
                        <w:left w:val="none" w:sz="0" w:space="0" w:color="auto"/>
                        <w:bottom w:val="none" w:sz="0" w:space="0" w:color="auto"/>
                        <w:right w:val="none" w:sz="0" w:space="0" w:color="auto"/>
                      </w:divBdr>
                    </w:div>
                    <w:div w:id="1458252761">
                      <w:marLeft w:val="0"/>
                      <w:marRight w:val="0"/>
                      <w:marTop w:val="0"/>
                      <w:marBottom w:val="0"/>
                      <w:divBdr>
                        <w:top w:val="none" w:sz="0" w:space="0" w:color="auto"/>
                        <w:left w:val="none" w:sz="0" w:space="0" w:color="auto"/>
                        <w:bottom w:val="none" w:sz="0" w:space="0" w:color="auto"/>
                        <w:right w:val="none" w:sz="0" w:space="0" w:color="auto"/>
                      </w:divBdr>
                      <w:divsChild>
                        <w:div w:id="1458252702">
                          <w:marLeft w:val="0"/>
                          <w:marRight w:val="0"/>
                          <w:marTop w:val="0"/>
                          <w:marBottom w:val="0"/>
                          <w:divBdr>
                            <w:top w:val="none" w:sz="0" w:space="0" w:color="auto"/>
                            <w:left w:val="none" w:sz="0" w:space="0" w:color="auto"/>
                            <w:bottom w:val="none" w:sz="0" w:space="0" w:color="auto"/>
                            <w:right w:val="none" w:sz="0" w:space="0" w:color="auto"/>
                          </w:divBdr>
                        </w:div>
                        <w:div w:id="1458252762">
                          <w:marLeft w:val="0"/>
                          <w:marRight w:val="0"/>
                          <w:marTop w:val="0"/>
                          <w:marBottom w:val="0"/>
                          <w:divBdr>
                            <w:top w:val="none" w:sz="0" w:space="0" w:color="auto"/>
                            <w:left w:val="none" w:sz="0" w:space="0" w:color="auto"/>
                            <w:bottom w:val="none" w:sz="0" w:space="0" w:color="auto"/>
                            <w:right w:val="none" w:sz="0" w:space="0" w:color="auto"/>
                          </w:divBdr>
                          <w:divsChild>
                            <w:div w:id="1458252777">
                              <w:marLeft w:val="0"/>
                              <w:marRight w:val="0"/>
                              <w:marTop w:val="0"/>
                              <w:marBottom w:val="0"/>
                              <w:divBdr>
                                <w:top w:val="none" w:sz="0" w:space="0" w:color="auto"/>
                                <w:left w:val="none" w:sz="0" w:space="0" w:color="auto"/>
                                <w:bottom w:val="none" w:sz="0" w:space="0" w:color="auto"/>
                                <w:right w:val="none" w:sz="0" w:space="0" w:color="auto"/>
                              </w:divBdr>
                              <w:divsChild>
                                <w:div w:id="1458252763">
                                  <w:marLeft w:val="0"/>
                                  <w:marRight w:val="0"/>
                                  <w:marTop w:val="0"/>
                                  <w:marBottom w:val="0"/>
                                  <w:divBdr>
                                    <w:top w:val="none" w:sz="0" w:space="0" w:color="auto"/>
                                    <w:left w:val="none" w:sz="0" w:space="0" w:color="auto"/>
                                    <w:bottom w:val="none" w:sz="0" w:space="0" w:color="auto"/>
                                    <w:right w:val="none" w:sz="0" w:space="0" w:color="auto"/>
                                  </w:divBdr>
                                  <w:divsChild>
                                    <w:div w:id="1458252743">
                                      <w:marLeft w:val="240"/>
                                      <w:marRight w:val="0"/>
                                      <w:marTop w:val="0"/>
                                      <w:marBottom w:val="0"/>
                                      <w:divBdr>
                                        <w:top w:val="none" w:sz="0" w:space="0" w:color="auto"/>
                                        <w:left w:val="none" w:sz="0" w:space="0" w:color="auto"/>
                                        <w:bottom w:val="none" w:sz="0" w:space="0" w:color="auto"/>
                                        <w:right w:val="none" w:sz="0" w:space="0" w:color="auto"/>
                                      </w:divBdr>
                                    </w:div>
                                  </w:divsChild>
                                </w:div>
                                <w:div w:id="1458252798">
                                  <w:marLeft w:val="0"/>
                                  <w:marRight w:val="0"/>
                                  <w:marTop w:val="0"/>
                                  <w:marBottom w:val="0"/>
                                  <w:divBdr>
                                    <w:top w:val="none" w:sz="0" w:space="0" w:color="auto"/>
                                    <w:left w:val="none" w:sz="0" w:space="0" w:color="auto"/>
                                    <w:bottom w:val="none" w:sz="0" w:space="0" w:color="auto"/>
                                    <w:right w:val="none" w:sz="0" w:space="0" w:color="auto"/>
                                  </w:divBdr>
                                </w:div>
                              </w:divsChild>
                            </w:div>
                            <w:div w:id="1458252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804">
                  <w:marLeft w:val="0"/>
                  <w:marRight w:val="0"/>
                  <w:marTop w:val="0"/>
                  <w:marBottom w:val="0"/>
                  <w:divBdr>
                    <w:top w:val="none" w:sz="0" w:space="0" w:color="auto"/>
                    <w:left w:val="none" w:sz="0" w:space="0" w:color="auto"/>
                    <w:bottom w:val="none" w:sz="0" w:space="0" w:color="auto"/>
                    <w:right w:val="none" w:sz="0" w:space="0" w:color="auto"/>
                  </w:divBdr>
                  <w:divsChild>
                    <w:div w:id="1458252765">
                      <w:marLeft w:val="0"/>
                      <w:marRight w:val="0"/>
                      <w:marTop w:val="0"/>
                      <w:marBottom w:val="0"/>
                      <w:divBdr>
                        <w:top w:val="none" w:sz="0" w:space="0" w:color="auto"/>
                        <w:left w:val="none" w:sz="0" w:space="0" w:color="auto"/>
                        <w:bottom w:val="none" w:sz="0" w:space="0" w:color="auto"/>
                        <w:right w:val="none" w:sz="0" w:space="0" w:color="auto"/>
                      </w:divBdr>
                      <w:divsChild>
                        <w:div w:id="1458252776">
                          <w:marLeft w:val="0"/>
                          <w:marRight w:val="0"/>
                          <w:marTop w:val="0"/>
                          <w:marBottom w:val="0"/>
                          <w:divBdr>
                            <w:top w:val="none" w:sz="0" w:space="0" w:color="auto"/>
                            <w:left w:val="none" w:sz="0" w:space="0" w:color="auto"/>
                            <w:bottom w:val="none" w:sz="0" w:space="0" w:color="auto"/>
                            <w:right w:val="none" w:sz="0" w:space="0" w:color="auto"/>
                          </w:divBdr>
                        </w:div>
                        <w:div w:id="1458252785">
                          <w:marLeft w:val="0"/>
                          <w:marRight w:val="0"/>
                          <w:marTop w:val="0"/>
                          <w:marBottom w:val="0"/>
                          <w:divBdr>
                            <w:top w:val="none" w:sz="0" w:space="0" w:color="auto"/>
                            <w:left w:val="none" w:sz="0" w:space="0" w:color="auto"/>
                            <w:bottom w:val="none" w:sz="0" w:space="0" w:color="auto"/>
                            <w:right w:val="none" w:sz="0" w:space="0" w:color="auto"/>
                          </w:divBdr>
                          <w:divsChild>
                            <w:div w:id="1458252708">
                              <w:marLeft w:val="0"/>
                              <w:marRight w:val="0"/>
                              <w:marTop w:val="0"/>
                              <w:marBottom w:val="0"/>
                              <w:divBdr>
                                <w:top w:val="none" w:sz="0" w:space="0" w:color="auto"/>
                                <w:left w:val="none" w:sz="0" w:space="0" w:color="auto"/>
                                <w:bottom w:val="none" w:sz="0" w:space="0" w:color="auto"/>
                                <w:right w:val="none" w:sz="0" w:space="0" w:color="auto"/>
                              </w:divBdr>
                              <w:divsChild>
                                <w:div w:id="1458252674">
                                  <w:marLeft w:val="0"/>
                                  <w:marRight w:val="0"/>
                                  <w:marTop w:val="0"/>
                                  <w:marBottom w:val="0"/>
                                  <w:divBdr>
                                    <w:top w:val="none" w:sz="0" w:space="0" w:color="auto"/>
                                    <w:left w:val="none" w:sz="0" w:space="0" w:color="auto"/>
                                    <w:bottom w:val="none" w:sz="0" w:space="0" w:color="auto"/>
                                    <w:right w:val="none" w:sz="0" w:space="0" w:color="auto"/>
                                  </w:divBdr>
                                </w:div>
                                <w:div w:id="1458252701">
                                  <w:marLeft w:val="0"/>
                                  <w:marRight w:val="0"/>
                                  <w:marTop w:val="0"/>
                                  <w:marBottom w:val="0"/>
                                  <w:divBdr>
                                    <w:top w:val="none" w:sz="0" w:space="0" w:color="auto"/>
                                    <w:left w:val="none" w:sz="0" w:space="0" w:color="auto"/>
                                    <w:bottom w:val="none" w:sz="0" w:space="0" w:color="auto"/>
                                    <w:right w:val="none" w:sz="0" w:space="0" w:color="auto"/>
                                  </w:divBdr>
                                  <w:divsChild>
                                    <w:div w:id="14582528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8252806">
                              <w:marLeft w:val="240"/>
                              <w:marRight w:val="0"/>
                              <w:marTop w:val="0"/>
                              <w:marBottom w:val="0"/>
                              <w:divBdr>
                                <w:top w:val="none" w:sz="0" w:space="0" w:color="auto"/>
                                <w:left w:val="none" w:sz="0" w:space="0" w:color="auto"/>
                                <w:bottom w:val="none" w:sz="0" w:space="0" w:color="auto"/>
                                <w:right w:val="none" w:sz="0" w:space="0" w:color="auto"/>
                              </w:divBdr>
                            </w:div>
                          </w:divsChild>
                        </w:div>
                        <w:div w:id="1458252802">
                          <w:marLeft w:val="0"/>
                          <w:marRight w:val="0"/>
                          <w:marTop w:val="0"/>
                          <w:marBottom w:val="0"/>
                          <w:divBdr>
                            <w:top w:val="none" w:sz="0" w:space="0" w:color="auto"/>
                            <w:left w:val="none" w:sz="0" w:space="0" w:color="auto"/>
                            <w:bottom w:val="none" w:sz="0" w:space="0" w:color="auto"/>
                            <w:right w:val="none" w:sz="0" w:space="0" w:color="auto"/>
                          </w:divBdr>
                          <w:divsChild>
                            <w:div w:id="1458252673">
                              <w:marLeft w:val="0"/>
                              <w:marRight w:val="0"/>
                              <w:marTop w:val="0"/>
                              <w:marBottom w:val="0"/>
                              <w:divBdr>
                                <w:top w:val="none" w:sz="0" w:space="0" w:color="auto"/>
                                <w:left w:val="none" w:sz="0" w:space="0" w:color="auto"/>
                                <w:bottom w:val="none" w:sz="0" w:space="0" w:color="auto"/>
                                <w:right w:val="none" w:sz="0" w:space="0" w:color="auto"/>
                              </w:divBdr>
                              <w:divsChild>
                                <w:div w:id="1458252679">
                                  <w:marLeft w:val="0"/>
                                  <w:marRight w:val="0"/>
                                  <w:marTop w:val="0"/>
                                  <w:marBottom w:val="0"/>
                                  <w:divBdr>
                                    <w:top w:val="none" w:sz="0" w:space="0" w:color="auto"/>
                                    <w:left w:val="none" w:sz="0" w:space="0" w:color="auto"/>
                                    <w:bottom w:val="none" w:sz="0" w:space="0" w:color="auto"/>
                                    <w:right w:val="none" w:sz="0" w:space="0" w:color="auto"/>
                                  </w:divBdr>
                                </w:div>
                                <w:div w:id="1458252729">
                                  <w:marLeft w:val="0"/>
                                  <w:marRight w:val="0"/>
                                  <w:marTop w:val="0"/>
                                  <w:marBottom w:val="0"/>
                                  <w:divBdr>
                                    <w:top w:val="none" w:sz="0" w:space="0" w:color="auto"/>
                                    <w:left w:val="none" w:sz="0" w:space="0" w:color="auto"/>
                                    <w:bottom w:val="none" w:sz="0" w:space="0" w:color="auto"/>
                                    <w:right w:val="none" w:sz="0" w:space="0" w:color="auto"/>
                                  </w:divBdr>
                                  <w:divsChild>
                                    <w:div w:id="1458252695">
                                      <w:marLeft w:val="240"/>
                                      <w:marRight w:val="0"/>
                                      <w:marTop w:val="0"/>
                                      <w:marBottom w:val="0"/>
                                      <w:divBdr>
                                        <w:top w:val="none" w:sz="0" w:space="0" w:color="auto"/>
                                        <w:left w:val="none" w:sz="0" w:space="0" w:color="auto"/>
                                        <w:bottom w:val="none" w:sz="0" w:space="0" w:color="auto"/>
                                        <w:right w:val="none" w:sz="0" w:space="0" w:color="auto"/>
                                      </w:divBdr>
                                    </w:div>
                                  </w:divsChild>
                                </w:div>
                                <w:div w:id="1458252805">
                                  <w:marLeft w:val="0"/>
                                  <w:marRight w:val="0"/>
                                  <w:marTop w:val="0"/>
                                  <w:marBottom w:val="0"/>
                                  <w:divBdr>
                                    <w:top w:val="none" w:sz="0" w:space="0" w:color="auto"/>
                                    <w:left w:val="none" w:sz="0" w:space="0" w:color="auto"/>
                                    <w:bottom w:val="none" w:sz="0" w:space="0" w:color="auto"/>
                                    <w:right w:val="none" w:sz="0" w:space="0" w:color="auto"/>
                                  </w:divBdr>
                                  <w:divsChild>
                                    <w:div w:id="1458252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252687">
      <w:marLeft w:val="0"/>
      <w:marRight w:val="0"/>
      <w:marTop w:val="0"/>
      <w:marBottom w:val="0"/>
      <w:divBdr>
        <w:top w:val="none" w:sz="0" w:space="0" w:color="auto"/>
        <w:left w:val="none" w:sz="0" w:space="0" w:color="auto"/>
        <w:bottom w:val="none" w:sz="0" w:space="0" w:color="auto"/>
        <w:right w:val="none" w:sz="0" w:space="0" w:color="auto"/>
      </w:divBdr>
    </w:div>
    <w:div w:id="1458252705">
      <w:marLeft w:val="0"/>
      <w:marRight w:val="0"/>
      <w:marTop w:val="0"/>
      <w:marBottom w:val="0"/>
      <w:divBdr>
        <w:top w:val="none" w:sz="0" w:space="0" w:color="auto"/>
        <w:left w:val="none" w:sz="0" w:space="0" w:color="auto"/>
        <w:bottom w:val="none" w:sz="0" w:space="0" w:color="auto"/>
        <w:right w:val="none" w:sz="0" w:space="0" w:color="auto"/>
      </w:divBdr>
      <w:divsChild>
        <w:div w:id="1458252737">
          <w:marLeft w:val="0"/>
          <w:marRight w:val="0"/>
          <w:marTop w:val="0"/>
          <w:marBottom w:val="0"/>
          <w:divBdr>
            <w:top w:val="none" w:sz="0" w:space="0" w:color="auto"/>
            <w:left w:val="none" w:sz="0" w:space="0" w:color="auto"/>
            <w:bottom w:val="none" w:sz="0" w:space="0" w:color="auto"/>
            <w:right w:val="none" w:sz="0" w:space="0" w:color="auto"/>
          </w:divBdr>
          <w:divsChild>
            <w:div w:id="1458252675">
              <w:marLeft w:val="0"/>
              <w:marRight w:val="0"/>
              <w:marTop w:val="0"/>
              <w:marBottom w:val="0"/>
              <w:divBdr>
                <w:top w:val="none" w:sz="0" w:space="0" w:color="auto"/>
                <w:left w:val="none" w:sz="0" w:space="0" w:color="auto"/>
                <w:bottom w:val="none" w:sz="0" w:space="0" w:color="auto"/>
                <w:right w:val="none" w:sz="0" w:space="0" w:color="auto"/>
              </w:divBdr>
              <w:divsChild>
                <w:div w:id="1458252707">
                  <w:marLeft w:val="0"/>
                  <w:marRight w:val="0"/>
                  <w:marTop w:val="0"/>
                  <w:marBottom w:val="0"/>
                  <w:divBdr>
                    <w:top w:val="none" w:sz="0" w:space="0" w:color="auto"/>
                    <w:left w:val="none" w:sz="0" w:space="0" w:color="auto"/>
                    <w:bottom w:val="none" w:sz="0" w:space="0" w:color="auto"/>
                    <w:right w:val="none" w:sz="0" w:space="0" w:color="auto"/>
                  </w:divBdr>
                  <w:divsChild>
                    <w:div w:id="1458252669">
                      <w:marLeft w:val="0"/>
                      <w:marRight w:val="0"/>
                      <w:marTop w:val="0"/>
                      <w:marBottom w:val="0"/>
                      <w:divBdr>
                        <w:top w:val="none" w:sz="0" w:space="0" w:color="auto"/>
                        <w:left w:val="none" w:sz="0" w:space="0" w:color="auto"/>
                        <w:bottom w:val="none" w:sz="0" w:space="0" w:color="auto"/>
                        <w:right w:val="none" w:sz="0" w:space="0" w:color="auto"/>
                      </w:divBdr>
                      <w:divsChild>
                        <w:div w:id="1458252788">
                          <w:marLeft w:val="0"/>
                          <w:marRight w:val="0"/>
                          <w:marTop w:val="0"/>
                          <w:marBottom w:val="0"/>
                          <w:divBdr>
                            <w:top w:val="none" w:sz="0" w:space="0" w:color="auto"/>
                            <w:left w:val="none" w:sz="0" w:space="0" w:color="auto"/>
                            <w:bottom w:val="none" w:sz="0" w:space="0" w:color="auto"/>
                            <w:right w:val="none" w:sz="0" w:space="0" w:color="auto"/>
                          </w:divBdr>
                          <w:divsChild>
                            <w:div w:id="1458252682">
                              <w:marLeft w:val="240"/>
                              <w:marRight w:val="0"/>
                              <w:marTop w:val="0"/>
                              <w:marBottom w:val="0"/>
                              <w:divBdr>
                                <w:top w:val="none" w:sz="0" w:space="0" w:color="auto"/>
                                <w:left w:val="none" w:sz="0" w:space="0" w:color="auto"/>
                                <w:bottom w:val="none" w:sz="0" w:space="0" w:color="auto"/>
                                <w:right w:val="none" w:sz="0" w:space="0" w:color="auto"/>
                              </w:divBdr>
                            </w:div>
                            <w:div w:id="1458252726">
                              <w:marLeft w:val="0"/>
                              <w:marRight w:val="0"/>
                              <w:marTop w:val="0"/>
                              <w:marBottom w:val="0"/>
                              <w:divBdr>
                                <w:top w:val="none" w:sz="0" w:space="0" w:color="auto"/>
                                <w:left w:val="none" w:sz="0" w:space="0" w:color="auto"/>
                                <w:bottom w:val="none" w:sz="0" w:space="0" w:color="auto"/>
                                <w:right w:val="none" w:sz="0" w:space="0" w:color="auto"/>
                              </w:divBdr>
                              <w:divsChild>
                                <w:div w:id="1458252716">
                                  <w:marLeft w:val="0"/>
                                  <w:marRight w:val="0"/>
                                  <w:marTop w:val="0"/>
                                  <w:marBottom w:val="0"/>
                                  <w:divBdr>
                                    <w:top w:val="none" w:sz="0" w:space="0" w:color="auto"/>
                                    <w:left w:val="none" w:sz="0" w:space="0" w:color="auto"/>
                                    <w:bottom w:val="none" w:sz="0" w:space="0" w:color="auto"/>
                                    <w:right w:val="none" w:sz="0" w:space="0" w:color="auto"/>
                                  </w:divBdr>
                                </w:div>
                                <w:div w:id="1458252725">
                                  <w:marLeft w:val="0"/>
                                  <w:marRight w:val="0"/>
                                  <w:marTop w:val="0"/>
                                  <w:marBottom w:val="0"/>
                                  <w:divBdr>
                                    <w:top w:val="none" w:sz="0" w:space="0" w:color="auto"/>
                                    <w:left w:val="none" w:sz="0" w:space="0" w:color="auto"/>
                                    <w:bottom w:val="none" w:sz="0" w:space="0" w:color="auto"/>
                                    <w:right w:val="none" w:sz="0" w:space="0" w:color="auto"/>
                                  </w:divBdr>
                                  <w:divsChild>
                                    <w:div w:id="1458252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803">
                          <w:marLeft w:val="0"/>
                          <w:marRight w:val="0"/>
                          <w:marTop w:val="0"/>
                          <w:marBottom w:val="0"/>
                          <w:divBdr>
                            <w:top w:val="none" w:sz="0" w:space="0" w:color="auto"/>
                            <w:left w:val="none" w:sz="0" w:space="0" w:color="auto"/>
                            <w:bottom w:val="none" w:sz="0" w:space="0" w:color="auto"/>
                            <w:right w:val="none" w:sz="0" w:space="0" w:color="auto"/>
                          </w:divBdr>
                        </w:div>
                      </w:divsChild>
                    </w:div>
                    <w:div w:id="1458252790">
                      <w:marLeft w:val="240"/>
                      <w:marRight w:val="0"/>
                      <w:marTop w:val="0"/>
                      <w:marBottom w:val="0"/>
                      <w:divBdr>
                        <w:top w:val="none" w:sz="0" w:space="0" w:color="auto"/>
                        <w:left w:val="none" w:sz="0" w:space="0" w:color="auto"/>
                        <w:bottom w:val="none" w:sz="0" w:space="0" w:color="auto"/>
                        <w:right w:val="none" w:sz="0" w:space="0" w:color="auto"/>
                      </w:divBdr>
                    </w:div>
                  </w:divsChild>
                </w:div>
                <w:div w:id="1458252747">
                  <w:marLeft w:val="0"/>
                  <w:marRight w:val="0"/>
                  <w:marTop w:val="0"/>
                  <w:marBottom w:val="0"/>
                  <w:divBdr>
                    <w:top w:val="none" w:sz="0" w:space="0" w:color="auto"/>
                    <w:left w:val="none" w:sz="0" w:space="0" w:color="auto"/>
                    <w:bottom w:val="none" w:sz="0" w:space="0" w:color="auto"/>
                    <w:right w:val="none" w:sz="0" w:space="0" w:color="auto"/>
                  </w:divBdr>
                  <w:divsChild>
                    <w:div w:id="1458252750">
                      <w:marLeft w:val="0"/>
                      <w:marRight w:val="0"/>
                      <w:marTop w:val="0"/>
                      <w:marBottom w:val="0"/>
                      <w:divBdr>
                        <w:top w:val="none" w:sz="0" w:space="0" w:color="auto"/>
                        <w:left w:val="none" w:sz="0" w:space="0" w:color="auto"/>
                        <w:bottom w:val="none" w:sz="0" w:space="0" w:color="auto"/>
                        <w:right w:val="none" w:sz="0" w:space="0" w:color="auto"/>
                      </w:divBdr>
                      <w:divsChild>
                        <w:div w:id="1458252683">
                          <w:marLeft w:val="0"/>
                          <w:marRight w:val="0"/>
                          <w:marTop w:val="0"/>
                          <w:marBottom w:val="0"/>
                          <w:divBdr>
                            <w:top w:val="none" w:sz="0" w:space="0" w:color="auto"/>
                            <w:left w:val="none" w:sz="0" w:space="0" w:color="auto"/>
                            <w:bottom w:val="none" w:sz="0" w:space="0" w:color="auto"/>
                            <w:right w:val="none" w:sz="0" w:space="0" w:color="auto"/>
                          </w:divBdr>
                        </w:div>
                        <w:div w:id="1458252749">
                          <w:marLeft w:val="0"/>
                          <w:marRight w:val="0"/>
                          <w:marTop w:val="0"/>
                          <w:marBottom w:val="0"/>
                          <w:divBdr>
                            <w:top w:val="none" w:sz="0" w:space="0" w:color="auto"/>
                            <w:left w:val="none" w:sz="0" w:space="0" w:color="auto"/>
                            <w:bottom w:val="none" w:sz="0" w:space="0" w:color="auto"/>
                            <w:right w:val="none" w:sz="0" w:space="0" w:color="auto"/>
                          </w:divBdr>
                          <w:divsChild>
                            <w:div w:id="1458252677">
                              <w:marLeft w:val="0"/>
                              <w:marRight w:val="0"/>
                              <w:marTop w:val="0"/>
                              <w:marBottom w:val="0"/>
                              <w:divBdr>
                                <w:top w:val="none" w:sz="0" w:space="0" w:color="auto"/>
                                <w:left w:val="none" w:sz="0" w:space="0" w:color="auto"/>
                                <w:bottom w:val="none" w:sz="0" w:space="0" w:color="auto"/>
                                <w:right w:val="none" w:sz="0" w:space="0" w:color="auto"/>
                              </w:divBdr>
                              <w:divsChild>
                                <w:div w:id="1458252713">
                                  <w:marLeft w:val="0"/>
                                  <w:marRight w:val="0"/>
                                  <w:marTop w:val="0"/>
                                  <w:marBottom w:val="0"/>
                                  <w:divBdr>
                                    <w:top w:val="none" w:sz="0" w:space="0" w:color="auto"/>
                                    <w:left w:val="none" w:sz="0" w:space="0" w:color="auto"/>
                                    <w:bottom w:val="none" w:sz="0" w:space="0" w:color="auto"/>
                                    <w:right w:val="none" w:sz="0" w:space="0" w:color="auto"/>
                                  </w:divBdr>
                                  <w:divsChild>
                                    <w:div w:id="1458252795">
                                      <w:marLeft w:val="240"/>
                                      <w:marRight w:val="0"/>
                                      <w:marTop w:val="0"/>
                                      <w:marBottom w:val="0"/>
                                      <w:divBdr>
                                        <w:top w:val="none" w:sz="0" w:space="0" w:color="auto"/>
                                        <w:left w:val="none" w:sz="0" w:space="0" w:color="auto"/>
                                        <w:bottom w:val="none" w:sz="0" w:space="0" w:color="auto"/>
                                        <w:right w:val="none" w:sz="0" w:space="0" w:color="auto"/>
                                      </w:divBdr>
                                    </w:div>
                                  </w:divsChild>
                                </w:div>
                                <w:div w:id="1458252730">
                                  <w:marLeft w:val="0"/>
                                  <w:marRight w:val="0"/>
                                  <w:marTop w:val="0"/>
                                  <w:marBottom w:val="0"/>
                                  <w:divBdr>
                                    <w:top w:val="none" w:sz="0" w:space="0" w:color="auto"/>
                                    <w:left w:val="none" w:sz="0" w:space="0" w:color="auto"/>
                                    <w:bottom w:val="none" w:sz="0" w:space="0" w:color="auto"/>
                                    <w:right w:val="none" w:sz="0" w:space="0" w:color="auto"/>
                                  </w:divBdr>
                                  <w:divsChild>
                                    <w:div w:id="1458252667">
                                      <w:marLeft w:val="240"/>
                                      <w:marRight w:val="0"/>
                                      <w:marTop w:val="0"/>
                                      <w:marBottom w:val="0"/>
                                      <w:divBdr>
                                        <w:top w:val="none" w:sz="0" w:space="0" w:color="auto"/>
                                        <w:left w:val="none" w:sz="0" w:space="0" w:color="auto"/>
                                        <w:bottom w:val="none" w:sz="0" w:space="0" w:color="auto"/>
                                        <w:right w:val="none" w:sz="0" w:space="0" w:color="auto"/>
                                      </w:divBdr>
                                    </w:div>
                                  </w:divsChild>
                                </w:div>
                                <w:div w:id="1458252731">
                                  <w:marLeft w:val="0"/>
                                  <w:marRight w:val="0"/>
                                  <w:marTop w:val="0"/>
                                  <w:marBottom w:val="0"/>
                                  <w:divBdr>
                                    <w:top w:val="none" w:sz="0" w:space="0" w:color="auto"/>
                                    <w:left w:val="none" w:sz="0" w:space="0" w:color="auto"/>
                                    <w:bottom w:val="none" w:sz="0" w:space="0" w:color="auto"/>
                                    <w:right w:val="none" w:sz="0" w:space="0" w:color="auto"/>
                                  </w:divBdr>
                                  <w:divsChild>
                                    <w:div w:id="1458252755">
                                      <w:marLeft w:val="240"/>
                                      <w:marRight w:val="0"/>
                                      <w:marTop w:val="0"/>
                                      <w:marBottom w:val="0"/>
                                      <w:divBdr>
                                        <w:top w:val="none" w:sz="0" w:space="0" w:color="auto"/>
                                        <w:left w:val="none" w:sz="0" w:space="0" w:color="auto"/>
                                        <w:bottom w:val="none" w:sz="0" w:space="0" w:color="auto"/>
                                        <w:right w:val="none" w:sz="0" w:space="0" w:color="auto"/>
                                      </w:divBdr>
                                    </w:div>
                                  </w:divsChild>
                                </w:div>
                                <w:div w:id="1458252772">
                                  <w:marLeft w:val="0"/>
                                  <w:marRight w:val="0"/>
                                  <w:marTop w:val="0"/>
                                  <w:marBottom w:val="0"/>
                                  <w:divBdr>
                                    <w:top w:val="none" w:sz="0" w:space="0" w:color="auto"/>
                                    <w:left w:val="none" w:sz="0" w:space="0" w:color="auto"/>
                                    <w:bottom w:val="none" w:sz="0" w:space="0" w:color="auto"/>
                                    <w:right w:val="none" w:sz="0" w:space="0" w:color="auto"/>
                                  </w:divBdr>
                                </w:div>
                              </w:divsChild>
                            </w:div>
                            <w:div w:id="1458252692">
                              <w:marLeft w:val="240"/>
                              <w:marRight w:val="0"/>
                              <w:marTop w:val="0"/>
                              <w:marBottom w:val="0"/>
                              <w:divBdr>
                                <w:top w:val="none" w:sz="0" w:space="0" w:color="auto"/>
                                <w:left w:val="none" w:sz="0" w:space="0" w:color="auto"/>
                                <w:bottom w:val="none" w:sz="0" w:space="0" w:color="auto"/>
                                <w:right w:val="none" w:sz="0" w:space="0" w:color="auto"/>
                              </w:divBdr>
                            </w:div>
                          </w:divsChild>
                        </w:div>
                        <w:div w:id="1458252780">
                          <w:marLeft w:val="0"/>
                          <w:marRight w:val="0"/>
                          <w:marTop w:val="0"/>
                          <w:marBottom w:val="0"/>
                          <w:divBdr>
                            <w:top w:val="none" w:sz="0" w:space="0" w:color="auto"/>
                            <w:left w:val="none" w:sz="0" w:space="0" w:color="auto"/>
                            <w:bottom w:val="none" w:sz="0" w:space="0" w:color="auto"/>
                            <w:right w:val="none" w:sz="0" w:space="0" w:color="auto"/>
                          </w:divBdr>
                          <w:divsChild>
                            <w:div w:id="1458252668">
                              <w:marLeft w:val="0"/>
                              <w:marRight w:val="0"/>
                              <w:marTop w:val="0"/>
                              <w:marBottom w:val="0"/>
                              <w:divBdr>
                                <w:top w:val="none" w:sz="0" w:space="0" w:color="auto"/>
                                <w:left w:val="none" w:sz="0" w:space="0" w:color="auto"/>
                                <w:bottom w:val="none" w:sz="0" w:space="0" w:color="auto"/>
                                <w:right w:val="none" w:sz="0" w:space="0" w:color="auto"/>
                              </w:divBdr>
                              <w:divsChild>
                                <w:div w:id="1458252670">
                                  <w:marLeft w:val="0"/>
                                  <w:marRight w:val="0"/>
                                  <w:marTop w:val="0"/>
                                  <w:marBottom w:val="0"/>
                                  <w:divBdr>
                                    <w:top w:val="none" w:sz="0" w:space="0" w:color="auto"/>
                                    <w:left w:val="none" w:sz="0" w:space="0" w:color="auto"/>
                                    <w:bottom w:val="none" w:sz="0" w:space="0" w:color="auto"/>
                                    <w:right w:val="none" w:sz="0" w:space="0" w:color="auto"/>
                                  </w:divBdr>
                                  <w:divsChild>
                                    <w:div w:id="1458252693">
                                      <w:marLeft w:val="240"/>
                                      <w:marRight w:val="0"/>
                                      <w:marTop w:val="0"/>
                                      <w:marBottom w:val="0"/>
                                      <w:divBdr>
                                        <w:top w:val="none" w:sz="0" w:space="0" w:color="auto"/>
                                        <w:left w:val="none" w:sz="0" w:space="0" w:color="auto"/>
                                        <w:bottom w:val="none" w:sz="0" w:space="0" w:color="auto"/>
                                        <w:right w:val="none" w:sz="0" w:space="0" w:color="auto"/>
                                      </w:divBdr>
                                    </w:div>
                                  </w:divsChild>
                                </w:div>
                                <w:div w:id="1458252810">
                                  <w:marLeft w:val="0"/>
                                  <w:marRight w:val="0"/>
                                  <w:marTop w:val="0"/>
                                  <w:marBottom w:val="0"/>
                                  <w:divBdr>
                                    <w:top w:val="none" w:sz="0" w:space="0" w:color="auto"/>
                                    <w:left w:val="none" w:sz="0" w:space="0" w:color="auto"/>
                                    <w:bottom w:val="none" w:sz="0" w:space="0" w:color="auto"/>
                                    <w:right w:val="none" w:sz="0" w:space="0" w:color="auto"/>
                                  </w:divBdr>
                                </w:div>
                              </w:divsChild>
                            </w:div>
                            <w:div w:id="1458252709">
                              <w:marLeft w:val="240"/>
                              <w:marRight w:val="0"/>
                              <w:marTop w:val="0"/>
                              <w:marBottom w:val="0"/>
                              <w:divBdr>
                                <w:top w:val="none" w:sz="0" w:space="0" w:color="auto"/>
                                <w:left w:val="none" w:sz="0" w:space="0" w:color="auto"/>
                                <w:bottom w:val="none" w:sz="0" w:space="0" w:color="auto"/>
                                <w:right w:val="none" w:sz="0" w:space="0" w:color="auto"/>
                              </w:divBdr>
                            </w:div>
                          </w:divsChild>
                        </w:div>
                        <w:div w:id="1458252807">
                          <w:marLeft w:val="0"/>
                          <w:marRight w:val="0"/>
                          <w:marTop w:val="0"/>
                          <w:marBottom w:val="0"/>
                          <w:divBdr>
                            <w:top w:val="none" w:sz="0" w:space="0" w:color="auto"/>
                            <w:left w:val="none" w:sz="0" w:space="0" w:color="auto"/>
                            <w:bottom w:val="none" w:sz="0" w:space="0" w:color="auto"/>
                            <w:right w:val="none" w:sz="0" w:space="0" w:color="auto"/>
                          </w:divBdr>
                          <w:divsChild>
                            <w:div w:id="14582527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8252813">
                      <w:marLeft w:val="240"/>
                      <w:marRight w:val="0"/>
                      <w:marTop w:val="0"/>
                      <w:marBottom w:val="0"/>
                      <w:divBdr>
                        <w:top w:val="none" w:sz="0" w:space="0" w:color="auto"/>
                        <w:left w:val="none" w:sz="0" w:space="0" w:color="auto"/>
                        <w:bottom w:val="none" w:sz="0" w:space="0" w:color="auto"/>
                        <w:right w:val="none" w:sz="0" w:space="0" w:color="auto"/>
                      </w:divBdr>
                    </w:div>
                  </w:divsChild>
                </w:div>
                <w:div w:id="1458252771">
                  <w:marLeft w:val="0"/>
                  <w:marRight w:val="0"/>
                  <w:marTop w:val="0"/>
                  <w:marBottom w:val="0"/>
                  <w:divBdr>
                    <w:top w:val="none" w:sz="0" w:space="0" w:color="auto"/>
                    <w:left w:val="none" w:sz="0" w:space="0" w:color="auto"/>
                    <w:bottom w:val="none" w:sz="0" w:space="0" w:color="auto"/>
                    <w:right w:val="none" w:sz="0" w:space="0" w:color="auto"/>
                  </w:divBdr>
                  <w:divsChild>
                    <w:div w:id="1458252744">
                      <w:marLeft w:val="0"/>
                      <w:marRight w:val="0"/>
                      <w:marTop w:val="0"/>
                      <w:marBottom w:val="0"/>
                      <w:divBdr>
                        <w:top w:val="none" w:sz="0" w:space="0" w:color="auto"/>
                        <w:left w:val="none" w:sz="0" w:space="0" w:color="auto"/>
                        <w:bottom w:val="none" w:sz="0" w:space="0" w:color="auto"/>
                        <w:right w:val="none" w:sz="0" w:space="0" w:color="auto"/>
                      </w:divBdr>
                      <w:divsChild>
                        <w:div w:id="1458252694">
                          <w:marLeft w:val="0"/>
                          <w:marRight w:val="0"/>
                          <w:marTop w:val="0"/>
                          <w:marBottom w:val="0"/>
                          <w:divBdr>
                            <w:top w:val="none" w:sz="0" w:space="0" w:color="auto"/>
                            <w:left w:val="none" w:sz="0" w:space="0" w:color="auto"/>
                            <w:bottom w:val="none" w:sz="0" w:space="0" w:color="auto"/>
                            <w:right w:val="none" w:sz="0" w:space="0" w:color="auto"/>
                          </w:divBdr>
                        </w:div>
                        <w:div w:id="1458252738">
                          <w:marLeft w:val="0"/>
                          <w:marRight w:val="0"/>
                          <w:marTop w:val="0"/>
                          <w:marBottom w:val="0"/>
                          <w:divBdr>
                            <w:top w:val="none" w:sz="0" w:space="0" w:color="auto"/>
                            <w:left w:val="none" w:sz="0" w:space="0" w:color="auto"/>
                            <w:bottom w:val="none" w:sz="0" w:space="0" w:color="auto"/>
                            <w:right w:val="none" w:sz="0" w:space="0" w:color="auto"/>
                          </w:divBdr>
                          <w:divsChild>
                            <w:div w:id="1458252814">
                              <w:marLeft w:val="0"/>
                              <w:marRight w:val="0"/>
                              <w:marTop w:val="0"/>
                              <w:marBottom w:val="0"/>
                              <w:divBdr>
                                <w:top w:val="none" w:sz="0" w:space="0" w:color="auto"/>
                                <w:left w:val="none" w:sz="0" w:space="0" w:color="auto"/>
                                <w:bottom w:val="none" w:sz="0" w:space="0" w:color="auto"/>
                                <w:right w:val="none" w:sz="0" w:space="0" w:color="auto"/>
                              </w:divBdr>
                              <w:divsChild>
                                <w:div w:id="1458252691">
                                  <w:marLeft w:val="0"/>
                                  <w:marRight w:val="0"/>
                                  <w:marTop w:val="0"/>
                                  <w:marBottom w:val="0"/>
                                  <w:divBdr>
                                    <w:top w:val="none" w:sz="0" w:space="0" w:color="auto"/>
                                    <w:left w:val="none" w:sz="0" w:space="0" w:color="auto"/>
                                    <w:bottom w:val="none" w:sz="0" w:space="0" w:color="auto"/>
                                    <w:right w:val="none" w:sz="0" w:space="0" w:color="auto"/>
                                  </w:divBdr>
                                  <w:divsChild>
                                    <w:div w:id="1458252685">
                                      <w:marLeft w:val="240"/>
                                      <w:marRight w:val="0"/>
                                      <w:marTop w:val="0"/>
                                      <w:marBottom w:val="0"/>
                                      <w:divBdr>
                                        <w:top w:val="none" w:sz="0" w:space="0" w:color="auto"/>
                                        <w:left w:val="none" w:sz="0" w:space="0" w:color="auto"/>
                                        <w:bottom w:val="none" w:sz="0" w:space="0" w:color="auto"/>
                                        <w:right w:val="none" w:sz="0" w:space="0" w:color="auto"/>
                                      </w:divBdr>
                                    </w:div>
                                  </w:divsChild>
                                </w:div>
                                <w:div w:id="1458252700">
                                  <w:marLeft w:val="0"/>
                                  <w:marRight w:val="0"/>
                                  <w:marTop w:val="0"/>
                                  <w:marBottom w:val="0"/>
                                  <w:divBdr>
                                    <w:top w:val="none" w:sz="0" w:space="0" w:color="auto"/>
                                    <w:left w:val="none" w:sz="0" w:space="0" w:color="auto"/>
                                    <w:bottom w:val="none" w:sz="0" w:space="0" w:color="auto"/>
                                    <w:right w:val="none" w:sz="0" w:space="0" w:color="auto"/>
                                  </w:divBdr>
                                </w:div>
                                <w:div w:id="1458252784">
                                  <w:marLeft w:val="0"/>
                                  <w:marRight w:val="0"/>
                                  <w:marTop w:val="0"/>
                                  <w:marBottom w:val="0"/>
                                  <w:divBdr>
                                    <w:top w:val="none" w:sz="0" w:space="0" w:color="auto"/>
                                    <w:left w:val="none" w:sz="0" w:space="0" w:color="auto"/>
                                    <w:bottom w:val="none" w:sz="0" w:space="0" w:color="auto"/>
                                    <w:right w:val="none" w:sz="0" w:space="0" w:color="auto"/>
                                  </w:divBdr>
                                  <w:divsChild>
                                    <w:div w:id="14582527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778">
                          <w:marLeft w:val="0"/>
                          <w:marRight w:val="0"/>
                          <w:marTop w:val="0"/>
                          <w:marBottom w:val="0"/>
                          <w:divBdr>
                            <w:top w:val="none" w:sz="0" w:space="0" w:color="auto"/>
                            <w:left w:val="none" w:sz="0" w:space="0" w:color="auto"/>
                            <w:bottom w:val="none" w:sz="0" w:space="0" w:color="auto"/>
                            <w:right w:val="none" w:sz="0" w:space="0" w:color="auto"/>
                          </w:divBdr>
                          <w:divsChild>
                            <w:div w:id="1458252688">
                              <w:marLeft w:val="240"/>
                              <w:marRight w:val="0"/>
                              <w:marTop w:val="0"/>
                              <w:marBottom w:val="0"/>
                              <w:divBdr>
                                <w:top w:val="none" w:sz="0" w:space="0" w:color="auto"/>
                                <w:left w:val="none" w:sz="0" w:space="0" w:color="auto"/>
                                <w:bottom w:val="none" w:sz="0" w:space="0" w:color="auto"/>
                                <w:right w:val="none" w:sz="0" w:space="0" w:color="auto"/>
                              </w:divBdr>
                            </w:div>
                            <w:div w:id="1458252757">
                              <w:marLeft w:val="0"/>
                              <w:marRight w:val="0"/>
                              <w:marTop w:val="0"/>
                              <w:marBottom w:val="0"/>
                              <w:divBdr>
                                <w:top w:val="none" w:sz="0" w:space="0" w:color="auto"/>
                                <w:left w:val="none" w:sz="0" w:space="0" w:color="auto"/>
                                <w:bottom w:val="none" w:sz="0" w:space="0" w:color="auto"/>
                                <w:right w:val="none" w:sz="0" w:space="0" w:color="auto"/>
                              </w:divBdr>
                              <w:divsChild>
                                <w:div w:id="1458252681">
                                  <w:marLeft w:val="0"/>
                                  <w:marRight w:val="0"/>
                                  <w:marTop w:val="0"/>
                                  <w:marBottom w:val="0"/>
                                  <w:divBdr>
                                    <w:top w:val="none" w:sz="0" w:space="0" w:color="auto"/>
                                    <w:left w:val="none" w:sz="0" w:space="0" w:color="auto"/>
                                    <w:bottom w:val="none" w:sz="0" w:space="0" w:color="auto"/>
                                    <w:right w:val="none" w:sz="0" w:space="0" w:color="auto"/>
                                  </w:divBdr>
                                </w:div>
                                <w:div w:id="1458252735">
                                  <w:marLeft w:val="0"/>
                                  <w:marRight w:val="0"/>
                                  <w:marTop w:val="0"/>
                                  <w:marBottom w:val="0"/>
                                  <w:divBdr>
                                    <w:top w:val="none" w:sz="0" w:space="0" w:color="auto"/>
                                    <w:left w:val="none" w:sz="0" w:space="0" w:color="auto"/>
                                    <w:bottom w:val="none" w:sz="0" w:space="0" w:color="auto"/>
                                    <w:right w:val="none" w:sz="0" w:space="0" w:color="auto"/>
                                  </w:divBdr>
                                  <w:divsChild>
                                    <w:div w:id="1458252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2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706">
      <w:marLeft w:val="0"/>
      <w:marRight w:val="0"/>
      <w:marTop w:val="0"/>
      <w:marBottom w:val="0"/>
      <w:divBdr>
        <w:top w:val="none" w:sz="0" w:space="0" w:color="auto"/>
        <w:left w:val="none" w:sz="0" w:space="0" w:color="auto"/>
        <w:bottom w:val="none" w:sz="0" w:space="0" w:color="auto"/>
        <w:right w:val="none" w:sz="0" w:space="0" w:color="auto"/>
      </w:divBdr>
    </w:div>
    <w:div w:id="1458252723">
      <w:marLeft w:val="0"/>
      <w:marRight w:val="0"/>
      <w:marTop w:val="0"/>
      <w:marBottom w:val="0"/>
      <w:divBdr>
        <w:top w:val="none" w:sz="0" w:space="0" w:color="auto"/>
        <w:left w:val="none" w:sz="0" w:space="0" w:color="auto"/>
        <w:bottom w:val="none" w:sz="0" w:space="0" w:color="auto"/>
        <w:right w:val="none" w:sz="0" w:space="0" w:color="auto"/>
      </w:divBdr>
    </w:div>
    <w:div w:id="1458252741">
      <w:marLeft w:val="0"/>
      <w:marRight w:val="0"/>
      <w:marTop w:val="0"/>
      <w:marBottom w:val="0"/>
      <w:divBdr>
        <w:top w:val="none" w:sz="0" w:space="0" w:color="auto"/>
        <w:left w:val="none" w:sz="0" w:space="0" w:color="auto"/>
        <w:bottom w:val="none" w:sz="0" w:space="0" w:color="auto"/>
        <w:right w:val="none" w:sz="0" w:space="0" w:color="auto"/>
      </w:divBdr>
    </w:div>
    <w:div w:id="1458252742">
      <w:marLeft w:val="0"/>
      <w:marRight w:val="0"/>
      <w:marTop w:val="0"/>
      <w:marBottom w:val="0"/>
      <w:divBdr>
        <w:top w:val="none" w:sz="0" w:space="0" w:color="auto"/>
        <w:left w:val="none" w:sz="0" w:space="0" w:color="auto"/>
        <w:bottom w:val="none" w:sz="0" w:space="0" w:color="auto"/>
        <w:right w:val="none" w:sz="0" w:space="0" w:color="auto"/>
      </w:divBdr>
    </w:div>
    <w:div w:id="1458252753">
      <w:marLeft w:val="0"/>
      <w:marRight w:val="0"/>
      <w:marTop w:val="0"/>
      <w:marBottom w:val="0"/>
      <w:divBdr>
        <w:top w:val="none" w:sz="0" w:space="0" w:color="auto"/>
        <w:left w:val="none" w:sz="0" w:space="0" w:color="auto"/>
        <w:bottom w:val="none" w:sz="0" w:space="0" w:color="auto"/>
        <w:right w:val="none" w:sz="0" w:space="0" w:color="auto"/>
      </w:divBdr>
    </w:div>
    <w:div w:id="1458252766">
      <w:marLeft w:val="0"/>
      <w:marRight w:val="0"/>
      <w:marTop w:val="0"/>
      <w:marBottom w:val="0"/>
      <w:divBdr>
        <w:top w:val="none" w:sz="0" w:space="0" w:color="auto"/>
        <w:left w:val="none" w:sz="0" w:space="0" w:color="auto"/>
        <w:bottom w:val="none" w:sz="0" w:space="0" w:color="auto"/>
        <w:right w:val="none" w:sz="0" w:space="0" w:color="auto"/>
      </w:divBdr>
      <w:divsChild>
        <w:div w:id="1458252712">
          <w:marLeft w:val="0"/>
          <w:marRight w:val="0"/>
          <w:marTop w:val="0"/>
          <w:marBottom w:val="0"/>
          <w:divBdr>
            <w:top w:val="none" w:sz="0" w:space="0" w:color="auto"/>
            <w:left w:val="none" w:sz="0" w:space="0" w:color="auto"/>
            <w:bottom w:val="none" w:sz="0" w:space="0" w:color="auto"/>
            <w:right w:val="none" w:sz="0" w:space="0" w:color="auto"/>
          </w:divBdr>
          <w:divsChild>
            <w:div w:id="1458252748">
              <w:marLeft w:val="0"/>
              <w:marRight w:val="0"/>
              <w:marTop w:val="0"/>
              <w:marBottom w:val="0"/>
              <w:divBdr>
                <w:top w:val="none" w:sz="0" w:space="0" w:color="auto"/>
                <w:left w:val="none" w:sz="0" w:space="0" w:color="auto"/>
                <w:bottom w:val="none" w:sz="0" w:space="0" w:color="auto"/>
                <w:right w:val="none" w:sz="0" w:space="0" w:color="auto"/>
              </w:divBdr>
            </w:div>
            <w:div w:id="1458252756">
              <w:marLeft w:val="0"/>
              <w:marRight w:val="0"/>
              <w:marTop w:val="0"/>
              <w:marBottom w:val="0"/>
              <w:divBdr>
                <w:top w:val="none" w:sz="0" w:space="0" w:color="auto"/>
                <w:left w:val="none" w:sz="0" w:space="0" w:color="auto"/>
                <w:bottom w:val="none" w:sz="0" w:space="0" w:color="auto"/>
                <w:right w:val="none" w:sz="0" w:space="0" w:color="auto"/>
              </w:divBdr>
              <w:divsChild>
                <w:div w:id="1458252703">
                  <w:marLeft w:val="240"/>
                  <w:marRight w:val="0"/>
                  <w:marTop w:val="0"/>
                  <w:marBottom w:val="0"/>
                  <w:divBdr>
                    <w:top w:val="none" w:sz="0" w:space="0" w:color="auto"/>
                    <w:left w:val="none" w:sz="0" w:space="0" w:color="auto"/>
                    <w:bottom w:val="none" w:sz="0" w:space="0" w:color="auto"/>
                    <w:right w:val="none" w:sz="0" w:space="0" w:color="auto"/>
                  </w:divBdr>
                </w:div>
                <w:div w:id="1458252808">
                  <w:marLeft w:val="0"/>
                  <w:marRight w:val="0"/>
                  <w:marTop w:val="0"/>
                  <w:marBottom w:val="0"/>
                  <w:divBdr>
                    <w:top w:val="none" w:sz="0" w:space="0" w:color="auto"/>
                    <w:left w:val="none" w:sz="0" w:space="0" w:color="auto"/>
                    <w:bottom w:val="none" w:sz="0" w:space="0" w:color="auto"/>
                    <w:right w:val="none" w:sz="0" w:space="0" w:color="auto"/>
                  </w:divBdr>
                  <w:divsChild>
                    <w:div w:id="1458252718">
                      <w:marLeft w:val="0"/>
                      <w:marRight w:val="0"/>
                      <w:marTop w:val="0"/>
                      <w:marBottom w:val="0"/>
                      <w:divBdr>
                        <w:top w:val="none" w:sz="0" w:space="0" w:color="auto"/>
                        <w:left w:val="none" w:sz="0" w:space="0" w:color="auto"/>
                        <w:bottom w:val="none" w:sz="0" w:space="0" w:color="auto"/>
                        <w:right w:val="none" w:sz="0" w:space="0" w:color="auto"/>
                      </w:divBdr>
                      <w:divsChild>
                        <w:div w:id="1458252699">
                          <w:marLeft w:val="240"/>
                          <w:marRight w:val="0"/>
                          <w:marTop w:val="0"/>
                          <w:marBottom w:val="0"/>
                          <w:divBdr>
                            <w:top w:val="none" w:sz="0" w:space="0" w:color="auto"/>
                            <w:left w:val="none" w:sz="0" w:space="0" w:color="auto"/>
                            <w:bottom w:val="none" w:sz="0" w:space="0" w:color="auto"/>
                            <w:right w:val="none" w:sz="0" w:space="0" w:color="auto"/>
                          </w:divBdr>
                        </w:div>
                        <w:div w:id="1458252801">
                          <w:marLeft w:val="0"/>
                          <w:marRight w:val="0"/>
                          <w:marTop w:val="0"/>
                          <w:marBottom w:val="0"/>
                          <w:divBdr>
                            <w:top w:val="none" w:sz="0" w:space="0" w:color="auto"/>
                            <w:left w:val="none" w:sz="0" w:space="0" w:color="auto"/>
                            <w:bottom w:val="none" w:sz="0" w:space="0" w:color="auto"/>
                            <w:right w:val="none" w:sz="0" w:space="0" w:color="auto"/>
                          </w:divBdr>
                          <w:divsChild>
                            <w:div w:id="1458252672">
                              <w:marLeft w:val="0"/>
                              <w:marRight w:val="0"/>
                              <w:marTop w:val="0"/>
                              <w:marBottom w:val="0"/>
                              <w:divBdr>
                                <w:top w:val="none" w:sz="0" w:space="0" w:color="auto"/>
                                <w:left w:val="none" w:sz="0" w:space="0" w:color="auto"/>
                                <w:bottom w:val="none" w:sz="0" w:space="0" w:color="auto"/>
                                <w:right w:val="none" w:sz="0" w:space="0" w:color="auto"/>
                              </w:divBdr>
                              <w:divsChild>
                                <w:div w:id="1458252770">
                                  <w:marLeft w:val="240"/>
                                  <w:marRight w:val="0"/>
                                  <w:marTop w:val="0"/>
                                  <w:marBottom w:val="0"/>
                                  <w:divBdr>
                                    <w:top w:val="none" w:sz="0" w:space="0" w:color="auto"/>
                                    <w:left w:val="none" w:sz="0" w:space="0" w:color="auto"/>
                                    <w:bottom w:val="none" w:sz="0" w:space="0" w:color="auto"/>
                                    <w:right w:val="none" w:sz="0" w:space="0" w:color="auto"/>
                                  </w:divBdr>
                                </w:div>
                                <w:div w:id="1458252783">
                                  <w:marLeft w:val="0"/>
                                  <w:marRight w:val="0"/>
                                  <w:marTop w:val="0"/>
                                  <w:marBottom w:val="0"/>
                                  <w:divBdr>
                                    <w:top w:val="none" w:sz="0" w:space="0" w:color="auto"/>
                                    <w:left w:val="none" w:sz="0" w:space="0" w:color="auto"/>
                                    <w:bottom w:val="none" w:sz="0" w:space="0" w:color="auto"/>
                                    <w:right w:val="none" w:sz="0" w:space="0" w:color="auto"/>
                                  </w:divBdr>
                                  <w:divsChild>
                                    <w:div w:id="1458252734">
                                      <w:marLeft w:val="0"/>
                                      <w:marRight w:val="0"/>
                                      <w:marTop w:val="0"/>
                                      <w:marBottom w:val="0"/>
                                      <w:divBdr>
                                        <w:top w:val="none" w:sz="0" w:space="0" w:color="auto"/>
                                        <w:left w:val="none" w:sz="0" w:space="0" w:color="auto"/>
                                        <w:bottom w:val="none" w:sz="0" w:space="0" w:color="auto"/>
                                        <w:right w:val="none" w:sz="0" w:space="0" w:color="auto"/>
                                      </w:divBdr>
                                      <w:divsChild>
                                        <w:div w:id="1458252684">
                                          <w:marLeft w:val="240"/>
                                          <w:marRight w:val="0"/>
                                          <w:marTop w:val="0"/>
                                          <w:marBottom w:val="0"/>
                                          <w:divBdr>
                                            <w:top w:val="none" w:sz="0" w:space="0" w:color="auto"/>
                                            <w:left w:val="none" w:sz="0" w:space="0" w:color="auto"/>
                                            <w:bottom w:val="none" w:sz="0" w:space="0" w:color="auto"/>
                                            <w:right w:val="none" w:sz="0" w:space="0" w:color="auto"/>
                                          </w:divBdr>
                                        </w:div>
                                      </w:divsChild>
                                    </w:div>
                                    <w:div w:id="14582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2752">
                      <w:marLeft w:val="0"/>
                      <w:marRight w:val="0"/>
                      <w:marTop w:val="0"/>
                      <w:marBottom w:val="0"/>
                      <w:divBdr>
                        <w:top w:val="none" w:sz="0" w:space="0" w:color="auto"/>
                        <w:left w:val="none" w:sz="0" w:space="0" w:color="auto"/>
                        <w:bottom w:val="none" w:sz="0" w:space="0" w:color="auto"/>
                        <w:right w:val="none" w:sz="0" w:space="0" w:color="auto"/>
                      </w:divBdr>
                      <w:divsChild>
                        <w:div w:id="1458252717">
                          <w:marLeft w:val="240"/>
                          <w:marRight w:val="0"/>
                          <w:marTop w:val="0"/>
                          <w:marBottom w:val="0"/>
                          <w:divBdr>
                            <w:top w:val="none" w:sz="0" w:space="0" w:color="auto"/>
                            <w:left w:val="none" w:sz="0" w:space="0" w:color="auto"/>
                            <w:bottom w:val="none" w:sz="0" w:space="0" w:color="auto"/>
                            <w:right w:val="none" w:sz="0" w:space="0" w:color="auto"/>
                          </w:divBdr>
                        </w:div>
                        <w:div w:id="1458252782">
                          <w:marLeft w:val="0"/>
                          <w:marRight w:val="0"/>
                          <w:marTop w:val="0"/>
                          <w:marBottom w:val="0"/>
                          <w:divBdr>
                            <w:top w:val="none" w:sz="0" w:space="0" w:color="auto"/>
                            <w:left w:val="none" w:sz="0" w:space="0" w:color="auto"/>
                            <w:bottom w:val="none" w:sz="0" w:space="0" w:color="auto"/>
                            <w:right w:val="none" w:sz="0" w:space="0" w:color="auto"/>
                          </w:divBdr>
                          <w:divsChild>
                            <w:div w:id="1458252751">
                              <w:marLeft w:val="0"/>
                              <w:marRight w:val="0"/>
                              <w:marTop w:val="0"/>
                              <w:marBottom w:val="0"/>
                              <w:divBdr>
                                <w:top w:val="none" w:sz="0" w:space="0" w:color="auto"/>
                                <w:left w:val="none" w:sz="0" w:space="0" w:color="auto"/>
                                <w:bottom w:val="none" w:sz="0" w:space="0" w:color="auto"/>
                                <w:right w:val="none" w:sz="0" w:space="0" w:color="auto"/>
                              </w:divBdr>
                              <w:divsChild>
                                <w:div w:id="1458252704">
                                  <w:marLeft w:val="0"/>
                                  <w:marRight w:val="0"/>
                                  <w:marTop w:val="0"/>
                                  <w:marBottom w:val="0"/>
                                  <w:divBdr>
                                    <w:top w:val="none" w:sz="0" w:space="0" w:color="auto"/>
                                    <w:left w:val="none" w:sz="0" w:space="0" w:color="auto"/>
                                    <w:bottom w:val="none" w:sz="0" w:space="0" w:color="auto"/>
                                    <w:right w:val="none" w:sz="0" w:space="0" w:color="auto"/>
                                  </w:divBdr>
                                  <w:divsChild>
                                    <w:div w:id="1458252724">
                                      <w:marLeft w:val="0"/>
                                      <w:marRight w:val="0"/>
                                      <w:marTop w:val="0"/>
                                      <w:marBottom w:val="0"/>
                                      <w:divBdr>
                                        <w:top w:val="none" w:sz="0" w:space="0" w:color="auto"/>
                                        <w:left w:val="none" w:sz="0" w:space="0" w:color="auto"/>
                                        <w:bottom w:val="none" w:sz="0" w:space="0" w:color="auto"/>
                                        <w:right w:val="none" w:sz="0" w:space="0" w:color="auto"/>
                                      </w:divBdr>
                                      <w:divsChild>
                                        <w:div w:id="1458252760">
                                          <w:marLeft w:val="240"/>
                                          <w:marRight w:val="0"/>
                                          <w:marTop w:val="0"/>
                                          <w:marBottom w:val="0"/>
                                          <w:divBdr>
                                            <w:top w:val="none" w:sz="0" w:space="0" w:color="auto"/>
                                            <w:left w:val="none" w:sz="0" w:space="0" w:color="auto"/>
                                            <w:bottom w:val="none" w:sz="0" w:space="0" w:color="auto"/>
                                            <w:right w:val="none" w:sz="0" w:space="0" w:color="auto"/>
                                          </w:divBdr>
                                        </w:div>
                                      </w:divsChild>
                                    </w:div>
                                    <w:div w:id="1458252775">
                                      <w:marLeft w:val="0"/>
                                      <w:marRight w:val="0"/>
                                      <w:marTop w:val="0"/>
                                      <w:marBottom w:val="0"/>
                                      <w:divBdr>
                                        <w:top w:val="none" w:sz="0" w:space="0" w:color="auto"/>
                                        <w:left w:val="none" w:sz="0" w:space="0" w:color="auto"/>
                                        <w:bottom w:val="none" w:sz="0" w:space="0" w:color="auto"/>
                                        <w:right w:val="none" w:sz="0" w:space="0" w:color="auto"/>
                                      </w:divBdr>
                                    </w:div>
                                  </w:divsChild>
                                </w:div>
                                <w:div w:id="1458252811">
                                  <w:marLeft w:val="240"/>
                                  <w:marRight w:val="0"/>
                                  <w:marTop w:val="0"/>
                                  <w:marBottom w:val="0"/>
                                  <w:divBdr>
                                    <w:top w:val="none" w:sz="0" w:space="0" w:color="auto"/>
                                    <w:left w:val="none" w:sz="0" w:space="0" w:color="auto"/>
                                    <w:bottom w:val="none" w:sz="0" w:space="0" w:color="auto"/>
                                    <w:right w:val="none" w:sz="0" w:space="0" w:color="auto"/>
                                  </w:divBdr>
                                </w:div>
                              </w:divsChild>
                            </w:div>
                            <w:div w:id="14582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2768">
                      <w:marLeft w:val="0"/>
                      <w:marRight w:val="0"/>
                      <w:marTop w:val="0"/>
                      <w:marBottom w:val="0"/>
                      <w:divBdr>
                        <w:top w:val="none" w:sz="0" w:space="0" w:color="auto"/>
                        <w:left w:val="none" w:sz="0" w:space="0" w:color="auto"/>
                        <w:bottom w:val="none" w:sz="0" w:space="0" w:color="auto"/>
                        <w:right w:val="none" w:sz="0" w:space="0" w:color="auto"/>
                      </w:divBdr>
                      <w:divsChild>
                        <w:div w:id="1458252740">
                          <w:marLeft w:val="0"/>
                          <w:marRight w:val="0"/>
                          <w:marTop w:val="0"/>
                          <w:marBottom w:val="0"/>
                          <w:divBdr>
                            <w:top w:val="none" w:sz="0" w:space="0" w:color="auto"/>
                            <w:left w:val="none" w:sz="0" w:space="0" w:color="auto"/>
                            <w:bottom w:val="none" w:sz="0" w:space="0" w:color="auto"/>
                            <w:right w:val="none" w:sz="0" w:space="0" w:color="auto"/>
                          </w:divBdr>
                          <w:divsChild>
                            <w:div w:id="1458252690">
                              <w:marLeft w:val="0"/>
                              <w:marRight w:val="0"/>
                              <w:marTop w:val="0"/>
                              <w:marBottom w:val="0"/>
                              <w:divBdr>
                                <w:top w:val="none" w:sz="0" w:space="0" w:color="auto"/>
                                <w:left w:val="none" w:sz="0" w:space="0" w:color="auto"/>
                                <w:bottom w:val="none" w:sz="0" w:space="0" w:color="auto"/>
                                <w:right w:val="none" w:sz="0" w:space="0" w:color="auto"/>
                              </w:divBdr>
                              <w:divsChild>
                                <w:div w:id="1458252686">
                                  <w:marLeft w:val="0"/>
                                  <w:marRight w:val="0"/>
                                  <w:marTop w:val="0"/>
                                  <w:marBottom w:val="0"/>
                                  <w:divBdr>
                                    <w:top w:val="none" w:sz="0" w:space="0" w:color="auto"/>
                                    <w:left w:val="none" w:sz="0" w:space="0" w:color="auto"/>
                                    <w:bottom w:val="none" w:sz="0" w:space="0" w:color="auto"/>
                                    <w:right w:val="none" w:sz="0" w:space="0" w:color="auto"/>
                                  </w:divBdr>
                                  <w:divsChild>
                                    <w:div w:id="1458252696">
                                      <w:marLeft w:val="0"/>
                                      <w:marRight w:val="0"/>
                                      <w:marTop w:val="0"/>
                                      <w:marBottom w:val="0"/>
                                      <w:divBdr>
                                        <w:top w:val="none" w:sz="0" w:space="0" w:color="auto"/>
                                        <w:left w:val="none" w:sz="0" w:space="0" w:color="auto"/>
                                        <w:bottom w:val="none" w:sz="0" w:space="0" w:color="auto"/>
                                        <w:right w:val="none" w:sz="0" w:space="0" w:color="auto"/>
                                      </w:divBdr>
                                    </w:div>
                                    <w:div w:id="1458252714">
                                      <w:marLeft w:val="0"/>
                                      <w:marRight w:val="0"/>
                                      <w:marTop w:val="0"/>
                                      <w:marBottom w:val="0"/>
                                      <w:divBdr>
                                        <w:top w:val="none" w:sz="0" w:space="0" w:color="auto"/>
                                        <w:left w:val="none" w:sz="0" w:space="0" w:color="auto"/>
                                        <w:bottom w:val="none" w:sz="0" w:space="0" w:color="auto"/>
                                        <w:right w:val="none" w:sz="0" w:space="0" w:color="auto"/>
                                      </w:divBdr>
                                      <w:divsChild>
                                        <w:div w:id="1458252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8252720">
                                  <w:marLeft w:val="240"/>
                                  <w:marRight w:val="0"/>
                                  <w:marTop w:val="0"/>
                                  <w:marBottom w:val="0"/>
                                  <w:divBdr>
                                    <w:top w:val="none" w:sz="0" w:space="0" w:color="auto"/>
                                    <w:left w:val="none" w:sz="0" w:space="0" w:color="auto"/>
                                    <w:bottom w:val="none" w:sz="0" w:space="0" w:color="auto"/>
                                    <w:right w:val="none" w:sz="0" w:space="0" w:color="auto"/>
                                  </w:divBdr>
                                </w:div>
                              </w:divsChild>
                            </w:div>
                            <w:div w:id="1458252698">
                              <w:marLeft w:val="0"/>
                              <w:marRight w:val="0"/>
                              <w:marTop w:val="0"/>
                              <w:marBottom w:val="0"/>
                              <w:divBdr>
                                <w:top w:val="none" w:sz="0" w:space="0" w:color="auto"/>
                                <w:left w:val="none" w:sz="0" w:space="0" w:color="auto"/>
                                <w:bottom w:val="none" w:sz="0" w:space="0" w:color="auto"/>
                                <w:right w:val="none" w:sz="0" w:space="0" w:color="auto"/>
                              </w:divBdr>
                            </w:div>
                          </w:divsChild>
                        </w:div>
                        <w:div w:id="1458252745">
                          <w:marLeft w:val="240"/>
                          <w:marRight w:val="0"/>
                          <w:marTop w:val="0"/>
                          <w:marBottom w:val="0"/>
                          <w:divBdr>
                            <w:top w:val="none" w:sz="0" w:space="0" w:color="auto"/>
                            <w:left w:val="none" w:sz="0" w:space="0" w:color="auto"/>
                            <w:bottom w:val="none" w:sz="0" w:space="0" w:color="auto"/>
                            <w:right w:val="none" w:sz="0" w:space="0" w:color="auto"/>
                          </w:divBdr>
                        </w:div>
                      </w:divsChild>
                    </w:div>
                    <w:div w:id="14582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52817">
      <w:marLeft w:val="0"/>
      <w:marRight w:val="0"/>
      <w:marTop w:val="0"/>
      <w:marBottom w:val="0"/>
      <w:divBdr>
        <w:top w:val="none" w:sz="0" w:space="0" w:color="auto"/>
        <w:left w:val="none" w:sz="0" w:space="0" w:color="auto"/>
        <w:bottom w:val="none" w:sz="0" w:space="0" w:color="auto"/>
        <w:right w:val="none" w:sz="0" w:space="0" w:color="auto"/>
      </w:divBdr>
      <w:divsChild>
        <w:div w:id="1458252815">
          <w:marLeft w:val="1944"/>
          <w:marRight w:val="0"/>
          <w:marTop w:val="53"/>
          <w:marBottom w:val="0"/>
          <w:divBdr>
            <w:top w:val="none" w:sz="0" w:space="0" w:color="auto"/>
            <w:left w:val="none" w:sz="0" w:space="0" w:color="auto"/>
            <w:bottom w:val="none" w:sz="0" w:space="0" w:color="auto"/>
            <w:right w:val="none" w:sz="0" w:space="0" w:color="auto"/>
          </w:divBdr>
        </w:div>
        <w:div w:id="1458252816">
          <w:marLeft w:val="1296"/>
          <w:marRight w:val="0"/>
          <w:marTop w:val="58"/>
          <w:marBottom w:val="0"/>
          <w:divBdr>
            <w:top w:val="none" w:sz="0" w:space="0" w:color="auto"/>
            <w:left w:val="none" w:sz="0" w:space="0" w:color="auto"/>
            <w:bottom w:val="none" w:sz="0" w:space="0" w:color="auto"/>
            <w:right w:val="none" w:sz="0" w:space="0" w:color="auto"/>
          </w:divBdr>
        </w:div>
        <w:div w:id="1458252818">
          <w:marLeft w:val="1944"/>
          <w:marRight w:val="0"/>
          <w:marTop w:val="53"/>
          <w:marBottom w:val="0"/>
          <w:divBdr>
            <w:top w:val="none" w:sz="0" w:space="0" w:color="auto"/>
            <w:left w:val="none" w:sz="0" w:space="0" w:color="auto"/>
            <w:bottom w:val="none" w:sz="0" w:space="0" w:color="auto"/>
            <w:right w:val="none" w:sz="0" w:space="0" w:color="auto"/>
          </w:divBdr>
        </w:div>
        <w:div w:id="1458252819">
          <w:marLeft w:val="1296"/>
          <w:marRight w:val="0"/>
          <w:marTop w:val="58"/>
          <w:marBottom w:val="0"/>
          <w:divBdr>
            <w:top w:val="none" w:sz="0" w:space="0" w:color="auto"/>
            <w:left w:val="none" w:sz="0" w:space="0" w:color="auto"/>
            <w:bottom w:val="none" w:sz="0" w:space="0" w:color="auto"/>
            <w:right w:val="none" w:sz="0" w:space="0" w:color="auto"/>
          </w:divBdr>
        </w:div>
        <w:div w:id="1458252820">
          <w:marLeft w:val="1944"/>
          <w:marRight w:val="0"/>
          <w:marTop w:val="53"/>
          <w:marBottom w:val="0"/>
          <w:divBdr>
            <w:top w:val="none" w:sz="0" w:space="0" w:color="auto"/>
            <w:left w:val="none" w:sz="0" w:space="0" w:color="auto"/>
            <w:bottom w:val="none" w:sz="0" w:space="0" w:color="auto"/>
            <w:right w:val="none" w:sz="0" w:space="0" w:color="auto"/>
          </w:divBdr>
        </w:div>
        <w:div w:id="1458252821">
          <w:marLeft w:val="1296"/>
          <w:marRight w:val="0"/>
          <w:marTop w:val="58"/>
          <w:marBottom w:val="0"/>
          <w:divBdr>
            <w:top w:val="none" w:sz="0" w:space="0" w:color="auto"/>
            <w:left w:val="none" w:sz="0" w:space="0" w:color="auto"/>
            <w:bottom w:val="none" w:sz="0" w:space="0" w:color="auto"/>
            <w:right w:val="none" w:sz="0" w:space="0" w:color="auto"/>
          </w:divBdr>
        </w:div>
        <w:div w:id="1458252822">
          <w:marLeft w:val="1944"/>
          <w:marRight w:val="0"/>
          <w:marTop w:val="53"/>
          <w:marBottom w:val="0"/>
          <w:divBdr>
            <w:top w:val="none" w:sz="0" w:space="0" w:color="auto"/>
            <w:left w:val="none" w:sz="0" w:space="0" w:color="auto"/>
            <w:bottom w:val="none" w:sz="0" w:space="0" w:color="auto"/>
            <w:right w:val="none" w:sz="0" w:space="0" w:color="auto"/>
          </w:divBdr>
        </w:div>
        <w:div w:id="1458252823">
          <w:marLeft w:val="0"/>
          <w:marRight w:val="0"/>
          <w:marTop w:val="58"/>
          <w:marBottom w:val="0"/>
          <w:divBdr>
            <w:top w:val="none" w:sz="0" w:space="0" w:color="auto"/>
            <w:left w:val="none" w:sz="0" w:space="0" w:color="auto"/>
            <w:bottom w:val="none" w:sz="0" w:space="0" w:color="auto"/>
            <w:right w:val="none" w:sz="0" w:space="0" w:color="auto"/>
          </w:divBdr>
        </w:div>
        <w:div w:id="1458252824">
          <w:marLeft w:val="1296"/>
          <w:marRight w:val="0"/>
          <w:marTop w:val="58"/>
          <w:marBottom w:val="0"/>
          <w:divBdr>
            <w:top w:val="none" w:sz="0" w:space="0" w:color="auto"/>
            <w:left w:val="none" w:sz="0" w:space="0" w:color="auto"/>
            <w:bottom w:val="none" w:sz="0" w:space="0" w:color="auto"/>
            <w:right w:val="none" w:sz="0" w:space="0" w:color="auto"/>
          </w:divBdr>
        </w:div>
        <w:div w:id="1458252825">
          <w:marLeft w:val="1296"/>
          <w:marRight w:val="0"/>
          <w:marTop w:val="58"/>
          <w:marBottom w:val="0"/>
          <w:divBdr>
            <w:top w:val="none" w:sz="0" w:space="0" w:color="auto"/>
            <w:left w:val="none" w:sz="0" w:space="0" w:color="auto"/>
            <w:bottom w:val="none" w:sz="0" w:space="0" w:color="auto"/>
            <w:right w:val="none" w:sz="0" w:space="0" w:color="auto"/>
          </w:divBdr>
        </w:div>
        <w:div w:id="1458252826">
          <w:marLeft w:val="1944"/>
          <w:marRight w:val="0"/>
          <w:marTop w:val="53"/>
          <w:marBottom w:val="0"/>
          <w:divBdr>
            <w:top w:val="none" w:sz="0" w:space="0" w:color="auto"/>
            <w:left w:val="none" w:sz="0" w:space="0" w:color="auto"/>
            <w:bottom w:val="none" w:sz="0" w:space="0" w:color="auto"/>
            <w:right w:val="none" w:sz="0" w:space="0" w:color="auto"/>
          </w:divBdr>
        </w:div>
        <w:div w:id="1458252827">
          <w:marLeft w:val="1296"/>
          <w:marRight w:val="0"/>
          <w:marTop w:val="58"/>
          <w:marBottom w:val="0"/>
          <w:divBdr>
            <w:top w:val="none" w:sz="0" w:space="0" w:color="auto"/>
            <w:left w:val="none" w:sz="0" w:space="0" w:color="auto"/>
            <w:bottom w:val="none" w:sz="0" w:space="0" w:color="auto"/>
            <w:right w:val="none" w:sz="0" w:space="0" w:color="auto"/>
          </w:divBdr>
        </w:div>
        <w:div w:id="1458252828">
          <w:marLeft w:val="0"/>
          <w:marRight w:val="0"/>
          <w:marTop w:val="58"/>
          <w:marBottom w:val="0"/>
          <w:divBdr>
            <w:top w:val="none" w:sz="0" w:space="0" w:color="auto"/>
            <w:left w:val="none" w:sz="0" w:space="0" w:color="auto"/>
            <w:bottom w:val="none" w:sz="0" w:space="0" w:color="auto"/>
            <w:right w:val="none" w:sz="0" w:space="0" w:color="auto"/>
          </w:divBdr>
        </w:div>
        <w:div w:id="1458252829">
          <w:marLeft w:val="1944"/>
          <w:marRight w:val="0"/>
          <w:marTop w:val="53"/>
          <w:marBottom w:val="0"/>
          <w:divBdr>
            <w:top w:val="none" w:sz="0" w:space="0" w:color="auto"/>
            <w:left w:val="none" w:sz="0" w:space="0" w:color="auto"/>
            <w:bottom w:val="none" w:sz="0" w:space="0" w:color="auto"/>
            <w:right w:val="none" w:sz="0" w:space="0" w:color="auto"/>
          </w:divBdr>
        </w:div>
        <w:div w:id="1458252830">
          <w:marLeft w:val="0"/>
          <w:marRight w:val="0"/>
          <w:marTop w:val="58"/>
          <w:marBottom w:val="0"/>
          <w:divBdr>
            <w:top w:val="none" w:sz="0" w:space="0" w:color="auto"/>
            <w:left w:val="none" w:sz="0" w:space="0" w:color="auto"/>
            <w:bottom w:val="none" w:sz="0" w:space="0" w:color="auto"/>
            <w:right w:val="none" w:sz="0" w:space="0" w:color="auto"/>
          </w:divBdr>
        </w:div>
        <w:div w:id="1458252831">
          <w:marLeft w:val="1296"/>
          <w:marRight w:val="0"/>
          <w:marTop w:val="58"/>
          <w:marBottom w:val="0"/>
          <w:divBdr>
            <w:top w:val="none" w:sz="0" w:space="0" w:color="auto"/>
            <w:left w:val="none" w:sz="0" w:space="0" w:color="auto"/>
            <w:bottom w:val="none" w:sz="0" w:space="0" w:color="auto"/>
            <w:right w:val="none" w:sz="0" w:space="0" w:color="auto"/>
          </w:divBdr>
        </w:div>
      </w:divsChild>
    </w:div>
    <w:div w:id="1458252832">
      <w:marLeft w:val="0"/>
      <w:marRight w:val="0"/>
      <w:marTop w:val="0"/>
      <w:marBottom w:val="0"/>
      <w:divBdr>
        <w:top w:val="none" w:sz="0" w:space="0" w:color="auto"/>
        <w:left w:val="none" w:sz="0" w:space="0" w:color="auto"/>
        <w:bottom w:val="none" w:sz="0" w:space="0" w:color="auto"/>
        <w:right w:val="none" w:sz="0" w:space="0" w:color="auto"/>
      </w:divBdr>
    </w:div>
    <w:div w:id="1458252833">
      <w:marLeft w:val="0"/>
      <w:marRight w:val="0"/>
      <w:marTop w:val="0"/>
      <w:marBottom w:val="0"/>
      <w:divBdr>
        <w:top w:val="none" w:sz="0" w:space="0" w:color="auto"/>
        <w:left w:val="none" w:sz="0" w:space="0" w:color="auto"/>
        <w:bottom w:val="none" w:sz="0" w:space="0" w:color="auto"/>
        <w:right w:val="none" w:sz="0" w:space="0" w:color="auto"/>
      </w:divBdr>
    </w:div>
    <w:div w:id="1458252834">
      <w:marLeft w:val="0"/>
      <w:marRight w:val="0"/>
      <w:marTop w:val="0"/>
      <w:marBottom w:val="0"/>
      <w:divBdr>
        <w:top w:val="none" w:sz="0" w:space="0" w:color="auto"/>
        <w:left w:val="none" w:sz="0" w:space="0" w:color="auto"/>
        <w:bottom w:val="none" w:sz="0" w:space="0" w:color="auto"/>
        <w:right w:val="none" w:sz="0" w:space="0" w:color="auto"/>
      </w:divBdr>
    </w:div>
    <w:div w:id="1518040642">
      <w:bodyDiv w:val="1"/>
      <w:marLeft w:val="0"/>
      <w:marRight w:val="0"/>
      <w:marTop w:val="0"/>
      <w:marBottom w:val="0"/>
      <w:divBdr>
        <w:top w:val="none" w:sz="0" w:space="0" w:color="auto"/>
        <w:left w:val="none" w:sz="0" w:space="0" w:color="auto"/>
        <w:bottom w:val="none" w:sz="0" w:space="0" w:color="auto"/>
        <w:right w:val="none" w:sz="0" w:space="0" w:color="auto"/>
      </w:divBdr>
    </w:div>
    <w:div w:id="1846091151">
      <w:bodyDiv w:val="1"/>
      <w:marLeft w:val="0"/>
      <w:marRight w:val="0"/>
      <w:marTop w:val="0"/>
      <w:marBottom w:val="0"/>
      <w:divBdr>
        <w:top w:val="none" w:sz="0" w:space="0" w:color="auto"/>
        <w:left w:val="none" w:sz="0" w:space="0" w:color="auto"/>
        <w:bottom w:val="none" w:sz="0" w:space="0" w:color="auto"/>
        <w:right w:val="none" w:sz="0" w:space="0" w:color="auto"/>
      </w:divBdr>
    </w:div>
    <w:div w:id="1950627081">
      <w:bodyDiv w:val="1"/>
      <w:marLeft w:val="0"/>
      <w:marRight w:val="0"/>
      <w:marTop w:val="0"/>
      <w:marBottom w:val="0"/>
      <w:divBdr>
        <w:top w:val="none" w:sz="0" w:space="0" w:color="auto"/>
        <w:left w:val="none" w:sz="0" w:space="0" w:color="auto"/>
        <w:bottom w:val="none" w:sz="0" w:space="0" w:color="auto"/>
        <w:right w:val="none" w:sz="0" w:space="0" w:color="auto"/>
      </w:divBdr>
    </w:div>
    <w:div w:id="208649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repoint/sites/support/Technology/techarch/BoDTVA/Shared%20Documents/Video%20and%20Entertainment%20Architecture/VDE-102%20VTVA%202%20Simulcast%20and%20Playready%20HLA%20v1_0.pdf" TargetMode="External"/><Relationship Id="rId18" Type="http://schemas.openxmlformats.org/officeDocument/2006/relationships/hyperlink" Target="http://sharepoint/sites/change/progs/1008264/Workstreams/Forms/AllItems.aspx?RootFolder=%2fsites%2fchange%2fprogs%2f1008264%2fWorkstreams%2fAdvertising%2f03%20Technical%20Documents&amp;FolderCTID=&amp;View=%7bF0AD2FC6%2dB9F7%2d4F86%2d9B27%2d1E0BB56E06AE%7d" TargetMode="External"/><Relationship Id="rId26" Type="http://schemas.openxmlformats.org/officeDocument/2006/relationships/hyperlink" Target="http://sharepoint/sites/change/progs/1008264/Workstreams/Advertising/03%20Technical%20Documents/BAIABExtensions_lmc20150529.pdf" TargetMode="External"/><Relationship Id="rId39" Type="http://schemas.openxmlformats.org/officeDocument/2006/relationships/image" Target="media/image8.png"/><Relationship Id="rId21" Type="http://schemas.openxmlformats.org/officeDocument/2006/relationships/hyperlink" Target="http://sharepoint/sites/change/progs/1008264/Workstreams/Advertising/03%20Technical%20Documents/Solution%20Architecture%20Virgin%20Media%20OTT%20Ad%20Insertion%20v0.6%20clean.docx" TargetMode="External"/><Relationship Id="rId34" Type="http://schemas.openxmlformats.org/officeDocument/2006/relationships/hyperlink" Target="http://sharepoint/CTIO/IS/Information%20Security%20Policies/Forms/AllItems.aspx%7d" TargetMode="External"/><Relationship Id="rId42" Type="http://schemas.openxmlformats.org/officeDocument/2006/relationships/hyperlink" Target="http://multiscreen-mpd.vod.msp.virginmedia.com/sdash/22222222-2222-2222-1111-111111222222/index.mpd/Manifest?device=TiVoAdvert"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harepoint/sites/change/progs/1008264/Workstreams/Forms/AllItems.aspx?RootFolder=%2fsites%2fchange%2fprogs%2f1008264%2fWorkstreams%2fAdvertising%2f03%20Technical%20Documents&amp;FolderCTID=&amp;View=%7bF0AD2FC6%2dB9F7%2d4F86%2d9B27%2d1E0BB56E06AE%7d" TargetMode="External"/><Relationship Id="rId29" Type="http://schemas.openxmlformats.org/officeDocument/2006/relationships/image" Target="media/image2.png"/><Relationship Id="rId11" Type="http://schemas.openxmlformats.org/officeDocument/2006/relationships/hyperlink" Target="https://www.scte.org/documents/pdf/Standards/Top%20Ten/ANSI_SCTE%2035%202013.pdf" TargetMode="External"/><Relationship Id="rId24" Type="http://schemas.openxmlformats.org/officeDocument/2006/relationships/hyperlink" Target="http://sharepoint/sites/change/progs/1008264/Workstreams/Advertising/03%20Technical%20Documents/VMAP_Response_Standard.xml" TargetMode="External"/><Relationship Id="rId32" Type="http://schemas.openxmlformats.org/officeDocument/2006/relationships/header" Target="header2.xml"/><Relationship Id="rId37" Type="http://schemas.openxmlformats.org/officeDocument/2006/relationships/image" Target="media/image6.jpg"/><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21.emf"/><Relationship Id="rId58" Type="http://schemas.openxmlformats.org/officeDocument/2006/relationships/package" Target="embeddings/Microsoft_Excel_Worksheet2.xlsx"/><Relationship Id="rId66" Type="http://schemas.openxmlformats.org/officeDocument/2006/relationships/package" Target="embeddings/Microsoft_Excel_Worksheet6.xlsx"/><Relationship Id="rId74" Type="http://schemas.openxmlformats.org/officeDocument/2006/relationships/image" Target="media/image36.png"/><Relationship Id="rId87"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image" Target="media/image26.emf"/><Relationship Id="rId10" Type="http://schemas.openxmlformats.org/officeDocument/2006/relationships/hyperlink" Target="http://sharepoint/sites/change/progs/1008264/Workstreams/Architecture%20and%20Solution%20Design/Virgin%20Media/Solution%20Design/STB%20VOD%20Relaunch%20SDD%20v1.1%20Final.docx" TargetMode="External"/><Relationship Id="rId19" Type="http://schemas.openxmlformats.org/officeDocument/2006/relationships/hyperlink" Target="http://sharepoint/sites/change/progs/1008264/Workstreams/Forms/AllItems.aspx?RootFolder=%2fsites%2fchange%2fprogs%2f1008264%2fWorkstreams%2fAdvertising%2f03%20Technical%20Documents&amp;FolderCTID=&amp;View=%7bF0AD2FC6%2dB9F7%2d4F86%2d9B27%2d1E0BB56E06AE%7d" TargetMode="External"/><Relationship Id="rId31" Type="http://schemas.openxmlformats.org/officeDocument/2006/relationships/footer" Target="footer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package" Target="embeddings/Microsoft_Excel_Worksheet3.xlsx"/><Relationship Id="rId65" Type="http://schemas.openxmlformats.org/officeDocument/2006/relationships/image" Target="media/image28.emf"/><Relationship Id="rId73" Type="http://schemas.openxmlformats.org/officeDocument/2006/relationships/image" Target="media/image35.png"/><Relationship Id="rId78" Type="http://schemas.openxmlformats.org/officeDocument/2006/relationships/theme" Target="theme/theme1.xml"/><Relationship Id="rId86"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harepoint/sites/support/Technology/techarch/BoDTVA/Shared%20Documents/Video%20and%20Entertainment%20Architecture/VDE-051%20HLA_TV_Simulcast_v1.42.pdf" TargetMode="External"/><Relationship Id="rId22" Type="http://schemas.openxmlformats.org/officeDocument/2006/relationships/hyperlink" Target="http://sharepoint/sites/change/progs/1008264/Workstreams/Advertising/03%20Technical%20Documents/01%20Infrastructure/VOD-Advertising-Infrastructure-Design-v1-4doc.pdf" TargetMode="External"/><Relationship Id="rId27" Type="http://schemas.openxmlformats.org/officeDocument/2006/relationships/hyperlink" Target="http://sharepoint/sites/change/progs/1008264/Workstreams/Advertising/03%20Technical%20Documents/applePlaylist577610.m3u8" TargetMode="External"/><Relationship Id="rId30" Type="http://schemas.openxmlformats.org/officeDocument/2006/relationships/header" Target="header1.xml"/><Relationship Id="rId35" Type="http://schemas.openxmlformats.org/officeDocument/2006/relationships/hyperlink" Target="https://www.owasp.org/index.php/Main_Page"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package" Target="embeddings/Microsoft_Excel_Worksheet1.xlsx"/><Relationship Id="rId64" Type="http://schemas.openxmlformats.org/officeDocument/2006/relationships/package" Target="embeddings/Microsoft_Excel_Worksheet5.xlsx"/><Relationship Id="rId69" Type="http://schemas.openxmlformats.org/officeDocument/2006/relationships/image" Target="media/image3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harepoint/sites/support/Technology/techarch/BoDTVA/Shared%20Documents/Video%20and%20Entertainment%20Architecture/VDE-102%20VTVA%202%20Simulcast%20and%20Playready%20HLA%20v1_0.pdf" TargetMode="External"/><Relationship Id="rId17" Type="http://schemas.openxmlformats.org/officeDocument/2006/relationships/hyperlink" Target="http://sharepoint/sites/change/progs/1008264/Workstreams/Forms/AllItems.aspx?RootFolder=%2fsites%2fchange%2fprogs%2f1008264%2fWorkstreams%2fAdvertising%2f03%20Technical%20Documents&amp;FolderCTID=&amp;View=%7bF0AD2FC6%2dB9F7%2d4F86%2d9B27%2d1E0BB56E06AE%7d" TargetMode="External"/><Relationship Id="rId25" Type="http://schemas.openxmlformats.org/officeDocument/2006/relationships/hyperlink" Target="http://sharepoint/sites/change/progs/1008264/Workstreams/Advertising/03%20Technical%20Documents/VMAP_Response_Extended.xml"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hyperlink" Target="http://sharepoint/sites/change/progs/1008264/Workstreams/Forms/AllItems.aspx?RootFolder=%2fsites%2fchange%2fprogs%2f1008264%2fWorkstreams%2fAdvertising%2f03%20Technical%20Documents&amp;FolderCTID=&amp;View=%7bF0AD2FC6%2dB9F7%2d4F86%2d9B27%2d1E0BB56E06AE%7d"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package" Target="embeddings/Microsoft_Excel_Worksheet4.xlsx"/><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arepoint/sites/support/Technology/techarch/BoDTVA/Shared%20Documents/Video%20and%20Entertainment%20Architecture/VDE-051%20HLA_TV_Simulcast_v1.42.pdf" TargetMode="External"/><Relationship Id="rId23" Type="http://schemas.openxmlformats.org/officeDocument/2006/relationships/hyperlink" Target="http://sharepoint/sites/change/progs/1008264/Workstreams/Forms/AllItems.aspx?RootFolder=%2Fsites%2Fchange%2Fprogs%2F1008264%2FWorkstreams%2FAdvertising%2F03%20Technical%20Documentshttp://sharepoint/sites/change/progs/1008264/Workstreams/Advertising/03%20Technical%20Documents/Virgin%20Media%20Advertising%20on%20TVA+IPVOD%20Proposal%20v11%20ISSUED.pdf" TargetMode="External"/><Relationship Id="rId28" Type="http://schemas.openxmlformats.org/officeDocument/2006/relationships/hyperlink" Target="http://sharepoint/sites/support/Technology/techarch/BoDTVA/Shared%20Documents/on%20Demand%20Architecture/Projects/VTVA2/Technical%20Glossary.xlsx" TargetMode="External"/><Relationship Id="rId36" Type="http://schemas.openxmlformats.org/officeDocument/2006/relationships/image" Target="media/image5.png"/><Relationship Id="rId49" Type="http://schemas.openxmlformats.org/officeDocument/2006/relationships/image" Target="media/image17.emf"/><Relationship Id="rId57" Type="http://schemas.openxmlformats.org/officeDocument/2006/relationships/image" Target="media/image24.e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5DDA6-F4AD-4904-AEDC-9FB51422B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8717</TotalTime>
  <Pages>140</Pages>
  <Words>35270</Words>
  <Characters>249924</Characters>
  <Application>Microsoft Office Word</Application>
  <DocSecurity>0</DocSecurity>
  <Lines>2082</Lines>
  <Paragraphs>569</Paragraphs>
  <ScaleCrop>false</ScaleCrop>
  <HeadingPairs>
    <vt:vector size="2" baseType="variant">
      <vt:variant>
        <vt:lpstr>Title</vt:lpstr>
      </vt:variant>
      <vt:variant>
        <vt:i4>1</vt:i4>
      </vt:variant>
    </vt:vector>
  </HeadingPairs>
  <TitlesOfParts>
    <vt:vector size="1" baseType="lpstr">
      <vt:lpstr>Advert Insertion Solution Design</vt:lpstr>
    </vt:vector>
  </TitlesOfParts>
  <Manager>Richard Wood (Ben Hanson)</Manager>
  <Company>Virgin Media</Company>
  <LinksUpToDate>false</LinksUpToDate>
  <CharactersWithSpaces>284625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Advert Insertion Solution Design</dc:title>
  <dc:subject>Solution Design</dc:subject>
  <dc:creator>Geoff Routledge</dc:creator>
  <cp:lastModifiedBy>Geoff Routledge</cp:lastModifiedBy>
  <cp:revision>15</cp:revision>
  <cp:lastPrinted>2017-06-08T16:58:00Z</cp:lastPrinted>
  <dcterms:created xsi:type="dcterms:W3CDTF">2017-08-17T08:06:00Z</dcterms:created>
  <dcterms:modified xsi:type="dcterms:W3CDTF">2017-08-23T14:47:00Z</dcterms:modified>
  <cp:category>Solution Design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M_Doc_Date">
    <vt:lpwstr>17/08/2017</vt:lpwstr>
  </property>
  <property fmtid="{D5CDD505-2E9C-101B-9397-08002B2CF9AE}" pid="3" name="VM_Version">
    <vt:lpwstr>02_02</vt:lpwstr>
  </property>
  <property fmtid="{D5CDD505-2E9C-101B-9397-08002B2CF9AE}" pid="4" name="VM_Doc_Status">
    <vt:lpwstr>Draft</vt:lpwstr>
  </property>
  <property fmtid="{D5CDD505-2E9C-101B-9397-08002B2CF9AE}" pid="5" name="VM_Project_ID">
    <vt:lpwstr>1008264</vt:lpwstr>
  </property>
  <property fmtid="{D5CDD505-2E9C-101B-9397-08002B2CF9AE}" pid="6" name="VM_Author_Email">
    <vt:lpwstr>geoff.routledge@virginmedia.co.uk</vt:lpwstr>
  </property>
  <property fmtid="{D5CDD505-2E9C-101B-9397-08002B2CF9AE}" pid="7" name="VM_Team_Division">
    <vt:lpwstr>Product Solution Design</vt:lpwstr>
  </property>
  <property fmtid="{D5CDD505-2E9C-101B-9397-08002B2CF9AE}" pid="8" name="VM_Template_Version">
    <vt:lpwstr>Template Version 2.6</vt:lpwstr>
  </property>
  <property fmtid="{D5CDD505-2E9C-101B-9397-08002B2CF9AE}" pid="9" name="VM_TA_Register_ID">
    <vt:lpwstr>&lt;&lt;TA_Register_ID&gt;&gt;</vt:lpwstr>
  </property>
  <property fmtid="{D5CDD505-2E9C-101B-9397-08002B2CF9AE}" pid="10" name="ContentType">
    <vt:lpwstr>Document</vt:lpwstr>
  </property>
  <property fmtid="{D5CDD505-2E9C-101B-9397-08002B2CF9AE}" pid="11" name="Subject">
    <vt:lpwstr>Solution Design</vt:lpwstr>
  </property>
  <property fmtid="{D5CDD505-2E9C-101B-9397-08002B2CF9AE}" pid="12" name="Keywords">
    <vt:lpwstr/>
  </property>
  <property fmtid="{D5CDD505-2E9C-101B-9397-08002B2CF9AE}" pid="13" name="_Category">
    <vt:lpwstr>Development Products</vt:lpwstr>
  </property>
  <property fmtid="{D5CDD505-2E9C-101B-9397-08002B2CF9AE}" pid="14" name="Categories">
    <vt:lpwstr/>
  </property>
  <property fmtid="{D5CDD505-2E9C-101B-9397-08002B2CF9AE}" pid="15" name="Approval Level">
    <vt:lpwstr/>
  </property>
  <property fmtid="{D5CDD505-2E9C-101B-9397-08002B2CF9AE}" pid="16" name="_Comments">
    <vt:lpwstr/>
  </property>
  <property fmtid="{D5CDD505-2E9C-101B-9397-08002B2CF9AE}" pid="17" name="Assigned To">
    <vt:lpwstr/>
  </property>
  <property fmtid="{D5CDD505-2E9C-101B-9397-08002B2CF9AE}" pid="18" name="ContentTypeId">
    <vt:lpwstr>0x0101000DAEA324384781478FB40B4D7A7BDEBD</vt:lpwstr>
  </property>
  <property fmtid="{D5CDD505-2E9C-101B-9397-08002B2CF9AE}" pid="19" name="_Author">
    <vt:lpwstr>Geoff Routledge</vt:lpwstr>
  </property>
  <property fmtid="{D5CDD505-2E9C-101B-9397-08002B2CF9AE}" pid="20" name="Security Classification">
    <vt:lpwstr>;#Internal;#</vt:lpwstr>
  </property>
</Properties>
</file>